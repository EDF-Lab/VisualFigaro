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BD8" w:rsidRDefault="00AE3BD8">
      <w:pPr>
        <w:pStyle w:val="Titre"/>
        <w:widowControl/>
      </w:pPr>
      <w:bookmarkStart w:id="0" w:name="_Toc399235842"/>
      <w:r>
        <w:t>Synthèse</w:t>
      </w:r>
      <w:bookmarkEnd w:id="0"/>
    </w:p>
    <w:p w:rsidR="00AE3BD8" w:rsidRDefault="00AE3BD8">
      <w:pPr>
        <w:widowControl/>
      </w:pPr>
    </w:p>
    <w:p w:rsidR="00AE3BD8" w:rsidRDefault="00AE3BD8">
      <w:r>
        <w:t xml:space="preserve">Ce document est destiné aux personnes cherchant à se familiariser avec le langage FIGARO et ses possibilités (chapitres 1 et 2) et aux personnes devant écrire ou modifier des bases de connaissances. Il décrit de façon détaillée la syntaxe du langage et la sémantique associée. </w:t>
      </w:r>
      <w:r w:rsidR="00232F04">
        <w:t>En revanche</w:t>
      </w:r>
      <w:r>
        <w:t>, il ne constitue pas à proprement parler un guide pour la conception de bases de connaissances.</w:t>
      </w:r>
    </w:p>
    <w:p w:rsidR="00AE3BD8" w:rsidRDefault="00AE3BD8"/>
    <w:p w:rsidR="00AE3BD8" w:rsidRDefault="00AE3BD8">
      <w:pPr>
        <w:numPr>
          <w:ilvl w:val="0"/>
          <w:numId w:val="74"/>
        </w:numPr>
      </w:pPr>
      <w:r>
        <w:t>Le premier chapitre décrit les objectifs du langage et explique pourquoi ce langage a été développé à EDF.</w:t>
      </w:r>
    </w:p>
    <w:p w:rsidR="00AE3BD8" w:rsidRDefault="00AE3BD8">
      <w:pPr>
        <w:numPr>
          <w:ilvl w:val="0"/>
          <w:numId w:val="74"/>
        </w:numPr>
      </w:pPr>
      <w:r>
        <w:t>Le deuxième chapitre décrit les principes de modélisation des systèmes en FIGARO. Il décrit notamment le principe d'exploitation des règles d'un modèle FIGARO en chaînage avant et en chaînage arrière</w:t>
      </w:r>
      <w:r w:rsidR="0026719E">
        <w:t>, et donne une définition formelle de la sémantique du langage, grâce à quelques notions mathématiques simples.</w:t>
      </w:r>
    </w:p>
    <w:p w:rsidR="00AE3BD8" w:rsidRDefault="00AE3BD8">
      <w:pPr>
        <w:numPr>
          <w:ilvl w:val="0"/>
          <w:numId w:val="74"/>
        </w:numPr>
      </w:pPr>
      <w:r>
        <w:t>Le troisième chapitre décrit les éléments lexicaux du langage.</w:t>
      </w:r>
    </w:p>
    <w:p w:rsidR="00AE3BD8" w:rsidRDefault="00AE3BD8">
      <w:pPr>
        <w:numPr>
          <w:ilvl w:val="0"/>
          <w:numId w:val="74"/>
        </w:numPr>
      </w:pPr>
      <w:r>
        <w:t>Le quatrième chapitre décrit principalement la syntaxe des expressions utilisables en FIGARO.</w:t>
      </w:r>
    </w:p>
    <w:p w:rsidR="00AE3BD8" w:rsidRDefault="00AE3BD8">
      <w:pPr>
        <w:numPr>
          <w:ilvl w:val="0"/>
          <w:numId w:val="74"/>
        </w:numPr>
      </w:pPr>
      <w:r>
        <w:t>Le cinquième chapitre décrit de façon détaillée la syntaxe de définition des classes d'objets FIGARO. Cette partie sera très utile aux personnes chargées d'écrire ou de modifier des bases de connaissances.</w:t>
      </w:r>
    </w:p>
    <w:p w:rsidR="00AE3BD8" w:rsidRDefault="00AE3BD8">
      <w:pPr>
        <w:numPr>
          <w:ilvl w:val="0"/>
          <w:numId w:val="74"/>
        </w:numPr>
      </w:pPr>
      <w:r>
        <w:t>Le sixième chapitre décrit les possibilités du langage d'abord plus complexe.</w:t>
      </w:r>
    </w:p>
    <w:p w:rsidR="00AE3BD8" w:rsidRDefault="00AE3BD8">
      <w:pPr>
        <w:numPr>
          <w:ilvl w:val="0"/>
          <w:numId w:val="74"/>
        </w:numPr>
      </w:pPr>
      <w:r>
        <w:t>Enfin, en annexe se trouve un index des principales notions manipulées dans ce manuel.</w:t>
      </w:r>
    </w:p>
    <w:p w:rsidR="00AE3BD8" w:rsidRDefault="00AE3BD8"/>
    <w:p w:rsidR="006A15A2" w:rsidRDefault="006A15A2" w:rsidP="006A15A2">
      <w:r>
        <w:t>Ce document constitue la troisième version du manuel de référence du langage FIGARO. Les modifications apportées à la précédente version comprennent :</w:t>
      </w:r>
    </w:p>
    <w:p w:rsidR="006A15A2" w:rsidRDefault="006A15A2" w:rsidP="006A15A2"/>
    <w:p w:rsidR="006A15A2" w:rsidRDefault="006A15A2" w:rsidP="006A15A2">
      <w:pPr>
        <w:numPr>
          <w:ilvl w:val="0"/>
          <w:numId w:val="75"/>
        </w:numPr>
      </w:pPr>
      <w:r>
        <w:t>d'une part, les changements dus aux évolutions du langage nécessitées par l'application KB3 avec l'introduction de nouvelles informations associées aux pannes, et la notion nouvelle d’objet-système qui a permis de remplacer ce qui était écrit dans un pseudo-type appelé GLOBAL.</w:t>
      </w:r>
      <w:r w:rsidR="00D574AA">
        <w:t xml:space="preserve"> En outre, quelques fonctions exploitables uniquement par simulation de Monte Carlo ont pu être ajoutées grâce à la création d’un nouvel outil de quantification reposant sur cette méthode, appelé YAMS. </w:t>
      </w:r>
      <w:r>
        <w:t xml:space="preserve"> </w:t>
      </w:r>
    </w:p>
    <w:p w:rsidR="00AE3BD8" w:rsidRDefault="006A15A2" w:rsidP="006A15A2">
      <w:pPr>
        <w:numPr>
          <w:ilvl w:val="0"/>
          <w:numId w:val="75"/>
        </w:numPr>
      </w:pPr>
      <w:r>
        <w:t>d'autre part l’ajout d’un chapitre donnant une définition formelle de la sémantique du langage et décrivant divers mécanismes permettant d’éviter ou bien de détecter des incohérences dans les modèles. Ce chapitre reprend la teneur de deux articles publiés au congrès ESREL en 2002.</w:t>
      </w:r>
    </w:p>
    <w:p w:rsidR="00AE3BD8" w:rsidRDefault="00AE3BD8">
      <w:pPr>
        <w:widowControl/>
      </w:pPr>
    </w:p>
    <w:p w:rsidR="00AE3BD8" w:rsidRDefault="00AE3BD8">
      <w:pPr>
        <w:pStyle w:val="Titre"/>
        <w:widowControl/>
        <w:rPr>
          <w:lang w:val="en-US"/>
        </w:rPr>
      </w:pPr>
      <w:r>
        <w:br w:type="page"/>
      </w:r>
      <w:bookmarkStart w:id="1" w:name="Synth_Ang"/>
      <w:bookmarkStart w:id="2" w:name="_Toc399235843"/>
      <w:bookmarkEnd w:id="1"/>
      <w:r>
        <w:rPr>
          <w:lang w:val="en-US"/>
        </w:rPr>
        <w:lastRenderedPageBreak/>
        <w:t>Sommaire</w:t>
      </w:r>
      <w:bookmarkEnd w:id="2"/>
    </w:p>
    <w:p w:rsidR="00AE3BD8" w:rsidRDefault="00AE3BD8">
      <w:pPr>
        <w:widowControl/>
        <w:rPr>
          <w:lang w:val="en-US"/>
        </w:rPr>
      </w:pPr>
    </w:p>
    <w:p w:rsidR="00554134" w:rsidRDefault="00AE3BD8">
      <w:pPr>
        <w:pStyle w:val="TM1"/>
        <w:rPr>
          <w:rFonts w:asciiTheme="minorHAnsi" w:eastAsiaTheme="minorEastAsia" w:hAnsiTheme="minorHAnsi" w:cstheme="minorBidi"/>
          <w:b w:val="0"/>
          <w:caps w:val="0"/>
          <w:noProof/>
          <w:sz w:val="22"/>
          <w:szCs w:val="22"/>
        </w:rPr>
      </w:pPr>
      <w:r>
        <w:fldChar w:fldCharType="begin"/>
      </w:r>
      <w:r>
        <w:instrText xml:space="preserve"> TOC \o "1-5" \h \z \t "Annexes 1;1;Annexes 2;2;Annexes 3;3;Annexes Titre;1;Z-Fr-Titre-premieres-pages;2;Z-Fr-Titre-synthese;2;Z-Fr-Pages-garde;2" </w:instrText>
      </w:r>
      <w:r>
        <w:fldChar w:fldCharType="separate"/>
      </w:r>
      <w:hyperlink w:anchor="_Toc399235842" w:history="1">
        <w:r w:rsidR="00554134" w:rsidRPr="00511528">
          <w:rPr>
            <w:rStyle w:val="Lienhypertexte"/>
            <w:noProof/>
          </w:rPr>
          <w:t>Synthèse</w:t>
        </w:r>
        <w:r w:rsidR="00554134">
          <w:rPr>
            <w:noProof/>
            <w:webHidden/>
          </w:rPr>
          <w:tab/>
        </w:r>
        <w:r w:rsidR="00554134">
          <w:rPr>
            <w:noProof/>
            <w:webHidden/>
          </w:rPr>
          <w:fldChar w:fldCharType="begin"/>
        </w:r>
        <w:r w:rsidR="00554134">
          <w:rPr>
            <w:noProof/>
            <w:webHidden/>
          </w:rPr>
          <w:instrText xml:space="preserve"> PAGEREF _Toc399235842 \h </w:instrText>
        </w:r>
        <w:r w:rsidR="00554134">
          <w:rPr>
            <w:noProof/>
            <w:webHidden/>
          </w:rPr>
        </w:r>
        <w:r w:rsidR="00554134">
          <w:rPr>
            <w:noProof/>
            <w:webHidden/>
          </w:rPr>
          <w:fldChar w:fldCharType="separate"/>
        </w:r>
        <w:r w:rsidR="00554134">
          <w:rPr>
            <w:noProof/>
            <w:webHidden/>
          </w:rPr>
          <w:t>1</w:t>
        </w:r>
        <w:r w:rsidR="00554134">
          <w:rPr>
            <w:noProof/>
            <w:webHidden/>
          </w:rPr>
          <w:fldChar w:fldCharType="end"/>
        </w:r>
      </w:hyperlink>
    </w:p>
    <w:p w:rsidR="00554134" w:rsidRDefault="00554134">
      <w:pPr>
        <w:pStyle w:val="TM1"/>
        <w:rPr>
          <w:rFonts w:asciiTheme="minorHAnsi" w:eastAsiaTheme="minorEastAsia" w:hAnsiTheme="minorHAnsi" w:cstheme="minorBidi"/>
          <w:b w:val="0"/>
          <w:caps w:val="0"/>
          <w:noProof/>
          <w:sz w:val="22"/>
          <w:szCs w:val="22"/>
        </w:rPr>
      </w:pPr>
      <w:hyperlink w:anchor="_Toc399235843" w:history="1">
        <w:r w:rsidRPr="00511528">
          <w:rPr>
            <w:rStyle w:val="Lienhypertexte"/>
            <w:noProof/>
            <w:lang w:val="en-US"/>
          </w:rPr>
          <w:t>Sommaire</w:t>
        </w:r>
        <w:r>
          <w:rPr>
            <w:noProof/>
            <w:webHidden/>
          </w:rPr>
          <w:tab/>
        </w:r>
        <w:r>
          <w:rPr>
            <w:noProof/>
            <w:webHidden/>
          </w:rPr>
          <w:fldChar w:fldCharType="begin"/>
        </w:r>
        <w:r>
          <w:rPr>
            <w:noProof/>
            <w:webHidden/>
          </w:rPr>
          <w:instrText xml:space="preserve"> PAGEREF _Toc399235843 \h </w:instrText>
        </w:r>
        <w:r>
          <w:rPr>
            <w:noProof/>
            <w:webHidden/>
          </w:rPr>
        </w:r>
        <w:r>
          <w:rPr>
            <w:noProof/>
            <w:webHidden/>
          </w:rPr>
          <w:fldChar w:fldCharType="separate"/>
        </w:r>
        <w:r>
          <w:rPr>
            <w:noProof/>
            <w:webHidden/>
          </w:rPr>
          <w:t>2</w:t>
        </w:r>
        <w:r>
          <w:rPr>
            <w:noProof/>
            <w:webHidden/>
          </w:rPr>
          <w:fldChar w:fldCharType="end"/>
        </w:r>
      </w:hyperlink>
    </w:p>
    <w:p w:rsidR="00554134" w:rsidRDefault="00554134">
      <w:pPr>
        <w:pStyle w:val="TM1"/>
        <w:rPr>
          <w:rFonts w:asciiTheme="minorHAnsi" w:eastAsiaTheme="minorEastAsia" w:hAnsiTheme="minorHAnsi" w:cstheme="minorBidi"/>
          <w:b w:val="0"/>
          <w:caps w:val="0"/>
          <w:noProof/>
          <w:sz w:val="22"/>
          <w:szCs w:val="22"/>
        </w:rPr>
      </w:pPr>
      <w:hyperlink w:anchor="_Toc399235844" w:history="1">
        <w:r w:rsidRPr="00511528">
          <w:rPr>
            <w:rStyle w:val="Lienhypertexte"/>
            <w:noProof/>
          </w:rPr>
          <w:t>Préliminaires</w:t>
        </w:r>
        <w:r>
          <w:rPr>
            <w:noProof/>
            <w:webHidden/>
          </w:rPr>
          <w:tab/>
        </w:r>
        <w:r>
          <w:rPr>
            <w:noProof/>
            <w:webHidden/>
          </w:rPr>
          <w:fldChar w:fldCharType="begin"/>
        </w:r>
        <w:r>
          <w:rPr>
            <w:noProof/>
            <w:webHidden/>
          </w:rPr>
          <w:instrText xml:space="preserve"> PAGEREF _Toc399235844 \h </w:instrText>
        </w:r>
        <w:r>
          <w:rPr>
            <w:noProof/>
            <w:webHidden/>
          </w:rPr>
        </w:r>
        <w:r>
          <w:rPr>
            <w:noProof/>
            <w:webHidden/>
          </w:rPr>
          <w:fldChar w:fldCharType="separate"/>
        </w:r>
        <w:r>
          <w:rPr>
            <w:noProof/>
            <w:webHidden/>
          </w:rPr>
          <w:t>5</w:t>
        </w:r>
        <w:r>
          <w:rPr>
            <w:noProof/>
            <w:webHidden/>
          </w:rPr>
          <w:fldChar w:fldCharType="end"/>
        </w:r>
      </w:hyperlink>
    </w:p>
    <w:p w:rsidR="00554134" w:rsidRDefault="00554134">
      <w:pPr>
        <w:pStyle w:val="TM1"/>
        <w:tabs>
          <w:tab w:val="left" w:pos="400"/>
        </w:tabs>
        <w:rPr>
          <w:rFonts w:asciiTheme="minorHAnsi" w:eastAsiaTheme="minorEastAsia" w:hAnsiTheme="minorHAnsi" w:cstheme="minorBidi"/>
          <w:b w:val="0"/>
          <w:caps w:val="0"/>
          <w:noProof/>
          <w:sz w:val="22"/>
          <w:szCs w:val="22"/>
        </w:rPr>
      </w:pPr>
      <w:hyperlink w:anchor="_Toc399235845" w:history="1">
        <w:r w:rsidRPr="00511528">
          <w:rPr>
            <w:rStyle w:val="Lienhypertexte"/>
            <w:noProof/>
          </w:rPr>
          <w:t>1.</w:t>
        </w:r>
        <w:r>
          <w:rPr>
            <w:rFonts w:asciiTheme="minorHAnsi" w:eastAsiaTheme="minorEastAsia" w:hAnsiTheme="minorHAnsi" w:cstheme="minorBidi"/>
            <w:b w:val="0"/>
            <w:caps w:val="0"/>
            <w:noProof/>
            <w:sz w:val="22"/>
            <w:szCs w:val="22"/>
          </w:rPr>
          <w:tab/>
        </w:r>
        <w:r w:rsidRPr="00511528">
          <w:rPr>
            <w:rStyle w:val="Lienhypertexte"/>
            <w:noProof/>
          </w:rPr>
          <w:t>Introduction</w:t>
        </w:r>
        <w:r>
          <w:rPr>
            <w:noProof/>
            <w:webHidden/>
          </w:rPr>
          <w:tab/>
        </w:r>
        <w:r>
          <w:rPr>
            <w:noProof/>
            <w:webHidden/>
          </w:rPr>
          <w:fldChar w:fldCharType="begin"/>
        </w:r>
        <w:r>
          <w:rPr>
            <w:noProof/>
            <w:webHidden/>
          </w:rPr>
          <w:instrText xml:space="preserve"> PAGEREF _Toc399235845 \h </w:instrText>
        </w:r>
        <w:r>
          <w:rPr>
            <w:noProof/>
            <w:webHidden/>
          </w:rPr>
        </w:r>
        <w:r>
          <w:rPr>
            <w:noProof/>
            <w:webHidden/>
          </w:rPr>
          <w:fldChar w:fldCharType="separate"/>
        </w:r>
        <w:r>
          <w:rPr>
            <w:noProof/>
            <w:webHidden/>
          </w:rPr>
          <w:t>6</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46" w:history="1">
        <w:r w:rsidRPr="00511528">
          <w:rPr>
            <w:rStyle w:val="Lienhypertexte"/>
            <w:noProof/>
          </w:rPr>
          <w:t>1.1.</w:t>
        </w:r>
        <w:r>
          <w:rPr>
            <w:rFonts w:asciiTheme="minorHAnsi" w:eastAsiaTheme="minorEastAsia" w:hAnsiTheme="minorHAnsi" w:cstheme="minorBidi"/>
            <w:smallCaps w:val="0"/>
            <w:noProof/>
            <w:sz w:val="22"/>
            <w:szCs w:val="22"/>
          </w:rPr>
          <w:tab/>
        </w:r>
        <w:r w:rsidRPr="00511528">
          <w:rPr>
            <w:rStyle w:val="Lienhypertexte"/>
            <w:noProof/>
          </w:rPr>
          <w:t>Contexte et historique</w:t>
        </w:r>
        <w:r>
          <w:rPr>
            <w:noProof/>
            <w:webHidden/>
          </w:rPr>
          <w:tab/>
        </w:r>
        <w:r>
          <w:rPr>
            <w:noProof/>
            <w:webHidden/>
          </w:rPr>
          <w:fldChar w:fldCharType="begin"/>
        </w:r>
        <w:r>
          <w:rPr>
            <w:noProof/>
            <w:webHidden/>
          </w:rPr>
          <w:instrText xml:space="preserve"> PAGEREF _Toc399235846 \h </w:instrText>
        </w:r>
        <w:r>
          <w:rPr>
            <w:noProof/>
            <w:webHidden/>
          </w:rPr>
        </w:r>
        <w:r>
          <w:rPr>
            <w:noProof/>
            <w:webHidden/>
          </w:rPr>
          <w:fldChar w:fldCharType="separate"/>
        </w:r>
        <w:r>
          <w:rPr>
            <w:noProof/>
            <w:webHidden/>
          </w:rPr>
          <w:t>6</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47" w:history="1">
        <w:r w:rsidRPr="00511528">
          <w:rPr>
            <w:rStyle w:val="Lienhypertexte"/>
            <w:noProof/>
          </w:rPr>
          <w:t>1.1.1.</w:t>
        </w:r>
        <w:r>
          <w:rPr>
            <w:rFonts w:asciiTheme="minorHAnsi" w:eastAsiaTheme="minorEastAsia" w:hAnsiTheme="minorHAnsi" w:cstheme="minorBidi"/>
            <w:i w:val="0"/>
            <w:noProof/>
            <w:sz w:val="22"/>
            <w:szCs w:val="22"/>
          </w:rPr>
          <w:tab/>
        </w:r>
        <w:r w:rsidRPr="00511528">
          <w:rPr>
            <w:rStyle w:val="Lienhypertexte"/>
            <w:noProof/>
          </w:rPr>
          <w:t>Qu'est ce qu'une étude de sûreté de fonctionnement ?</w:t>
        </w:r>
        <w:r>
          <w:rPr>
            <w:noProof/>
            <w:webHidden/>
          </w:rPr>
          <w:tab/>
        </w:r>
        <w:r>
          <w:rPr>
            <w:noProof/>
            <w:webHidden/>
          </w:rPr>
          <w:fldChar w:fldCharType="begin"/>
        </w:r>
        <w:r>
          <w:rPr>
            <w:noProof/>
            <w:webHidden/>
          </w:rPr>
          <w:instrText xml:space="preserve"> PAGEREF _Toc399235847 \h </w:instrText>
        </w:r>
        <w:r>
          <w:rPr>
            <w:noProof/>
            <w:webHidden/>
          </w:rPr>
        </w:r>
        <w:r>
          <w:rPr>
            <w:noProof/>
            <w:webHidden/>
          </w:rPr>
          <w:fldChar w:fldCharType="separate"/>
        </w:r>
        <w:r>
          <w:rPr>
            <w:noProof/>
            <w:webHidden/>
          </w:rPr>
          <w:t>6</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48" w:history="1">
        <w:r w:rsidRPr="00511528">
          <w:rPr>
            <w:rStyle w:val="Lienhypertexte"/>
            <w:noProof/>
          </w:rPr>
          <w:t>1.1.2.</w:t>
        </w:r>
        <w:r>
          <w:rPr>
            <w:rFonts w:asciiTheme="minorHAnsi" w:eastAsiaTheme="minorEastAsia" w:hAnsiTheme="minorHAnsi" w:cstheme="minorBidi"/>
            <w:i w:val="0"/>
            <w:noProof/>
            <w:sz w:val="22"/>
            <w:szCs w:val="22"/>
          </w:rPr>
          <w:tab/>
        </w:r>
        <w:r w:rsidRPr="00511528">
          <w:rPr>
            <w:rStyle w:val="Lienhypertexte"/>
            <w:noProof/>
          </w:rPr>
          <w:t>Vers l'automatisation</w:t>
        </w:r>
        <w:r>
          <w:rPr>
            <w:noProof/>
            <w:webHidden/>
          </w:rPr>
          <w:tab/>
        </w:r>
        <w:r>
          <w:rPr>
            <w:noProof/>
            <w:webHidden/>
          </w:rPr>
          <w:fldChar w:fldCharType="begin"/>
        </w:r>
        <w:r>
          <w:rPr>
            <w:noProof/>
            <w:webHidden/>
          </w:rPr>
          <w:instrText xml:space="preserve"> PAGEREF _Toc399235848 \h </w:instrText>
        </w:r>
        <w:r>
          <w:rPr>
            <w:noProof/>
            <w:webHidden/>
          </w:rPr>
        </w:r>
        <w:r>
          <w:rPr>
            <w:noProof/>
            <w:webHidden/>
          </w:rPr>
          <w:fldChar w:fldCharType="separate"/>
        </w:r>
        <w:r>
          <w:rPr>
            <w:noProof/>
            <w:webHidden/>
          </w:rPr>
          <w:t>6</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49" w:history="1">
        <w:r w:rsidRPr="00511528">
          <w:rPr>
            <w:rStyle w:val="Lienhypertexte"/>
            <w:noProof/>
          </w:rPr>
          <w:t>1.1.3.</w:t>
        </w:r>
        <w:r>
          <w:rPr>
            <w:rFonts w:asciiTheme="minorHAnsi" w:eastAsiaTheme="minorEastAsia" w:hAnsiTheme="minorHAnsi" w:cstheme="minorBidi"/>
            <w:i w:val="0"/>
            <w:noProof/>
            <w:sz w:val="22"/>
            <w:szCs w:val="22"/>
          </w:rPr>
          <w:tab/>
        </w:r>
        <w:r w:rsidRPr="00511528">
          <w:rPr>
            <w:rStyle w:val="Lienhypertexte"/>
            <w:noProof/>
          </w:rPr>
          <w:t>Démarche pour l'automatisation</w:t>
        </w:r>
        <w:r>
          <w:rPr>
            <w:noProof/>
            <w:webHidden/>
          </w:rPr>
          <w:tab/>
        </w:r>
        <w:r>
          <w:rPr>
            <w:noProof/>
            <w:webHidden/>
          </w:rPr>
          <w:fldChar w:fldCharType="begin"/>
        </w:r>
        <w:r>
          <w:rPr>
            <w:noProof/>
            <w:webHidden/>
          </w:rPr>
          <w:instrText xml:space="preserve"> PAGEREF _Toc399235849 \h </w:instrText>
        </w:r>
        <w:r>
          <w:rPr>
            <w:noProof/>
            <w:webHidden/>
          </w:rPr>
        </w:r>
        <w:r>
          <w:rPr>
            <w:noProof/>
            <w:webHidden/>
          </w:rPr>
          <w:fldChar w:fldCharType="separate"/>
        </w:r>
        <w:r>
          <w:rPr>
            <w:noProof/>
            <w:webHidden/>
          </w:rPr>
          <w:t>7</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50" w:history="1">
        <w:r w:rsidRPr="00511528">
          <w:rPr>
            <w:rStyle w:val="Lienhypertexte"/>
            <w:noProof/>
          </w:rPr>
          <w:t>1.2.</w:t>
        </w:r>
        <w:r>
          <w:rPr>
            <w:rFonts w:asciiTheme="minorHAnsi" w:eastAsiaTheme="minorEastAsia" w:hAnsiTheme="minorHAnsi" w:cstheme="minorBidi"/>
            <w:smallCaps w:val="0"/>
            <w:noProof/>
            <w:sz w:val="22"/>
            <w:szCs w:val="22"/>
          </w:rPr>
          <w:tab/>
        </w:r>
        <w:r w:rsidRPr="00511528">
          <w:rPr>
            <w:rStyle w:val="Lienhypertexte"/>
            <w:noProof/>
          </w:rPr>
          <w:t>Pourquoi un langage de modélisation spécifique ?</w:t>
        </w:r>
        <w:r>
          <w:rPr>
            <w:noProof/>
            <w:webHidden/>
          </w:rPr>
          <w:tab/>
        </w:r>
        <w:r>
          <w:rPr>
            <w:noProof/>
            <w:webHidden/>
          </w:rPr>
          <w:fldChar w:fldCharType="begin"/>
        </w:r>
        <w:r>
          <w:rPr>
            <w:noProof/>
            <w:webHidden/>
          </w:rPr>
          <w:instrText xml:space="preserve"> PAGEREF _Toc399235850 \h </w:instrText>
        </w:r>
        <w:r>
          <w:rPr>
            <w:noProof/>
            <w:webHidden/>
          </w:rPr>
        </w:r>
        <w:r>
          <w:rPr>
            <w:noProof/>
            <w:webHidden/>
          </w:rPr>
          <w:fldChar w:fldCharType="separate"/>
        </w:r>
        <w:r>
          <w:rPr>
            <w:noProof/>
            <w:webHidden/>
          </w:rPr>
          <w:t>10</w:t>
        </w:r>
        <w:r>
          <w:rPr>
            <w:noProof/>
            <w:webHidden/>
          </w:rPr>
          <w:fldChar w:fldCharType="end"/>
        </w:r>
      </w:hyperlink>
    </w:p>
    <w:p w:rsidR="00554134" w:rsidRDefault="00554134">
      <w:pPr>
        <w:pStyle w:val="TM1"/>
        <w:tabs>
          <w:tab w:val="left" w:pos="400"/>
        </w:tabs>
        <w:rPr>
          <w:rFonts w:asciiTheme="minorHAnsi" w:eastAsiaTheme="minorEastAsia" w:hAnsiTheme="minorHAnsi" w:cstheme="minorBidi"/>
          <w:b w:val="0"/>
          <w:caps w:val="0"/>
          <w:noProof/>
          <w:sz w:val="22"/>
          <w:szCs w:val="22"/>
        </w:rPr>
      </w:pPr>
      <w:hyperlink w:anchor="_Toc399235851" w:history="1">
        <w:r w:rsidRPr="00511528">
          <w:rPr>
            <w:rStyle w:val="Lienhypertexte"/>
            <w:noProof/>
          </w:rPr>
          <w:t>2.</w:t>
        </w:r>
        <w:r>
          <w:rPr>
            <w:rFonts w:asciiTheme="minorHAnsi" w:eastAsiaTheme="minorEastAsia" w:hAnsiTheme="minorHAnsi" w:cstheme="minorBidi"/>
            <w:b w:val="0"/>
            <w:caps w:val="0"/>
            <w:noProof/>
            <w:sz w:val="22"/>
            <w:szCs w:val="22"/>
          </w:rPr>
          <w:tab/>
        </w:r>
        <w:r w:rsidRPr="00511528">
          <w:rPr>
            <w:rStyle w:val="Lienhypertexte"/>
            <w:noProof/>
          </w:rPr>
          <w:t>Principes de modélisation en FIGARO</w:t>
        </w:r>
        <w:r>
          <w:rPr>
            <w:noProof/>
            <w:webHidden/>
          </w:rPr>
          <w:tab/>
        </w:r>
        <w:r>
          <w:rPr>
            <w:noProof/>
            <w:webHidden/>
          </w:rPr>
          <w:fldChar w:fldCharType="begin"/>
        </w:r>
        <w:r>
          <w:rPr>
            <w:noProof/>
            <w:webHidden/>
          </w:rPr>
          <w:instrText xml:space="preserve"> PAGEREF _Toc399235851 \h </w:instrText>
        </w:r>
        <w:r>
          <w:rPr>
            <w:noProof/>
            <w:webHidden/>
          </w:rPr>
        </w:r>
        <w:r>
          <w:rPr>
            <w:noProof/>
            <w:webHidden/>
          </w:rPr>
          <w:fldChar w:fldCharType="separate"/>
        </w:r>
        <w:r>
          <w:rPr>
            <w:noProof/>
            <w:webHidden/>
          </w:rPr>
          <w:t>11</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52" w:history="1">
        <w:r w:rsidRPr="00511528">
          <w:rPr>
            <w:rStyle w:val="Lienhypertexte"/>
            <w:noProof/>
          </w:rPr>
          <w:t>2.1.</w:t>
        </w:r>
        <w:r>
          <w:rPr>
            <w:rFonts w:asciiTheme="minorHAnsi" w:eastAsiaTheme="minorEastAsia" w:hAnsiTheme="minorHAnsi" w:cstheme="minorBidi"/>
            <w:smallCaps w:val="0"/>
            <w:noProof/>
            <w:sz w:val="22"/>
            <w:szCs w:val="22"/>
          </w:rPr>
          <w:tab/>
        </w:r>
        <w:r w:rsidRPr="00511528">
          <w:rPr>
            <w:rStyle w:val="Lienhypertexte"/>
            <w:noProof/>
          </w:rPr>
          <w:t>Les Classes et les Objets</w:t>
        </w:r>
        <w:r>
          <w:rPr>
            <w:noProof/>
            <w:webHidden/>
          </w:rPr>
          <w:tab/>
        </w:r>
        <w:r>
          <w:rPr>
            <w:noProof/>
            <w:webHidden/>
          </w:rPr>
          <w:fldChar w:fldCharType="begin"/>
        </w:r>
        <w:r>
          <w:rPr>
            <w:noProof/>
            <w:webHidden/>
          </w:rPr>
          <w:instrText xml:space="preserve"> PAGEREF _Toc399235852 \h </w:instrText>
        </w:r>
        <w:r>
          <w:rPr>
            <w:noProof/>
            <w:webHidden/>
          </w:rPr>
        </w:r>
        <w:r>
          <w:rPr>
            <w:noProof/>
            <w:webHidden/>
          </w:rPr>
          <w:fldChar w:fldCharType="separate"/>
        </w:r>
        <w:r>
          <w:rPr>
            <w:noProof/>
            <w:webHidden/>
          </w:rPr>
          <w:t>11</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53" w:history="1">
        <w:r w:rsidRPr="00511528">
          <w:rPr>
            <w:rStyle w:val="Lienhypertexte"/>
            <w:noProof/>
          </w:rPr>
          <w:t>2.1.1.</w:t>
        </w:r>
        <w:r>
          <w:rPr>
            <w:rFonts w:asciiTheme="minorHAnsi" w:eastAsiaTheme="minorEastAsia" w:hAnsiTheme="minorHAnsi" w:cstheme="minorBidi"/>
            <w:i w:val="0"/>
            <w:noProof/>
            <w:sz w:val="22"/>
            <w:szCs w:val="22"/>
          </w:rPr>
          <w:tab/>
        </w:r>
        <w:r w:rsidRPr="00511528">
          <w:rPr>
            <w:rStyle w:val="Lienhypertexte"/>
            <w:noProof/>
          </w:rPr>
          <w:t>Définitions</w:t>
        </w:r>
        <w:r>
          <w:rPr>
            <w:noProof/>
            <w:webHidden/>
          </w:rPr>
          <w:tab/>
        </w:r>
        <w:r>
          <w:rPr>
            <w:noProof/>
            <w:webHidden/>
          </w:rPr>
          <w:fldChar w:fldCharType="begin"/>
        </w:r>
        <w:r>
          <w:rPr>
            <w:noProof/>
            <w:webHidden/>
          </w:rPr>
          <w:instrText xml:space="preserve"> PAGEREF _Toc399235853 \h </w:instrText>
        </w:r>
        <w:r>
          <w:rPr>
            <w:noProof/>
            <w:webHidden/>
          </w:rPr>
        </w:r>
        <w:r>
          <w:rPr>
            <w:noProof/>
            <w:webHidden/>
          </w:rPr>
          <w:fldChar w:fldCharType="separate"/>
        </w:r>
        <w:r>
          <w:rPr>
            <w:noProof/>
            <w:webHidden/>
          </w:rPr>
          <w:t>11</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54" w:history="1">
        <w:r w:rsidRPr="00511528">
          <w:rPr>
            <w:rStyle w:val="Lienhypertexte"/>
            <w:noProof/>
          </w:rPr>
          <w:t>2.1.2.</w:t>
        </w:r>
        <w:r>
          <w:rPr>
            <w:rFonts w:asciiTheme="minorHAnsi" w:eastAsiaTheme="minorEastAsia" w:hAnsiTheme="minorHAnsi" w:cstheme="minorBidi"/>
            <w:i w:val="0"/>
            <w:noProof/>
            <w:sz w:val="22"/>
            <w:szCs w:val="22"/>
          </w:rPr>
          <w:tab/>
        </w:r>
        <w:r w:rsidRPr="00511528">
          <w:rPr>
            <w:rStyle w:val="Lienhypertexte"/>
            <w:noProof/>
          </w:rPr>
          <w:t>Structure d'un modèle FIGARO</w:t>
        </w:r>
        <w:r>
          <w:rPr>
            <w:noProof/>
            <w:webHidden/>
          </w:rPr>
          <w:tab/>
        </w:r>
        <w:r>
          <w:rPr>
            <w:noProof/>
            <w:webHidden/>
          </w:rPr>
          <w:fldChar w:fldCharType="begin"/>
        </w:r>
        <w:r>
          <w:rPr>
            <w:noProof/>
            <w:webHidden/>
          </w:rPr>
          <w:instrText xml:space="preserve"> PAGEREF _Toc399235854 \h </w:instrText>
        </w:r>
        <w:r>
          <w:rPr>
            <w:noProof/>
            <w:webHidden/>
          </w:rPr>
        </w:r>
        <w:r>
          <w:rPr>
            <w:noProof/>
            <w:webHidden/>
          </w:rPr>
          <w:fldChar w:fldCharType="separate"/>
        </w:r>
        <w:r>
          <w:rPr>
            <w:noProof/>
            <w:webHidden/>
          </w:rPr>
          <w:t>12</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55" w:history="1">
        <w:r w:rsidRPr="00511528">
          <w:rPr>
            <w:rStyle w:val="Lienhypertexte"/>
            <w:noProof/>
          </w:rPr>
          <w:t>2.2.</w:t>
        </w:r>
        <w:r>
          <w:rPr>
            <w:rFonts w:asciiTheme="minorHAnsi" w:eastAsiaTheme="minorEastAsia" w:hAnsiTheme="minorHAnsi" w:cstheme="minorBidi"/>
            <w:smallCaps w:val="0"/>
            <w:noProof/>
            <w:sz w:val="22"/>
            <w:szCs w:val="22"/>
          </w:rPr>
          <w:tab/>
        </w:r>
        <w:r w:rsidRPr="00511528">
          <w:rPr>
            <w:rStyle w:val="Lienhypertexte"/>
            <w:noProof/>
          </w:rPr>
          <w:t>L'héritage entre classes</w:t>
        </w:r>
        <w:r>
          <w:rPr>
            <w:noProof/>
            <w:webHidden/>
          </w:rPr>
          <w:tab/>
        </w:r>
        <w:r>
          <w:rPr>
            <w:noProof/>
            <w:webHidden/>
          </w:rPr>
          <w:fldChar w:fldCharType="begin"/>
        </w:r>
        <w:r>
          <w:rPr>
            <w:noProof/>
            <w:webHidden/>
          </w:rPr>
          <w:instrText xml:space="preserve"> PAGEREF _Toc399235855 \h </w:instrText>
        </w:r>
        <w:r>
          <w:rPr>
            <w:noProof/>
            <w:webHidden/>
          </w:rPr>
        </w:r>
        <w:r>
          <w:rPr>
            <w:noProof/>
            <w:webHidden/>
          </w:rPr>
          <w:fldChar w:fldCharType="separate"/>
        </w:r>
        <w:r>
          <w:rPr>
            <w:noProof/>
            <w:webHidden/>
          </w:rPr>
          <w:t>13</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56" w:history="1">
        <w:r w:rsidRPr="00511528">
          <w:rPr>
            <w:rStyle w:val="Lienhypertexte"/>
            <w:noProof/>
          </w:rPr>
          <w:t>2.3.</w:t>
        </w:r>
        <w:r>
          <w:rPr>
            <w:rFonts w:asciiTheme="minorHAnsi" w:eastAsiaTheme="minorEastAsia" w:hAnsiTheme="minorHAnsi" w:cstheme="minorBidi"/>
            <w:smallCaps w:val="0"/>
            <w:noProof/>
            <w:sz w:val="22"/>
            <w:szCs w:val="22"/>
          </w:rPr>
          <w:tab/>
        </w:r>
        <w:r w:rsidRPr="00511528">
          <w:rPr>
            <w:rStyle w:val="Lienhypertexte"/>
            <w:noProof/>
          </w:rPr>
          <w:t>Communication entre les objets</w:t>
        </w:r>
        <w:r>
          <w:rPr>
            <w:noProof/>
            <w:webHidden/>
          </w:rPr>
          <w:tab/>
        </w:r>
        <w:r>
          <w:rPr>
            <w:noProof/>
            <w:webHidden/>
          </w:rPr>
          <w:fldChar w:fldCharType="begin"/>
        </w:r>
        <w:r>
          <w:rPr>
            <w:noProof/>
            <w:webHidden/>
          </w:rPr>
          <w:instrText xml:space="preserve"> PAGEREF _Toc399235856 \h </w:instrText>
        </w:r>
        <w:r>
          <w:rPr>
            <w:noProof/>
            <w:webHidden/>
          </w:rPr>
        </w:r>
        <w:r>
          <w:rPr>
            <w:noProof/>
            <w:webHidden/>
          </w:rPr>
          <w:fldChar w:fldCharType="separate"/>
        </w:r>
        <w:r>
          <w:rPr>
            <w:noProof/>
            <w:webHidden/>
          </w:rPr>
          <w:t>16</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57" w:history="1">
        <w:r w:rsidRPr="00511528">
          <w:rPr>
            <w:rStyle w:val="Lienhypertexte"/>
            <w:noProof/>
          </w:rPr>
          <w:t>2.3.1.</w:t>
        </w:r>
        <w:r>
          <w:rPr>
            <w:rFonts w:asciiTheme="minorHAnsi" w:eastAsiaTheme="minorEastAsia" w:hAnsiTheme="minorHAnsi" w:cstheme="minorBidi"/>
            <w:i w:val="0"/>
            <w:noProof/>
            <w:sz w:val="22"/>
            <w:szCs w:val="22"/>
          </w:rPr>
          <w:tab/>
        </w:r>
        <w:r w:rsidRPr="00511528">
          <w:rPr>
            <w:rStyle w:val="Lienhypertexte"/>
            <w:noProof/>
          </w:rPr>
          <w:t>Champs interface d'un type</w:t>
        </w:r>
        <w:r>
          <w:rPr>
            <w:noProof/>
            <w:webHidden/>
          </w:rPr>
          <w:tab/>
        </w:r>
        <w:r>
          <w:rPr>
            <w:noProof/>
            <w:webHidden/>
          </w:rPr>
          <w:fldChar w:fldCharType="begin"/>
        </w:r>
        <w:r>
          <w:rPr>
            <w:noProof/>
            <w:webHidden/>
          </w:rPr>
          <w:instrText xml:space="preserve"> PAGEREF _Toc399235857 \h </w:instrText>
        </w:r>
        <w:r>
          <w:rPr>
            <w:noProof/>
            <w:webHidden/>
          </w:rPr>
        </w:r>
        <w:r>
          <w:rPr>
            <w:noProof/>
            <w:webHidden/>
          </w:rPr>
          <w:fldChar w:fldCharType="separate"/>
        </w:r>
        <w:r>
          <w:rPr>
            <w:noProof/>
            <w:webHidden/>
          </w:rPr>
          <w:t>17</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58" w:history="1">
        <w:r w:rsidRPr="00511528">
          <w:rPr>
            <w:rStyle w:val="Lienhypertexte"/>
            <w:noProof/>
          </w:rPr>
          <w:t>2.3.2.</w:t>
        </w:r>
        <w:r>
          <w:rPr>
            <w:rFonts w:asciiTheme="minorHAnsi" w:eastAsiaTheme="minorEastAsia" w:hAnsiTheme="minorHAnsi" w:cstheme="minorBidi"/>
            <w:i w:val="0"/>
            <w:noProof/>
            <w:sz w:val="22"/>
            <w:szCs w:val="22"/>
          </w:rPr>
          <w:tab/>
        </w:r>
        <w:r w:rsidRPr="00511528">
          <w:rPr>
            <w:rStyle w:val="Lienhypertexte"/>
            <w:noProof/>
          </w:rPr>
          <w:t>Champs interface d'un objet</w:t>
        </w:r>
        <w:r>
          <w:rPr>
            <w:noProof/>
            <w:webHidden/>
          </w:rPr>
          <w:tab/>
        </w:r>
        <w:r>
          <w:rPr>
            <w:noProof/>
            <w:webHidden/>
          </w:rPr>
          <w:fldChar w:fldCharType="begin"/>
        </w:r>
        <w:r>
          <w:rPr>
            <w:noProof/>
            <w:webHidden/>
          </w:rPr>
          <w:instrText xml:space="preserve"> PAGEREF _Toc399235858 \h </w:instrText>
        </w:r>
        <w:r>
          <w:rPr>
            <w:noProof/>
            <w:webHidden/>
          </w:rPr>
        </w:r>
        <w:r>
          <w:rPr>
            <w:noProof/>
            <w:webHidden/>
          </w:rPr>
          <w:fldChar w:fldCharType="separate"/>
        </w:r>
        <w:r>
          <w:rPr>
            <w:noProof/>
            <w:webHidden/>
          </w:rPr>
          <w:t>18</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59" w:history="1">
        <w:r w:rsidRPr="00511528">
          <w:rPr>
            <w:rStyle w:val="Lienhypertexte"/>
            <w:noProof/>
          </w:rPr>
          <w:t>2.3.3.</w:t>
        </w:r>
        <w:r>
          <w:rPr>
            <w:rFonts w:asciiTheme="minorHAnsi" w:eastAsiaTheme="minorEastAsia" w:hAnsiTheme="minorHAnsi" w:cstheme="minorBidi"/>
            <w:i w:val="0"/>
            <w:noProof/>
            <w:sz w:val="22"/>
            <w:szCs w:val="22"/>
          </w:rPr>
          <w:tab/>
        </w:r>
        <w:r w:rsidRPr="00511528">
          <w:rPr>
            <w:rStyle w:val="Lienhypertexte"/>
            <w:noProof/>
          </w:rPr>
          <w:t>Relations et ensembles</w:t>
        </w:r>
        <w:r>
          <w:rPr>
            <w:noProof/>
            <w:webHidden/>
          </w:rPr>
          <w:tab/>
        </w:r>
        <w:r>
          <w:rPr>
            <w:noProof/>
            <w:webHidden/>
          </w:rPr>
          <w:fldChar w:fldCharType="begin"/>
        </w:r>
        <w:r>
          <w:rPr>
            <w:noProof/>
            <w:webHidden/>
          </w:rPr>
          <w:instrText xml:space="preserve"> PAGEREF _Toc399235859 \h </w:instrText>
        </w:r>
        <w:r>
          <w:rPr>
            <w:noProof/>
            <w:webHidden/>
          </w:rPr>
        </w:r>
        <w:r>
          <w:rPr>
            <w:noProof/>
            <w:webHidden/>
          </w:rPr>
          <w:fldChar w:fldCharType="separate"/>
        </w:r>
        <w:r>
          <w:rPr>
            <w:noProof/>
            <w:webHidden/>
          </w:rPr>
          <w:t>19</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60" w:history="1">
        <w:r w:rsidRPr="00511528">
          <w:rPr>
            <w:rStyle w:val="Lienhypertexte"/>
            <w:noProof/>
          </w:rPr>
          <w:t>2.3.3.1.</w:t>
        </w:r>
        <w:r>
          <w:rPr>
            <w:rFonts w:asciiTheme="minorHAnsi" w:eastAsiaTheme="minorEastAsia" w:hAnsiTheme="minorHAnsi" w:cstheme="minorBidi"/>
            <w:noProof/>
            <w:sz w:val="22"/>
            <w:szCs w:val="22"/>
          </w:rPr>
          <w:tab/>
        </w:r>
        <w:r w:rsidRPr="00511528">
          <w:rPr>
            <w:rStyle w:val="Lienhypertexte"/>
            <w:noProof/>
          </w:rPr>
          <w:t>Identifiant d'une relation</w:t>
        </w:r>
        <w:r>
          <w:rPr>
            <w:noProof/>
            <w:webHidden/>
          </w:rPr>
          <w:tab/>
        </w:r>
        <w:r>
          <w:rPr>
            <w:noProof/>
            <w:webHidden/>
          </w:rPr>
          <w:fldChar w:fldCharType="begin"/>
        </w:r>
        <w:r>
          <w:rPr>
            <w:noProof/>
            <w:webHidden/>
          </w:rPr>
          <w:instrText xml:space="preserve"> PAGEREF _Toc399235860 \h </w:instrText>
        </w:r>
        <w:r>
          <w:rPr>
            <w:noProof/>
            <w:webHidden/>
          </w:rPr>
        </w:r>
        <w:r>
          <w:rPr>
            <w:noProof/>
            <w:webHidden/>
          </w:rPr>
          <w:fldChar w:fldCharType="separate"/>
        </w:r>
        <w:r>
          <w:rPr>
            <w:noProof/>
            <w:webHidden/>
          </w:rPr>
          <w:t>19</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61" w:history="1">
        <w:r w:rsidRPr="00511528">
          <w:rPr>
            <w:rStyle w:val="Lienhypertexte"/>
            <w:noProof/>
          </w:rPr>
          <w:t>2.3.3.2.</w:t>
        </w:r>
        <w:r>
          <w:rPr>
            <w:rFonts w:asciiTheme="minorHAnsi" w:eastAsiaTheme="minorEastAsia" w:hAnsiTheme="minorHAnsi" w:cstheme="minorBidi"/>
            <w:noProof/>
            <w:sz w:val="22"/>
            <w:szCs w:val="22"/>
          </w:rPr>
          <w:tab/>
        </w:r>
        <w:r w:rsidRPr="00511528">
          <w:rPr>
            <w:rStyle w:val="Lienhypertexte"/>
            <w:noProof/>
          </w:rPr>
          <w:t>Cardinalité</w:t>
        </w:r>
        <w:r>
          <w:rPr>
            <w:noProof/>
            <w:webHidden/>
          </w:rPr>
          <w:tab/>
        </w:r>
        <w:r>
          <w:rPr>
            <w:noProof/>
            <w:webHidden/>
          </w:rPr>
          <w:fldChar w:fldCharType="begin"/>
        </w:r>
        <w:r>
          <w:rPr>
            <w:noProof/>
            <w:webHidden/>
          </w:rPr>
          <w:instrText xml:space="preserve"> PAGEREF _Toc399235861 \h </w:instrText>
        </w:r>
        <w:r>
          <w:rPr>
            <w:noProof/>
            <w:webHidden/>
          </w:rPr>
        </w:r>
        <w:r>
          <w:rPr>
            <w:noProof/>
            <w:webHidden/>
          </w:rPr>
          <w:fldChar w:fldCharType="separate"/>
        </w:r>
        <w:r>
          <w:rPr>
            <w:noProof/>
            <w:webHidden/>
          </w:rPr>
          <w:t>19</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62" w:history="1">
        <w:r w:rsidRPr="00511528">
          <w:rPr>
            <w:rStyle w:val="Lienhypertexte"/>
            <w:noProof/>
          </w:rPr>
          <w:t>2.3.4.</w:t>
        </w:r>
        <w:r>
          <w:rPr>
            <w:rFonts w:asciiTheme="minorHAnsi" w:eastAsiaTheme="minorEastAsia" w:hAnsiTheme="minorHAnsi" w:cstheme="minorBidi"/>
            <w:i w:val="0"/>
            <w:noProof/>
            <w:sz w:val="22"/>
            <w:szCs w:val="22"/>
          </w:rPr>
          <w:tab/>
        </w:r>
        <w:r w:rsidRPr="00511528">
          <w:rPr>
            <w:rStyle w:val="Lienhypertexte"/>
            <w:noProof/>
          </w:rPr>
          <w:t>Utilisation des champs d'interface</w:t>
        </w:r>
        <w:r>
          <w:rPr>
            <w:noProof/>
            <w:webHidden/>
          </w:rPr>
          <w:tab/>
        </w:r>
        <w:r>
          <w:rPr>
            <w:noProof/>
            <w:webHidden/>
          </w:rPr>
          <w:fldChar w:fldCharType="begin"/>
        </w:r>
        <w:r>
          <w:rPr>
            <w:noProof/>
            <w:webHidden/>
          </w:rPr>
          <w:instrText xml:space="preserve"> PAGEREF _Toc399235862 \h </w:instrText>
        </w:r>
        <w:r>
          <w:rPr>
            <w:noProof/>
            <w:webHidden/>
          </w:rPr>
        </w:r>
        <w:r>
          <w:rPr>
            <w:noProof/>
            <w:webHidden/>
          </w:rPr>
          <w:fldChar w:fldCharType="separate"/>
        </w:r>
        <w:r>
          <w:rPr>
            <w:noProof/>
            <w:webHidden/>
          </w:rPr>
          <w:t>20</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63" w:history="1">
        <w:r w:rsidRPr="00511528">
          <w:rPr>
            <w:rStyle w:val="Lienhypertexte"/>
            <w:noProof/>
          </w:rPr>
          <w:t>2.3.5.</w:t>
        </w:r>
        <w:r>
          <w:rPr>
            <w:rFonts w:asciiTheme="minorHAnsi" w:eastAsiaTheme="minorEastAsia" w:hAnsiTheme="minorHAnsi" w:cstheme="minorBidi"/>
            <w:i w:val="0"/>
            <w:noProof/>
            <w:sz w:val="22"/>
            <w:szCs w:val="22"/>
          </w:rPr>
          <w:tab/>
        </w:r>
        <w:r w:rsidRPr="00511528">
          <w:rPr>
            <w:rStyle w:val="Lienhypertexte"/>
            <w:noProof/>
          </w:rPr>
          <w:t>Modélisation des liens matériels entre objets</w:t>
        </w:r>
        <w:r>
          <w:rPr>
            <w:noProof/>
            <w:webHidden/>
          </w:rPr>
          <w:tab/>
        </w:r>
        <w:r>
          <w:rPr>
            <w:noProof/>
            <w:webHidden/>
          </w:rPr>
          <w:fldChar w:fldCharType="begin"/>
        </w:r>
        <w:r>
          <w:rPr>
            <w:noProof/>
            <w:webHidden/>
          </w:rPr>
          <w:instrText xml:space="preserve"> PAGEREF _Toc399235863 \h </w:instrText>
        </w:r>
        <w:r>
          <w:rPr>
            <w:noProof/>
            <w:webHidden/>
          </w:rPr>
        </w:r>
        <w:r>
          <w:rPr>
            <w:noProof/>
            <w:webHidden/>
          </w:rPr>
          <w:fldChar w:fldCharType="separate"/>
        </w:r>
        <w:r>
          <w:rPr>
            <w:noProof/>
            <w:webHidden/>
          </w:rPr>
          <w:t>20</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64" w:history="1">
        <w:r w:rsidRPr="00511528">
          <w:rPr>
            <w:rStyle w:val="Lienhypertexte"/>
            <w:noProof/>
          </w:rPr>
          <w:t>2.4.</w:t>
        </w:r>
        <w:r>
          <w:rPr>
            <w:rFonts w:asciiTheme="minorHAnsi" w:eastAsiaTheme="minorEastAsia" w:hAnsiTheme="minorHAnsi" w:cstheme="minorBidi"/>
            <w:smallCaps w:val="0"/>
            <w:noProof/>
            <w:sz w:val="22"/>
            <w:szCs w:val="22"/>
          </w:rPr>
          <w:tab/>
        </w:r>
        <w:r w:rsidRPr="00511528">
          <w:rPr>
            <w:rStyle w:val="Lienhypertexte"/>
            <w:noProof/>
          </w:rPr>
          <w:t>Champs de classes et d'objets</w:t>
        </w:r>
        <w:r>
          <w:rPr>
            <w:noProof/>
            <w:webHidden/>
          </w:rPr>
          <w:tab/>
        </w:r>
        <w:r>
          <w:rPr>
            <w:noProof/>
            <w:webHidden/>
          </w:rPr>
          <w:fldChar w:fldCharType="begin"/>
        </w:r>
        <w:r>
          <w:rPr>
            <w:noProof/>
            <w:webHidden/>
          </w:rPr>
          <w:instrText xml:space="preserve"> PAGEREF _Toc399235864 \h </w:instrText>
        </w:r>
        <w:r>
          <w:rPr>
            <w:noProof/>
            <w:webHidden/>
          </w:rPr>
        </w:r>
        <w:r>
          <w:rPr>
            <w:noProof/>
            <w:webHidden/>
          </w:rPr>
          <w:fldChar w:fldCharType="separate"/>
        </w:r>
        <w:r>
          <w:rPr>
            <w:noProof/>
            <w:webHidden/>
          </w:rPr>
          <w:t>20</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65" w:history="1">
        <w:r w:rsidRPr="00511528">
          <w:rPr>
            <w:rStyle w:val="Lienhypertexte"/>
            <w:noProof/>
          </w:rPr>
          <w:t>2.5.</w:t>
        </w:r>
        <w:r>
          <w:rPr>
            <w:rFonts w:asciiTheme="minorHAnsi" w:eastAsiaTheme="minorEastAsia" w:hAnsiTheme="minorHAnsi" w:cstheme="minorBidi"/>
            <w:smallCaps w:val="0"/>
            <w:noProof/>
            <w:sz w:val="22"/>
            <w:szCs w:val="22"/>
          </w:rPr>
          <w:tab/>
        </w:r>
        <w:r w:rsidRPr="00511528">
          <w:rPr>
            <w:rStyle w:val="Lienhypertexte"/>
            <w:noProof/>
          </w:rPr>
          <w:t>Règles FIGARO</w:t>
        </w:r>
        <w:r>
          <w:rPr>
            <w:noProof/>
            <w:webHidden/>
          </w:rPr>
          <w:tab/>
        </w:r>
        <w:r>
          <w:rPr>
            <w:noProof/>
            <w:webHidden/>
          </w:rPr>
          <w:fldChar w:fldCharType="begin"/>
        </w:r>
        <w:r>
          <w:rPr>
            <w:noProof/>
            <w:webHidden/>
          </w:rPr>
          <w:instrText xml:space="preserve"> PAGEREF _Toc399235865 \h </w:instrText>
        </w:r>
        <w:r>
          <w:rPr>
            <w:noProof/>
            <w:webHidden/>
          </w:rPr>
        </w:r>
        <w:r>
          <w:rPr>
            <w:noProof/>
            <w:webHidden/>
          </w:rPr>
          <w:fldChar w:fldCharType="separate"/>
        </w:r>
        <w:r>
          <w:rPr>
            <w:noProof/>
            <w:webHidden/>
          </w:rPr>
          <w:t>21</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66" w:history="1">
        <w:r w:rsidRPr="00511528">
          <w:rPr>
            <w:rStyle w:val="Lienhypertexte"/>
            <w:noProof/>
          </w:rPr>
          <w:t>2.5.1.</w:t>
        </w:r>
        <w:r>
          <w:rPr>
            <w:rFonts w:asciiTheme="minorHAnsi" w:eastAsiaTheme="minorEastAsia" w:hAnsiTheme="minorHAnsi" w:cstheme="minorBidi"/>
            <w:i w:val="0"/>
            <w:noProof/>
            <w:sz w:val="22"/>
            <w:szCs w:val="22"/>
          </w:rPr>
          <w:tab/>
        </w:r>
        <w:r w:rsidRPr="00511528">
          <w:rPr>
            <w:rStyle w:val="Lienhypertexte"/>
            <w:noProof/>
          </w:rPr>
          <w:t>Principe de modélisation des systèmes</w:t>
        </w:r>
        <w:r>
          <w:rPr>
            <w:noProof/>
            <w:webHidden/>
          </w:rPr>
          <w:tab/>
        </w:r>
        <w:r>
          <w:rPr>
            <w:noProof/>
            <w:webHidden/>
          </w:rPr>
          <w:fldChar w:fldCharType="begin"/>
        </w:r>
        <w:r>
          <w:rPr>
            <w:noProof/>
            <w:webHidden/>
          </w:rPr>
          <w:instrText xml:space="preserve"> PAGEREF _Toc399235866 \h </w:instrText>
        </w:r>
        <w:r>
          <w:rPr>
            <w:noProof/>
            <w:webHidden/>
          </w:rPr>
        </w:r>
        <w:r>
          <w:rPr>
            <w:noProof/>
            <w:webHidden/>
          </w:rPr>
          <w:fldChar w:fldCharType="separate"/>
        </w:r>
        <w:r>
          <w:rPr>
            <w:noProof/>
            <w:webHidden/>
          </w:rPr>
          <w:t>21</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67" w:history="1">
        <w:r w:rsidRPr="00511528">
          <w:rPr>
            <w:rStyle w:val="Lienhypertexte"/>
            <w:noProof/>
          </w:rPr>
          <w:t>2.5.2.</w:t>
        </w:r>
        <w:r>
          <w:rPr>
            <w:rFonts w:asciiTheme="minorHAnsi" w:eastAsiaTheme="minorEastAsia" w:hAnsiTheme="minorHAnsi" w:cstheme="minorBidi"/>
            <w:i w:val="0"/>
            <w:noProof/>
            <w:sz w:val="22"/>
            <w:szCs w:val="22"/>
          </w:rPr>
          <w:tab/>
        </w:r>
        <w:r w:rsidRPr="00511528">
          <w:rPr>
            <w:rStyle w:val="Lienhypertexte"/>
            <w:noProof/>
          </w:rPr>
          <w:t>Formalisme d'une règle FIGARO</w:t>
        </w:r>
        <w:r>
          <w:rPr>
            <w:noProof/>
            <w:webHidden/>
          </w:rPr>
          <w:tab/>
        </w:r>
        <w:r>
          <w:rPr>
            <w:noProof/>
            <w:webHidden/>
          </w:rPr>
          <w:fldChar w:fldCharType="begin"/>
        </w:r>
        <w:r>
          <w:rPr>
            <w:noProof/>
            <w:webHidden/>
          </w:rPr>
          <w:instrText xml:space="preserve"> PAGEREF _Toc399235867 \h </w:instrText>
        </w:r>
        <w:r>
          <w:rPr>
            <w:noProof/>
            <w:webHidden/>
          </w:rPr>
        </w:r>
        <w:r>
          <w:rPr>
            <w:noProof/>
            <w:webHidden/>
          </w:rPr>
          <w:fldChar w:fldCharType="separate"/>
        </w:r>
        <w:r>
          <w:rPr>
            <w:noProof/>
            <w:webHidden/>
          </w:rPr>
          <w:t>23</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68" w:history="1">
        <w:r w:rsidRPr="00511528">
          <w:rPr>
            <w:rStyle w:val="Lienhypertexte"/>
            <w:noProof/>
          </w:rPr>
          <w:t>2.5.2.1.</w:t>
        </w:r>
        <w:r>
          <w:rPr>
            <w:rFonts w:asciiTheme="minorHAnsi" w:eastAsiaTheme="minorEastAsia" w:hAnsiTheme="minorHAnsi" w:cstheme="minorBidi"/>
            <w:noProof/>
            <w:sz w:val="22"/>
            <w:szCs w:val="22"/>
          </w:rPr>
          <w:tab/>
        </w:r>
        <w:r w:rsidRPr="00511528">
          <w:rPr>
            <w:rStyle w:val="Lienhypertexte"/>
            <w:noProof/>
          </w:rPr>
          <w:t>Règle générique et règle instanciée</w:t>
        </w:r>
        <w:r>
          <w:rPr>
            <w:noProof/>
            <w:webHidden/>
          </w:rPr>
          <w:tab/>
        </w:r>
        <w:r>
          <w:rPr>
            <w:noProof/>
            <w:webHidden/>
          </w:rPr>
          <w:fldChar w:fldCharType="begin"/>
        </w:r>
        <w:r>
          <w:rPr>
            <w:noProof/>
            <w:webHidden/>
          </w:rPr>
          <w:instrText xml:space="preserve"> PAGEREF _Toc399235868 \h </w:instrText>
        </w:r>
        <w:r>
          <w:rPr>
            <w:noProof/>
            <w:webHidden/>
          </w:rPr>
        </w:r>
        <w:r>
          <w:rPr>
            <w:noProof/>
            <w:webHidden/>
          </w:rPr>
          <w:fldChar w:fldCharType="separate"/>
        </w:r>
        <w:r>
          <w:rPr>
            <w:noProof/>
            <w:webHidden/>
          </w:rPr>
          <w:t>23</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69" w:history="1">
        <w:r w:rsidRPr="00511528">
          <w:rPr>
            <w:rStyle w:val="Lienhypertexte"/>
            <w:noProof/>
          </w:rPr>
          <w:t>2.5.2.2.</w:t>
        </w:r>
        <w:r>
          <w:rPr>
            <w:rFonts w:asciiTheme="minorHAnsi" w:eastAsiaTheme="minorEastAsia" w:hAnsiTheme="minorHAnsi" w:cstheme="minorBidi"/>
            <w:noProof/>
            <w:sz w:val="22"/>
            <w:szCs w:val="22"/>
          </w:rPr>
          <w:tab/>
        </w:r>
        <w:r w:rsidRPr="00511528">
          <w:rPr>
            <w:rStyle w:val="Lienhypertexte"/>
            <w:noProof/>
          </w:rPr>
          <w:t>Forme d'une règle d'occurrence</w:t>
        </w:r>
        <w:r>
          <w:rPr>
            <w:noProof/>
            <w:webHidden/>
          </w:rPr>
          <w:tab/>
        </w:r>
        <w:r>
          <w:rPr>
            <w:noProof/>
            <w:webHidden/>
          </w:rPr>
          <w:fldChar w:fldCharType="begin"/>
        </w:r>
        <w:r>
          <w:rPr>
            <w:noProof/>
            <w:webHidden/>
          </w:rPr>
          <w:instrText xml:space="preserve"> PAGEREF _Toc399235869 \h </w:instrText>
        </w:r>
        <w:r>
          <w:rPr>
            <w:noProof/>
            <w:webHidden/>
          </w:rPr>
        </w:r>
        <w:r>
          <w:rPr>
            <w:noProof/>
            <w:webHidden/>
          </w:rPr>
          <w:fldChar w:fldCharType="separate"/>
        </w:r>
        <w:r>
          <w:rPr>
            <w:noProof/>
            <w:webHidden/>
          </w:rPr>
          <w:t>23</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70" w:history="1">
        <w:r w:rsidRPr="00511528">
          <w:rPr>
            <w:rStyle w:val="Lienhypertexte"/>
            <w:noProof/>
          </w:rPr>
          <w:t>2.5.2.3.</w:t>
        </w:r>
        <w:r>
          <w:rPr>
            <w:rFonts w:asciiTheme="minorHAnsi" w:eastAsiaTheme="minorEastAsia" w:hAnsiTheme="minorHAnsi" w:cstheme="minorBidi"/>
            <w:noProof/>
            <w:sz w:val="22"/>
            <w:szCs w:val="22"/>
          </w:rPr>
          <w:tab/>
        </w:r>
        <w:r w:rsidRPr="00511528">
          <w:rPr>
            <w:rStyle w:val="Lienhypertexte"/>
            <w:noProof/>
          </w:rPr>
          <w:t>Forme d'une règle d'interaction</w:t>
        </w:r>
        <w:r>
          <w:rPr>
            <w:noProof/>
            <w:webHidden/>
          </w:rPr>
          <w:tab/>
        </w:r>
        <w:r>
          <w:rPr>
            <w:noProof/>
            <w:webHidden/>
          </w:rPr>
          <w:fldChar w:fldCharType="begin"/>
        </w:r>
        <w:r>
          <w:rPr>
            <w:noProof/>
            <w:webHidden/>
          </w:rPr>
          <w:instrText xml:space="preserve"> PAGEREF _Toc399235870 \h </w:instrText>
        </w:r>
        <w:r>
          <w:rPr>
            <w:noProof/>
            <w:webHidden/>
          </w:rPr>
        </w:r>
        <w:r>
          <w:rPr>
            <w:noProof/>
            <w:webHidden/>
          </w:rPr>
          <w:fldChar w:fldCharType="separate"/>
        </w:r>
        <w:r>
          <w:rPr>
            <w:noProof/>
            <w:webHidden/>
          </w:rPr>
          <w:t>24</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71" w:history="1">
        <w:r w:rsidRPr="00511528">
          <w:rPr>
            <w:rStyle w:val="Lienhypertexte"/>
            <w:noProof/>
          </w:rPr>
          <w:t>2.5.2.4.</w:t>
        </w:r>
        <w:r>
          <w:rPr>
            <w:rFonts w:asciiTheme="minorHAnsi" w:eastAsiaTheme="minorEastAsia" w:hAnsiTheme="minorHAnsi" w:cstheme="minorBidi"/>
            <w:noProof/>
            <w:sz w:val="22"/>
            <w:szCs w:val="22"/>
          </w:rPr>
          <w:tab/>
        </w:r>
        <w:r w:rsidRPr="00511528">
          <w:rPr>
            <w:rStyle w:val="Lienhypertexte"/>
            <w:noProof/>
          </w:rPr>
          <w:t>Condition et actions d'une règle, utilisation des champs d'interface</w:t>
        </w:r>
        <w:r>
          <w:rPr>
            <w:noProof/>
            <w:webHidden/>
          </w:rPr>
          <w:tab/>
        </w:r>
        <w:r>
          <w:rPr>
            <w:noProof/>
            <w:webHidden/>
          </w:rPr>
          <w:fldChar w:fldCharType="begin"/>
        </w:r>
        <w:r>
          <w:rPr>
            <w:noProof/>
            <w:webHidden/>
          </w:rPr>
          <w:instrText xml:space="preserve"> PAGEREF _Toc399235871 \h </w:instrText>
        </w:r>
        <w:r>
          <w:rPr>
            <w:noProof/>
            <w:webHidden/>
          </w:rPr>
        </w:r>
        <w:r>
          <w:rPr>
            <w:noProof/>
            <w:webHidden/>
          </w:rPr>
          <w:fldChar w:fldCharType="separate"/>
        </w:r>
        <w:r>
          <w:rPr>
            <w:noProof/>
            <w:webHidden/>
          </w:rPr>
          <w:t>24</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72" w:history="1">
        <w:r w:rsidRPr="00511528">
          <w:rPr>
            <w:rStyle w:val="Lienhypertexte"/>
            <w:noProof/>
          </w:rPr>
          <w:t>2.5.3.</w:t>
        </w:r>
        <w:r>
          <w:rPr>
            <w:rFonts w:asciiTheme="minorHAnsi" w:eastAsiaTheme="minorEastAsia" w:hAnsiTheme="minorHAnsi" w:cstheme="minorBidi"/>
            <w:i w:val="0"/>
            <w:noProof/>
            <w:sz w:val="22"/>
            <w:szCs w:val="22"/>
          </w:rPr>
          <w:tab/>
        </w:r>
        <w:r w:rsidRPr="00511528">
          <w:rPr>
            <w:rStyle w:val="Lienhypertexte"/>
            <w:noProof/>
          </w:rPr>
          <w:t>Principe d'utilisation des règles</w:t>
        </w:r>
        <w:r>
          <w:rPr>
            <w:noProof/>
            <w:webHidden/>
          </w:rPr>
          <w:tab/>
        </w:r>
        <w:r>
          <w:rPr>
            <w:noProof/>
            <w:webHidden/>
          </w:rPr>
          <w:fldChar w:fldCharType="begin"/>
        </w:r>
        <w:r>
          <w:rPr>
            <w:noProof/>
            <w:webHidden/>
          </w:rPr>
          <w:instrText xml:space="preserve"> PAGEREF _Toc399235872 \h </w:instrText>
        </w:r>
        <w:r>
          <w:rPr>
            <w:noProof/>
            <w:webHidden/>
          </w:rPr>
        </w:r>
        <w:r>
          <w:rPr>
            <w:noProof/>
            <w:webHidden/>
          </w:rPr>
          <w:fldChar w:fldCharType="separate"/>
        </w:r>
        <w:r>
          <w:rPr>
            <w:noProof/>
            <w:webHidden/>
          </w:rPr>
          <w:t>27</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73" w:history="1">
        <w:r w:rsidRPr="00511528">
          <w:rPr>
            <w:rStyle w:val="Lienhypertexte"/>
            <w:noProof/>
          </w:rPr>
          <w:t>2.5.3.1.</w:t>
        </w:r>
        <w:r>
          <w:rPr>
            <w:rFonts w:asciiTheme="minorHAnsi" w:eastAsiaTheme="minorEastAsia" w:hAnsiTheme="minorHAnsi" w:cstheme="minorBidi"/>
            <w:noProof/>
            <w:sz w:val="22"/>
            <w:szCs w:val="22"/>
          </w:rPr>
          <w:tab/>
        </w:r>
        <w:r w:rsidRPr="00511528">
          <w:rPr>
            <w:rStyle w:val="Lienhypertexte"/>
            <w:noProof/>
          </w:rPr>
          <w:t>Application en chaînage avant</w:t>
        </w:r>
        <w:r>
          <w:rPr>
            <w:noProof/>
            <w:webHidden/>
          </w:rPr>
          <w:tab/>
        </w:r>
        <w:r>
          <w:rPr>
            <w:noProof/>
            <w:webHidden/>
          </w:rPr>
          <w:fldChar w:fldCharType="begin"/>
        </w:r>
        <w:r>
          <w:rPr>
            <w:noProof/>
            <w:webHidden/>
          </w:rPr>
          <w:instrText xml:space="preserve"> PAGEREF _Toc399235873 \h </w:instrText>
        </w:r>
        <w:r>
          <w:rPr>
            <w:noProof/>
            <w:webHidden/>
          </w:rPr>
        </w:r>
        <w:r>
          <w:rPr>
            <w:noProof/>
            <w:webHidden/>
          </w:rPr>
          <w:fldChar w:fldCharType="separate"/>
        </w:r>
        <w:r>
          <w:rPr>
            <w:noProof/>
            <w:webHidden/>
          </w:rPr>
          <w:t>27</w:t>
        </w:r>
        <w:r>
          <w:rPr>
            <w:noProof/>
            <w:webHidden/>
          </w:rPr>
          <w:fldChar w:fldCharType="end"/>
        </w:r>
      </w:hyperlink>
    </w:p>
    <w:p w:rsidR="00554134" w:rsidRDefault="00554134">
      <w:pPr>
        <w:pStyle w:val="TM1"/>
        <w:tabs>
          <w:tab w:val="left" w:pos="400"/>
        </w:tabs>
        <w:rPr>
          <w:rFonts w:asciiTheme="minorHAnsi" w:eastAsiaTheme="minorEastAsia" w:hAnsiTheme="minorHAnsi" w:cstheme="minorBidi"/>
          <w:b w:val="0"/>
          <w:caps w:val="0"/>
          <w:noProof/>
          <w:sz w:val="22"/>
          <w:szCs w:val="22"/>
        </w:rPr>
      </w:pPr>
      <w:hyperlink w:anchor="_Toc399235874" w:history="1">
        <w:r w:rsidRPr="00511528">
          <w:rPr>
            <w:rStyle w:val="Lienhypertexte"/>
            <w:noProof/>
          </w:rPr>
          <w:t>3.</w:t>
        </w:r>
        <w:r>
          <w:rPr>
            <w:rFonts w:asciiTheme="minorHAnsi" w:eastAsiaTheme="minorEastAsia" w:hAnsiTheme="minorHAnsi" w:cstheme="minorBidi"/>
            <w:b w:val="0"/>
            <w:caps w:val="0"/>
            <w:noProof/>
            <w:sz w:val="22"/>
            <w:szCs w:val="22"/>
          </w:rPr>
          <w:tab/>
        </w:r>
        <w:r w:rsidRPr="00511528">
          <w:rPr>
            <w:rStyle w:val="Lienhypertexte"/>
            <w:noProof/>
          </w:rPr>
          <w:t>Les éléments lexicaux</w:t>
        </w:r>
        <w:r>
          <w:rPr>
            <w:noProof/>
            <w:webHidden/>
          </w:rPr>
          <w:tab/>
        </w:r>
        <w:r>
          <w:rPr>
            <w:noProof/>
            <w:webHidden/>
          </w:rPr>
          <w:fldChar w:fldCharType="begin"/>
        </w:r>
        <w:r>
          <w:rPr>
            <w:noProof/>
            <w:webHidden/>
          </w:rPr>
          <w:instrText xml:space="preserve"> PAGEREF _Toc399235874 \h </w:instrText>
        </w:r>
        <w:r>
          <w:rPr>
            <w:noProof/>
            <w:webHidden/>
          </w:rPr>
        </w:r>
        <w:r>
          <w:rPr>
            <w:noProof/>
            <w:webHidden/>
          </w:rPr>
          <w:fldChar w:fldCharType="separate"/>
        </w:r>
        <w:r>
          <w:rPr>
            <w:noProof/>
            <w:webHidden/>
          </w:rPr>
          <w:t>33</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75" w:history="1">
        <w:r w:rsidRPr="00511528">
          <w:rPr>
            <w:rStyle w:val="Lienhypertexte"/>
            <w:noProof/>
          </w:rPr>
          <w:t>3.1.</w:t>
        </w:r>
        <w:r>
          <w:rPr>
            <w:rFonts w:asciiTheme="minorHAnsi" w:eastAsiaTheme="minorEastAsia" w:hAnsiTheme="minorHAnsi" w:cstheme="minorBidi"/>
            <w:smallCaps w:val="0"/>
            <w:noProof/>
            <w:sz w:val="22"/>
            <w:szCs w:val="22"/>
          </w:rPr>
          <w:tab/>
        </w:r>
        <w:r w:rsidRPr="00511528">
          <w:rPr>
            <w:rStyle w:val="Lienhypertexte"/>
            <w:noProof/>
          </w:rPr>
          <w:t>L'alphabet</w:t>
        </w:r>
        <w:r>
          <w:rPr>
            <w:noProof/>
            <w:webHidden/>
          </w:rPr>
          <w:tab/>
        </w:r>
        <w:r>
          <w:rPr>
            <w:noProof/>
            <w:webHidden/>
          </w:rPr>
          <w:fldChar w:fldCharType="begin"/>
        </w:r>
        <w:r>
          <w:rPr>
            <w:noProof/>
            <w:webHidden/>
          </w:rPr>
          <w:instrText xml:space="preserve"> PAGEREF _Toc399235875 \h </w:instrText>
        </w:r>
        <w:r>
          <w:rPr>
            <w:noProof/>
            <w:webHidden/>
          </w:rPr>
        </w:r>
        <w:r>
          <w:rPr>
            <w:noProof/>
            <w:webHidden/>
          </w:rPr>
          <w:fldChar w:fldCharType="separate"/>
        </w:r>
        <w:r>
          <w:rPr>
            <w:noProof/>
            <w:webHidden/>
          </w:rPr>
          <w:t>33</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76" w:history="1">
        <w:r w:rsidRPr="00511528">
          <w:rPr>
            <w:rStyle w:val="Lienhypertexte"/>
            <w:noProof/>
          </w:rPr>
          <w:t>3.2.</w:t>
        </w:r>
        <w:r>
          <w:rPr>
            <w:rFonts w:asciiTheme="minorHAnsi" w:eastAsiaTheme="minorEastAsia" w:hAnsiTheme="minorHAnsi" w:cstheme="minorBidi"/>
            <w:smallCaps w:val="0"/>
            <w:noProof/>
            <w:sz w:val="22"/>
            <w:szCs w:val="22"/>
          </w:rPr>
          <w:tab/>
        </w:r>
        <w:r w:rsidRPr="00511528">
          <w:rPr>
            <w:rStyle w:val="Lienhypertexte"/>
            <w:noProof/>
          </w:rPr>
          <w:t>Les valeurs numériques</w:t>
        </w:r>
        <w:r>
          <w:rPr>
            <w:noProof/>
            <w:webHidden/>
          </w:rPr>
          <w:tab/>
        </w:r>
        <w:r>
          <w:rPr>
            <w:noProof/>
            <w:webHidden/>
          </w:rPr>
          <w:fldChar w:fldCharType="begin"/>
        </w:r>
        <w:r>
          <w:rPr>
            <w:noProof/>
            <w:webHidden/>
          </w:rPr>
          <w:instrText xml:space="preserve"> PAGEREF _Toc399235876 \h </w:instrText>
        </w:r>
        <w:r>
          <w:rPr>
            <w:noProof/>
            <w:webHidden/>
          </w:rPr>
        </w:r>
        <w:r>
          <w:rPr>
            <w:noProof/>
            <w:webHidden/>
          </w:rPr>
          <w:fldChar w:fldCharType="separate"/>
        </w:r>
        <w:r>
          <w:rPr>
            <w:noProof/>
            <w:webHidden/>
          </w:rPr>
          <w:t>35</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77" w:history="1">
        <w:r w:rsidRPr="00511528">
          <w:rPr>
            <w:rStyle w:val="Lienhypertexte"/>
            <w:noProof/>
          </w:rPr>
          <w:t>3.3.</w:t>
        </w:r>
        <w:r>
          <w:rPr>
            <w:rFonts w:asciiTheme="minorHAnsi" w:eastAsiaTheme="minorEastAsia" w:hAnsiTheme="minorHAnsi" w:cstheme="minorBidi"/>
            <w:smallCaps w:val="0"/>
            <w:noProof/>
            <w:sz w:val="22"/>
            <w:szCs w:val="22"/>
          </w:rPr>
          <w:tab/>
        </w:r>
        <w:r w:rsidRPr="00511528">
          <w:rPr>
            <w:rStyle w:val="Lienhypertexte"/>
            <w:noProof/>
          </w:rPr>
          <w:t>Les identificateurs</w:t>
        </w:r>
        <w:r>
          <w:rPr>
            <w:noProof/>
            <w:webHidden/>
          </w:rPr>
          <w:tab/>
        </w:r>
        <w:r>
          <w:rPr>
            <w:noProof/>
            <w:webHidden/>
          </w:rPr>
          <w:fldChar w:fldCharType="begin"/>
        </w:r>
        <w:r>
          <w:rPr>
            <w:noProof/>
            <w:webHidden/>
          </w:rPr>
          <w:instrText xml:space="preserve"> PAGEREF _Toc399235877 \h </w:instrText>
        </w:r>
        <w:r>
          <w:rPr>
            <w:noProof/>
            <w:webHidden/>
          </w:rPr>
        </w:r>
        <w:r>
          <w:rPr>
            <w:noProof/>
            <w:webHidden/>
          </w:rPr>
          <w:fldChar w:fldCharType="separate"/>
        </w:r>
        <w:r>
          <w:rPr>
            <w:noProof/>
            <w:webHidden/>
          </w:rPr>
          <w:t>35</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78" w:history="1">
        <w:r w:rsidRPr="00511528">
          <w:rPr>
            <w:rStyle w:val="Lienhypertexte"/>
            <w:noProof/>
          </w:rPr>
          <w:t>3.4.</w:t>
        </w:r>
        <w:r>
          <w:rPr>
            <w:rFonts w:asciiTheme="minorHAnsi" w:eastAsiaTheme="minorEastAsia" w:hAnsiTheme="minorHAnsi" w:cstheme="minorBidi"/>
            <w:smallCaps w:val="0"/>
            <w:noProof/>
            <w:sz w:val="22"/>
            <w:szCs w:val="22"/>
          </w:rPr>
          <w:tab/>
        </w:r>
        <w:r w:rsidRPr="00511528">
          <w:rPr>
            <w:rStyle w:val="Lienhypertexte"/>
            <w:noProof/>
          </w:rPr>
          <w:t>Les mots-clés</w:t>
        </w:r>
        <w:r>
          <w:rPr>
            <w:noProof/>
            <w:webHidden/>
          </w:rPr>
          <w:tab/>
        </w:r>
        <w:r>
          <w:rPr>
            <w:noProof/>
            <w:webHidden/>
          </w:rPr>
          <w:fldChar w:fldCharType="begin"/>
        </w:r>
        <w:r>
          <w:rPr>
            <w:noProof/>
            <w:webHidden/>
          </w:rPr>
          <w:instrText xml:space="preserve"> PAGEREF _Toc399235878 \h </w:instrText>
        </w:r>
        <w:r>
          <w:rPr>
            <w:noProof/>
            <w:webHidden/>
          </w:rPr>
        </w:r>
        <w:r>
          <w:rPr>
            <w:noProof/>
            <w:webHidden/>
          </w:rPr>
          <w:fldChar w:fldCharType="separate"/>
        </w:r>
        <w:r>
          <w:rPr>
            <w:noProof/>
            <w:webHidden/>
          </w:rPr>
          <w:t>35</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79" w:history="1">
        <w:r w:rsidRPr="00511528">
          <w:rPr>
            <w:rStyle w:val="Lienhypertexte"/>
            <w:noProof/>
          </w:rPr>
          <w:t>3.4.1.</w:t>
        </w:r>
        <w:r>
          <w:rPr>
            <w:rFonts w:asciiTheme="minorHAnsi" w:eastAsiaTheme="minorEastAsia" w:hAnsiTheme="minorHAnsi" w:cstheme="minorBidi"/>
            <w:i w:val="0"/>
            <w:noProof/>
            <w:sz w:val="22"/>
            <w:szCs w:val="22"/>
          </w:rPr>
          <w:tab/>
        </w:r>
        <w:r w:rsidRPr="00511528">
          <w:rPr>
            <w:rStyle w:val="Lienhypertexte"/>
            <w:noProof/>
          </w:rPr>
          <w:t>Les opérateurs</w:t>
        </w:r>
        <w:r>
          <w:rPr>
            <w:noProof/>
            <w:webHidden/>
          </w:rPr>
          <w:tab/>
        </w:r>
        <w:r>
          <w:rPr>
            <w:noProof/>
            <w:webHidden/>
          </w:rPr>
          <w:fldChar w:fldCharType="begin"/>
        </w:r>
        <w:r>
          <w:rPr>
            <w:noProof/>
            <w:webHidden/>
          </w:rPr>
          <w:instrText xml:space="preserve"> PAGEREF _Toc399235879 \h </w:instrText>
        </w:r>
        <w:r>
          <w:rPr>
            <w:noProof/>
            <w:webHidden/>
          </w:rPr>
        </w:r>
        <w:r>
          <w:rPr>
            <w:noProof/>
            <w:webHidden/>
          </w:rPr>
          <w:fldChar w:fldCharType="separate"/>
        </w:r>
        <w:r>
          <w:rPr>
            <w:noProof/>
            <w:webHidden/>
          </w:rPr>
          <w:t>36</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80" w:history="1">
        <w:r w:rsidRPr="00511528">
          <w:rPr>
            <w:rStyle w:val="Lienhypertexte"/>
            <w:noProof/>
          </w:rPr>
          <w:t>3.4.2.</w:t>
        </w:r>
        <w:r>
          <w:rPr>
            <w:rFonts w:asciiTheme="minorHAnsi" w:eastAsiaTheme="minorEastAsia" w:hAnsiTheme="minorHAnsi" w:cstheme="minorBidi"/>
            <w:i w:val="0"/>
            <w:noProof/>
            <w:sz w:val="22"/>
            <w:szCs w:val="22"/>
          </w:rPr>
          <w:tab/>
        </w:r>
        <w:r w:rsidRPr="00511528">
          <w:rPr>
            <w:rStyle w:val="Lienhypertexte"/>
            <w:noProof/>
          </w:rPr>
          <w:t>Les Mots-clés</w:t>
        </w:r>
        <w:r>
          <w:rPr>
            <w:noProof/>
            <w:webHidden/>
          </w:rPr>
          <w:tab/>
        </w:r>
        <w:r>
          <w:rPr>
            <w:noProof/>
            <w:webHidden/>
          </w:rPr>
          <w:fldChar w:fldCharType="begin"/>
        </w:r>
        <w:r>
          <w:rPr>
            <w:noProof/>
            <w:webHidden/>
          </w:rPr>
          <w:instrText xml:space="preserve"> PAGEREF _Toc399235880 \h </w:instrText>
        </w:r>
        <w:r>
          <w:rPr>
            <w:noProof/>
            <w:webHidden/>
          </w:rPr>
        </w:r>
        <w:r>
          <w:rPr>
            <w:noProof/>
            <w:webHidden/>
          </w:rPr>
          <w:fldChar w:fldCharType="separate"/>
        </w:r>
        <w:r>
          <w:rPr>
            <w:noProof/>
            <w:webHidden/>
          </w:rPr>
          <w:t>36</w:t>
        </w:r>
        <w:r>
          <w:rPr>
            <w:noProof/>
            <w:webHidden/>
          </w:rPr>
          <w:fldChar w:fldCharType="end"/>
        </w:r>
      </w:hyperlink>
    </w:p>
    <w:p w:rsidR="00554134" w:rsidRDefault="00554134">
      <w:pPr>
        <w:pStyle w:val="TM1"/>
        <w:tabs>
          <w:tab w:val="left" w:pos="400"/>
        </w:tabs>
        <w:rPr>
          <w:rFonts w:asciiTheme="minorHAnsi" w:eastAsiaTheme="minorEastAsia" w:hAnsiTheme="minorHAnsi" w:cstheme="minorBidi"/>
          <w:b w:val="0"/>
          <w:caps w:val="0"/>
          <w:noProof/>
          <w:sz w:val="22"/>
          <w:szCs w:val="22"/>
        </w:rPr>
      </w:pPr>
      <w:hyperlink w:anchor="_Toc399235881" w:history="1">
        <w:r w:rsidRPr="00511528">
          <w:rPr>
            <w:rStyle w:val="Lienhypertexte"/>
            <w:noProof/>
          </w:rPr>
          <w:t>4.</w:t>
        </w:r>
        <w:r>
          <w:rPr>
            <w:rFonts w:asciiTheme="minorHAnsi" w:eastAsiaTheme="minorEastAsia" w:hAnsiTheme="minorHAnsi" w:cstheme="minorBidi"/>
            <w:b w:val="0"/>
            <w:caps w:val="0"/>
            <w:noProof/>
            <w:sz w:val="22"/>
            <w:szCs w:val="22"/>
          </w:rPr>
          <w:tab/>
        </w:r>
        <w:r w:rsidRPr="00511528">
          <w:rPr>
            <w:rStyle w:val="Lienhypertexte"/>
            <w:noProof/>
          </w:rPr>
          <w:t>Les expressions</w:t>
        </w:r>
        <w:r>
          <w:rPr>
            <w:noProof/>
            <w:webHidden/>
          </w:rPr>
          <w:tab/>
        </w:r>
        <w:r>
          <w:rPr>
            <w:noProof/>
            <w:webHidden/>
          </w:rPr>
          <w:fldChar w:fldCharType="begin"/>
        </w:r>
        <w:r>
          <w:rPr>
            <w:noProof/>
            <w:webHidden/>
          </w:rPr>
          <w:instrText xml:space="preserve"> PAGEREF _Toc399235881 \h </w:instrText>
        </w:r>
        <w:r>
          <w:rPr>
            <w:noProof/>
            <w:webHidden/>
          </w:rPr>
        </w:r>
        <w:r>
          <w:rPr>
            <w:noProof/>
            <w:webHidden/>
          </w:rPr>
          <w:fldChar w:fldCharType="separate"/>
        </w:r>
        <w:r>
          <w:rPr>
            <w:noProof/>
            <w:webHidden/>
          </w:rPr>
          <w:t>36</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82" w:history="1">
        <w:r w:rsidRPr="00511528">
          <w:rPr>
            <w:rStyle w:val="Lienhypertexte"/>
            <w:noProof/>
          </w:rPr>
          <w:t>4.1.</w:t>
        </w:r>
        <w:r>
          <w:rPr>
            <w:rFonts w:asciiTheme="minorHAnsi" w:eastAsiaTheme="minorEastAsia" w:hAnsiTheme="minorHAnsi" w:cstheme="minorBidi"/>
            <w:smallCaps w:val="0"/>
            <w:noProof/>
            <w:sz w:val="22"/>
            <w:szCs w:val="22"/>
          </w:rPr>
          <w:tab/>
        </w:r>
        <w:r w:rsidRPr="00511528">
          <w:rPr>
            <w:rStyle w:val="Lienhypertexte"/>
            <w:noProof/>
          </w:rPr>
          <w:t>Préliminaires</w:t>
        </w:r>
        <w:r>
          <w:rPr>
            <w:noProof/>
            <w:webHidden/>
          </w:rPr>
          <w:tab/>
        </w:r>
        <w:r>
          <w:rPr>
            <w:noProof/>
            <w:webHidden/>
          </w:rPr>
          <w:fldChar w:fldCharType="begin"/>
        </w:r>
        <w:r>
          <w:rPr>
            <w:noProof/>
            <w:webHidden/>
          </w:rPr>
          <w:instrText xml:space="preserve"> PAGEREF _Toc399235882 \h </w:instrText>
        </w:r>
        <w:r>
          <w:rPr>
            <w:noProof/>
            <w:webHidden/>
          </w:rPr>
        </w:r>
        <w:r>
          <w:rPr>
            <w:noProof/>
            <w:webHidden/>
          </w:rPr>
          <w:fldChar w:fldCharType="separate"/>
        </w:r>
        <w:r>
          <w:rPr>
            <w:noProof/>
            <w:webHidden/>
          </w:rPr>
          <w:t>37</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83" w:history="1">
        <w:r w:rsidRPr="00511528">
          <w:rPr>
            <w:rStyle w:val="Lienhypertexte"/>
            <w:noProof/>
          </w:rPr>
          <w:t>4.1.1.</w:t>
        </w:r>
        <w:r>
          <w:rPr>
            <w:rFonts w:asciiTheme="minorHAnsi" w:eastAsiaTheme="minorEastAsia" w:hAnsiTheme="minorHAnsi" w:cstheme="minorBidi"/>
            <w:i w:val="0"/>
            <w:noProof/>
            <w:sz w:val="22"/>
            <w:szCs w:val="22"/>
          </w:rPr>
          <w:tab/>
        </w:r>
        <w:r w:rsidRPr="00511528">
          <w:rPr>
            <w:rStyle w:val="Lienhypertexte"/>
            <w:noProof/>
          </w:rPr>
          <w:t>Champs valués et variables globales</w:t>
        </w:r>
        <w:r>
          <w:rPr>
            <w:noProof/>
            <w:webHidden/>
          </w:rPr>
          <w:tab/>
        </w:r>
        <w:r>
          <w:rPr>
            <w:noProof/>
            <w:webHidden/>
          </w:rPr>
          <w:fldChar w:fldCharType="begin"/>
        </w:r>
        <w:r>
          <w:rPr>
            <w:noProof/>
            <w:webHidden/>
          </w:rPr>
          <w:instrText xml:space="preserve"> PAGEREF _Toc399235883 \h </w:instrText>
        </w:r>
        <w:r>
          <w:rPr>
            <w:noProof/>
            <w:webHidden/>
          </w:rPr>
        </w:r>
        <w:r>
          <w:rPr>
            <w:noProof/>
            <w:webHidden/>
          </w:rPr>
          <w:fldChar w:fldCharType="separate"/>
        </w:r>
        <w:r>
          <w:rPr>
            <w:noProof/>
            <w:webHidden/>
          </w:rPr>
          <w:t>37</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84" w:history="1">
        <w:r w:rsidRPr="00511528">
          <w:rPr>
            <w:rStyle w:val="Lienhypertexte"/>
            <w:noProof/>
          </w:rPr>
          <w:t>4.1.1.1.</w:t>
        </w:r>
        <w:r>
          <w:rPr>
            <w:rFonts w:asciiTheme="minorHAnsi" w:eastAsiaTheme="minorEastAsia" w:hAnsiTheme="minorHAnsi" w:cstheme="minorBidi"/>
            <w:noProof/>
            <w:sz w:val="22"/>
            <w:szCs w:val="22"/>
          </w:rPr>
          <w:tab/>
        </w:r>
        <w:r w:rsidRPr="00511528">
          <w:rPr>
            <w:rStyle w:val="Lienhypertexte"/>
            <w:noProof/>
          </w:rPr>
          <w:t>Les champs valués</w:t>
        </w:r>
        <w:r>
          <w:rPr>
            <w:noProof/>
            <w:webHidden/>
          </w:rPr>
          <w:tab/>
        </w:r>
        <w:r>
          <w:rPr>
            <w:noProof/>
            <w:webHidden/>
          </w:rPr>
          <w:fldChar w:fldCharType="begin"/>
        </w:r>
        <w:r>
          <w:rPr>
            <w:noProof/>
            <w:webHidden/>
          </w:rPr>
          <w:instrText xml:space="preserve"> PAGEREF _Toc399235884 \h </w:instrText>
        </w:r>
        <w:r>
          <w:rPr>
            <w:noProof/>
            <w:webHidden/>
          </w:rPr>
        </w:r>
        <w:r>
          <w:rPr>
            <w:noProof/>
            <w:webHidden/>
          </w:rPr>
          <w:fldChar w:fldCharType="separate"/>
        </w:r>
        <w:r>
          <w:rPr>
            <w:noProof/>
            <w:webHidden/>
          </w:rPr>
          <w:t>37</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85" w:history="1">
        <w:r w:rsidRPr="00511528">
          <w:rPr>
            <w:rStyle w:val="Lienhypertexte"/>
            <w:noProof/>
          </w:rPr>
          <w:t>4.1.1.2.</w:t>
        </w:r>
        <w:r>
          <w:rPr>
            <w:rFonts w:asciiTheme="minorHAnsi" w:eastAsiaTheme="minorEastAsia" w:hAnsiTheme="minorHAnsi" w:cstheme="minorBidi"/>
            <w:noProof/>
            <w:sz w:val="22"/>
            <w:szCs w:val="22"/>
          </w:rPr>
          <w:tab/>
        </w:r>
        <w:r w:rsidRPr="00511528">
          <w:rPr>
            <w:rStyle w:val="Lienhypertexte"/>
            <w:noProof/>
          </w:rPr>
          <w:t>Les variables globales</w:t>
        </w:r>
        <w:r>
          <w:rPr>
            <w:noProof/>
            <w:webHidden/>
          </w:rPr>
          <w:tab/>
        </w:r>
        <w:r>
          <w:rPr>
            <w:noProof/>
            <w:webHidden/>
          </w:rPr>
          <w:fldChar w:fldCharType="begin"/>
        </w:r>
        <w:r>
          <w:rPr>
            <w:noProof/>
            <w:webHidden/>
          </w:rPr>
          <w:instrText xml:space="preserve"> PAGEREF _Toc399235885 \h </w:instrText>
        </w:r>
        <w:r>
          <w:rPr>
            <w:noProof/>
            <w:webHidden/>
          </w:rPr>
        </w:r>
        <w:r>
          <w:rPr>
            <w:noProof/>
            <w:webHidden/>
          </w:rPr>
          <w:fldChar w:fldCharType="separate"/>
        </w:r>
        <w:r>
          <w:rPr>
            <w:noProof/>
            <w:webHidden/>
          </w:rPr>
          <w:t>37</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86" w:history="1">
        <w:r w:rsidRPr="00511528">
          <w:rPr>
            <w:rStyle w:val="Lienhypertexte"/>
            <w:noProof/>
          </w:rPr>
          <w:t>4.1.2.</w:t>
        </w:r>
        <w:r>
          <w:rPr>
            <w:rFonts w:asciiTheme="minorHAnsi" w:eastAsiaTheme="minorEastAsia" w:hAnsiTheme="minorHAnsi" w:cstheme="minorBidi"/>
            <w:i w:val="0"/>
            <w:noProof/>
            <w:sz w:val="22"/>
            <w:szCs w:val="22"/>
          </w:rPr>
          <w:tab/>
        </w:r>
        <w:r w:rsidRPr="00511528">
          <w:rPr>
            <w:rStyle w:val="Lienhypertexte"/>
            <w:noProof/>
          </w:rPr>
          <w:t>Définir un ensemble</w:t>
        </w:r>
        <w:r>
          <w:rPr>
            <w:noProof/>
            <w:webHidden/>
          </w:rPr>
          <w:tab/>
        </w:r>
        <w:r>
          <w:rPr>
            <w:noProof/>
            <w:webHidden/>
          </w:rPr>
          <w:fldChar w:fldCharType="begin"/>
        </w:r>
        <w:r>
          <w:rPr>
            <w:noProof/>
            <w:webHidden/>
          </w:rPr>
          <w:instrText xml:space="preserve"> PAGEREF _Toc399235886 \h </w:instrText>
        </w:r>
        <w:r>
          <w:rPr>
            <w:noProof/>
            <w:webHidden/>
          </w:rPr>
        </w:r>
        <w:r>
          <w:rPr>
            <w:noProof/>
            <w:webHidden/>
          </w:rPr>
          <w:fldChar w:fldCharType="separate"/>
        </w:r>
        <w:r>
          <w:rPr>
            <w:noProof/>
            <w:webHidden/>
          </w:rPr>
          <w:t>37</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87" w:history="1">
        <w:r w:rsidRPr="00511528">
          <w:rPr>
            <w:rStyle w:val="Lienhypertexte"/>
            <w:noProof/>
          </w:rPr>
          <w:t>4.1.2.1.</w:t>
        </w:r>
        <w:r>
          <w:rPr>
            <w:rFonts w:asciiTheme="minorHAnsi" w:eastAsiaTheme="minorEastAsia" w:hAnsiTheme="minorHAnsi" w:cstheme="minorBidi"/>
            <w:noProof/>
            <w:sz w:val="22"/>
            <w:szCs w:val="22"/>
          </w:rPr>
          <w:tab/>
        </w:r>
        <w:r w:rsidRPr="00511528">
          <w:rPr>
            <w:rStyle w:val="Lienhypertexte"/>
            <w:noProof/>
          </w:rPr>
          <w:t>Notions d'ensembles et de variables liées</w:t>
        </w:r>
        <w:r>
          <w:rPr>
            <w:noProof/>
            <w:webHidden/>
          </w:rPr>
          <w:tab/>
        </w:r>
        <w:r>
          <w:rPr>
            <w:noProof/>
            <w:webHidden/>
          </w:rPr>
          <w:fldChar w:fldCharType="begin"/>
        </w:r>
        <w:r>
          <w:rPr>
            <w:noProof/>
            <w:webHidden/>
          </w:rPr>
          <w:instrText xml:space="preserve"> PAGEREF _Toc399235887 \h </w:instrText>
        </w:r>
        <w:r>
          <w:rPr>
            <w:noProof/>
            <w:webHidden/>
          </w:rPr>
        </w:r>
        <w:r>
          <w:rPr>
            <w:noProof/>
            <w:webHidden/>
          </w:rPr>
          <w:fldChar w:fldCharType="separate"/>
        </w:r>
        <w:r>
          <w:rPr>
            <w:noProof/>
            <w:webHidden/>
          </w:rPr>
          <w:t>37</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88" w:history="1">
        <w:r w:rsidRPr="00511528">
          <w:rPr>
            <w:rStyle w:val="Lienhypertexte"/>
            <w:noProof/>
          </w:rPr>
          <w:t>4.1.2.2.</w:t>
        </w:r>
        <w:r>
          <w:rPr>
            <w:rFonts w:asciiTheme="minorHAnsi" w:eastAsiaTheme="minorEastAsia" w:hAnsiTheme="minorHAnsi" w:cstheme="minorBidi"/>
            <w:noProof/>
            <w:sz w:val="22"/>
            <w:szCs w:val="22"/>
          </w:rPr>
          <w:tab/>
        </w:r>
        <w:r w:rsidRPr="00511528">
          <w:rPr>
            <w:rStyle w:val="Lienhypertexte"/>
            <w:noProof/>
          </w:rPr>
          <w:t>Utilisation d'un champ d'interface pour définir un ensemble</w:t>
        </w:r>
        <w:r>
          <w:rPr>
            <w:noProof/>
            <w:webHidden/>
          </w:rPr>
          <w:tab/>
        </w:r>
        <w:r>
          <w:rPr>
            <w:noProof/>
            <w:webHidden/>
          </w:rPr>
          <w:fldChar w:fldCharType="begin"/>
        </w:r>
        <w:r>
          <w:rPr>
            <w:noProof/>
            <w:webHidden/>
          </w:rPr>
          <w:instrText xml:space="preserve"> PAGEREF _Toc399235888 \h </w:instrText>
        </w:r>
        <w:r>
          <w:rPr>
            <w:noProof/>
            <w:webHidden/>
          </w:rPr>
        </w:r>
        <w:r>
          <w:rPr>
            <w:noProof/>
            <w:webHidden/>
          </w:rPr>
          <w:fldChar w:fldCharType="separate"/>
        </w:r>
        <w:r>
          <w:rPr>
            <w:noProof/>
            <w:webHidden/>
          </w:rPr>
          <w:t>38</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89" w:history="1">
        <w:r w:rsidRPr="00511528">
          <w:rPr>
            <w:rStyle w:val="Lienhypertexte"/>
            <w:noProof/>
          </w:rPr>
          <w:t>4.1.2.3.</w:t>
        </w:r>
        <w:r>
          <w:rPr>
            <w:rFonts w:asciiTheme="minorHAnsi" w:eastAsiaTheme="minorEastAsia" w:hAnsiTheme="minorHAnsi" w:cstheme="minorBidi"/>
            <w:noProof/>
            <w:sz w:val="22"/>
            <w:szCs w:val="22"/>
          </w:rPr>
          <w:tab/>
        </w:r>
        <w:r w:rsidRPr="00511528">
          <w:rPr>
            <w:rStyle w:val="Lienhypertexte"/>
            <w:noProof/>
          </w:rPr>
          <w:t>Utilisation d'un type pour définir un ensemble</w:t>
        </w:r>
        <w:r>
          <w:rPr>
            <w:noProof/>
            <w:webHidden/>
          </w:rPr>
          <w:tab/>
        </w:r>
        <w:r>
          <w:rPr>
            <w:noProof/>
            <w:webHidden/>
          </w:rPr>
          <w:fldChar w:fldCharType="begin"/>
        </w:r>
        <w:r>
          <w:rPr>
            <w:noProof/>
            <w:webHidden/>
          </w:rPr>
          <w:instrText xml:space="preserve"> PAGEREF _Toc399235889 \h </w:instrText>
        </w:r>
        <w:r>
          <w:rPr>
            <w:noProof/>
            <w:webHidden/>
          </w:rPr>
        </w:r>
        <w:r>
          <w:rPr>
            <w:noProof/>
            <w:webHidden/>
          </w:rPr>
          <w:fldChar w:fldCharType="separate"/>
        </w:r>
        <w:r>
          <w:rPr>
            <w:noProof/>
            <w:webHidden/>
          </w:rPr>
          <w:t>40</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90" w:history="1">
        <w:r w:rsidRPr="00511528">
          <w:rPr>
            <w:rStyle w:val="Lienhypertexte"/>
            <w:noProof/>
          </w:rPr>
          <w:t>4.1.2.4.</w:t>
        </w:r>
        <w:r>
          <w:rPr>
            <w:rFonts w:asciiTheme="minorHAnsi" w:eastAsiaTheme="minorEastAsia" w:hAnsiTheme="minorHAnsi" w:cstheme="minorBidi"/>
            <w:noProof/>
            <w:sz w:val="22"/>
            <w:szCs w:val="22"/>
          </w:rPr>
          <w:tab/>
        </w:r>
        <w:r w:rsidRPr="00511528">
          <w:rPr>
            <w:rStyle w:val="Lienhypertexte"/>
            <w:noProof/>
          </w:rPr>
          <w:t>Limite de FIGARO</w:t>
        </w:r>
        <w:r>
          <w:rPr>
            <w:noProof/>
            <w:webHidden/>
          </w:rPr>
          <w:tab/>
        </w:r>
        <w:r>
          <w:rPr>
            <w:noProof/>
            <w:webHidden/>
          </w:rPr>
          <w:fldChar w:fldCharType="begin"/>
        </w:r>
        <w:r>
          <w:rPr>
            <w:noProof/>
            <w:webHidden/>
          </w:rPr>
          <w:instrText xml:space="preserve"> PAGEREF _Toc399235890 \h </w:instrText>
        </w:r>
        <w:r>
          <w:rPr>
            <w:noProof/>
            <w:webHidden/>
          </w:rPr>
        </w:r>
        <w:r>
          <w:rPr>
            <w:noProof/>
            <w:webHidden/>
          </w:rPr>
          <w:fldChar w:fldCharType="separate"/>
        </w:r>
        <w:r>
          <w:rPr>
            <w:noProof/>
            <w:webHidden/>
          </w:rPr>
          <w:t>40</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91" w:history="1">
        <w:r w:rsidRPr="00511528">
          <w:rPr>
            <w:rStyle w:val="Lienhypertexte"/>
            <w:noProof/>
          </w:rPr>
          <w:t>4.1.2.5.</w:t>
        </w:r>
        <w:r>
          <w:rPr>
            <w:rFonts w:asciiTheme="minorHAnsi" w:eastAsiaTheme="minorEastAsia" w:hAnsiTheme="minorHAnsi" w:cstheme="minorBidi"/>
            <w:noProof/>
            <w:sz w:val="22"/>
            <w:szCs w:val="22"/>
          </w:rPr>
          <w:tab/>
        </w:r>
        <w:r w:rsidRPr="00511528">
          <w:rPr>
            <w:rStyle w:val="Lienhypertexte"/>
            <w:noProof/>
          </w:rPr>
          <w:t>Restriction d'un ensemble</w:t>
        </w:r>
        <w:r>
          <w:rPr>
            <w:noProof/>
            <w:webHidden/>
          </w:rPr>
          <w:tab/>
        </w:r>
        <w:r>
          <w:rPr>
            <w:noProof/>
            <w:webHidden/>
          </w:rPr>
          <w:fldChar w:fldCharType="begin"/>
        </w:r>
        <w:r>
          <w:rPr>
            <w:noProof/>
            <w:webHidden/>
          </w:rPr>
          <w:instrText xml:space="preserve"> PAGEREF _Toc399235891 \h </w:instrText>
        </w:r>
        <w:r>
          <w:rPr>
            <w:noProof/>
            <w:webHidden/>
          </w:rPr>
        </w:r>
        <w:r>
          <w:rPr>
            <w:noProof/>
            <w:webHidden/>
          </w:rPr>
          <w:fldChar w:fldCharType="separate"/>
        </w:r>
        <w:r>
          <w:rPr>
            <w:noProof/>
            <w:webHidden/>
          </w:rPr>
          <w:t>40</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92" w:history="1">
        <w:r w:rsidRPr="00511528">
          <w:rPr>
            <w:rStyle w:val="Lienhypertexte"/>
            <w:noProof/>
          </w:rPr>
          <w:t>4.1.3.</w:t>
        </w:r>
        <w:r>
          <w:rPr>
            <w:rFonts w:asciiTheme="minorHAnsi" w:eastAsiaTheme="minorEastAsia" w:hAnsiTheme="minorHAnsi" w:cstheme="minorBidi"/>
            <w:i w:val="0"/>
            <w:noProof/>
            <w:sz w:val="22"/>
            <w:szCs w:val="22"/>
          </w:rPr>
          <w:tab/>
        </w:r>
        <w:r w:rsidRPr="00511528">
          <w:rPr>
            <w:rStyle w:val="Lienhypertexte"/>
            <w:noProof/>
          </w:rPr>
          <w:t>Accès à un champ de type ou d'objet</w:t>
        </w:r>
        <w:r>
          <w:rPr>
            <w:noProof/>
            <w:webHidden/>
          </w:rPr>
          <w:tab/>
        </w:r>
        <w:r>
          <w:rPr>
            <w:noProof/>
            <w:webHidden/>
          </w:rPr>
          <w:fldChar w:fldCharType="begin"/>
        </w:r>
        <w:r>
          <w:rPr>
            <w:noProof/>
            <w:webHidden/>
          </w:rPr>
          <w:instrText xml:space="preserve"> PAGEREF _Toc399235892 \h </w:instrText>
        </w:r>
        <w:r>
          <w:rPr>
            <w:noProof/>
            <w:webHidden/>
          </w:rPr>
        </w:r>
        <w:r>
          <w:rPr>
            <w:noProof/>
            <w:webHidden/>
          </w:rPr>
          <w:fldChar w:fldCharType="separate"/>
        </w:r>
        <w:r>
          <w:rPr>
            <w:noProof/>
            <w:webHidden/>
          </w:rPr>
          <w:t>42</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93" w:history="1">
        <w:r w:rsidRPr="00511528">
          <w:rPr>
            <w:rStyle w:val="Lienhypertexte"/>
            <w:noProof/>
          </w:rPr>
          <w:t>4.1.3.1.</w:t>
        </w:r>
        <w:r>
          <w:rPr>
            <w:rFonts w:asciiTheme="minorHAnsi" w:eastAsiaTheme="minorEastAsia" w:hAnsiTheme="minorHAnsi" w:cstheme="minorBidi"/>
            <w:noProof/>
            <w:sz w:val="22"/>
            <w:szCs w:val="22"/>
          </w:rPr>
          <w:tab/>
        </w:r>
        <w:r w:rsidRPr="00511528">
          <w:rPr>
            <w:rStyle w:val="Lienhypertexte"/>
            <w:noProof/>
          </w:rPr>
          <w:t>Accès aux champs du type décrit</w:t>
        </w:r>
        <w:r>
          <w:rPr>
            <w:noProof/>
            <w:webHidden/>
          </w:rPr>
          <w:tab/>
        </w:r>
        <w:r>
          <w:rPr>
            <w:noProof/>
            <w:webHidden/>
          </w:rPr>
          <w:fldChar w:fldCharType="begin"/>
        </w:r>
        <w:r>
          <w:rPr>
            <w:noProof/>
            <w:webHidden/>
          </w:rPr>
          <w:instrText xml:space="preserve"> PAGEREF _Toc399235893 \h </w:instrText>
        </w:r>
        <w:r>
          <w:rPr>
            <w:noProof/>
            <w:webHidden/>
          </w:rPr>
        </w:r>
        <w:r>
          <w:rPr>
            <w:noProof/>
            <w:webHidden/>
          </w:rPr>
          <w:fldChar w:fldCharType="separate"/>
        </w:r>
        <w:r>
          <w:rPr>
            <w:noProof/>
            <w:webHidden/>
          </w:rPr>
          <w:t>42</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94" w:history="1">
        <w:r w:rsidRPr="00511528">
          <w:rPr>
            <w:rStyle w:val="Lienhypertexte"/>
            <w:noProof/>
          </w:rPr>
          <w:t>4.1.3.2.</w:t>
        </w:r>
        <w:r>
          <w:rPr>
            <w:rFonts w:asciiTheme="minorHAnsi" w:eastAsiaTheme="minorEastAsia" w:hAnsiTheme="minorHAnsi" w:cstheme="minorBidi"/>
            <w:noProof/>
            <w:sz w:val="22"/>
            <w:szCs w:val="22"/>
          </w:rPr>
          <w:tab/>
        </w:r>
        <w:r w:rsidRPr="00511528">
          <w:rPr>
            <w:rStyle w:val="Lienhypertexte"/>
            <w:noProof/>
          </w:rPr>
          <w:t>Accès aux champs d'une variable liée à un ensemble d'objets</w:t>
        </w:r>
        <w:r>
          <w:rPr>
            <w:noProof/>
            <w:webHidden/>
          </w:rPr>
          <w:tab/>
        </w:r>
        <w:r>
          <w:rPr>
            <w:noProof/>
            <w:webHidden/>
          </w:rPr>
          <w:fldChar w:fldCharType="begin"/>
        </w:r>
        <w:r>
          <w:rPr>
            <w:noProof/>
            <w:webHidden/>
          </w:rPr>
          <w:instrText xml:space="preserve"> PAGEREF _Toc399235894 \h </w:instrText>
        </w:r>
        <w:r>
          <w:rPr>
            <w:noProof/>
            <w:webHidden/>
          </w:rPr>
        </w:r>
        <w:r>
          <w:rPr>
            <w:noProof/>
            <w:webHidden/>
          </w:rPr>
          <w:fldChar w:fldCharType="separate"/>
        </w:r>
        <w:r>
          <w:rPr>
            <w:noProof/>
            <w:webHidden/>
          </w:rPr>
          <w:t>42</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95" w:history="1">
        <w:r w:rsidRPr="00511528">
          <w:rPr>
            <w:rStyle w:val="Lienhypertexte"/>
            <w:noProof/>
          </w:rPr>
          <w:t>4.1.3.3.</w:t>
        </w:r>
        <w:r>
          <w:rPr>
            <w:rFonts w:asciiTheme="minorHAnsi" w:eastAsiaTheme="minorEastAsia" w:hAnsiTheme="minorHAnsi" w:cstheme="minorBidi"/>
            <w:noProof/>
            <w:sz w:val="22"/>
            <w:szCs w:val="22"/>
          </w:rPr>
          <w:tab/>
        </w:r>
        <w:r w:rsidRPr="00511528">
          <w:rPr>
            <w:rStyle w:val="Lienhypertexte"/>
            <w:noProof/>
          </w:rPr>
          <w:t>Accès au champ d'un objet défini par un ensemble de cardinal 1</w:t>
        </w:r>
        <w:r>
          <w:rPr>
            <w:noProof/>
            <w:webHidden/>
          </w:rPr>
          <w:tab/>
        </w:r>
        <w:r>
          <w:rPr>
            <w:noProof/>
            <w:webHidden/>
          </w:rPr>
          <w:fldChar w:fldCharType="begin"/>
        </w:r>
        <w:r>
          <w:rPr>
            <w:noProof/>
            <w:webHidden/>
          </w:rPr>
          <w:instrText xml:space="preserve"> PAGEREF _Toc399235895 \h </w:instrText>
        </w:r>
        <w:r>
          <w:rPr>
            <w:noProof/>
            <w:webHidden/>
          </w:rPr>
        </w:r>
        <w:r>
          <w:rPr>
            <w:noProof/>
            <w:webHidden/>
          </w:rPr>
          <w:fldChar w:fldCharType="separate"/>
        </w:r>
        <w:r>
          <w:rPr>
            <w:noProof/>
            <w:webHidden/>
          </w:rPr>
          <w:t>42</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96" w:history="1">
        <w:r w:rsidRPr="00511528">
          <w:rPr>
            <w:rStyle w:val="Lienhypertexte"/>
            <w:noProof/>
          </w:rPr>
          <w:t>4.1.3.4.</w:t>
        </w:r>
        <w:r>
          <w:rPr>
            <w:rFonts w:asciiTheme="minorHAnsi" w:eastAsiaTheme="minorEastAsia" w:hAnsiTheme="minorHAnsi" w:cstheme="minorBidi"/>
            <w:noProof/>
            <w:sz w:val="22"/>
            <w:szCs w:val="22"/>
          </w:rPr>
          <w:tab/>
        </w:r>
        <w:r w:rsidRPr="00511528">
          <w:rPr>
            <w:rStyle w:val="Lienhypertexte"/>
            <w:noProof/>
          </w:rPr>
          <w:t>Accès aux variables globales</w:t>
        </w:r>
        <w:r>
          <w:rPr>
            <w:noProof/>
            <w:webHidden/>
          </w:rPr>
          <w:tab/>
        </w:r>
        <w:r>
          <w:rPr>
            <w:noProof/>
            <w:webHidden/>
          </w:rPr>
          <w:fldChar w:fldCharType="begin"/>
        </w:r>
        <w:r>
          <w:rPr>
            <w:noProof/>
            <w:webHidden/>
          </w:rPr>
          <w:instrText xml:space="preserve"> PAGEREF _Toc399235896 \h </w:instrText>
        </w:r>
        <w:r>
          <w:rPr>
            <w:noProof/>
            <w:webHidden/>
          </w:rPr>
        </w:r>
        <w:r>
          <w:rPr>
            <w:noProof/>
            <w:webHidden/>
          </w:rPr>
          <w:fldChar w:fldCharType="separate"/>
        </w:r>
        <w:r>
          <w:rPr>
            <w:noProof/>
            <w:webHidden/>
          </w:rPr>
          <w:t>43</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897" w:history="1">
        <w:r w:rsidRPr="00511528">
          <w:rPr>
            <w:rStyle w:val="Lienhypertexte"/>
            <w:noProof/>
          </w:rPr>
          <w:t>4.1.3.5.</w:t>
        </w:r>
        <w:r>
          <w:rPr>
            <w:rFonts w:asciiTheme="minorHAnsi" w:eastAsiaTheme="minorEastAsia" w:hAnsiTheme="minorHAnsi" w:cstheme="minorBidi"/>
            <w:noProof/>
            <w:sz w:val="22"/>
            <w:szCs w:val="22"/>
          </w:rPr>
          <w:tab/>
        </w:r>
        <w:r w:rsidRPr="00511528">
          <w:rPr>
            <w:rStyle w:val="Lienhypertexte"/>
            <w:noProof/>
          </w:rPr>
          <w:t>Accès aux champs d'un objet nommé</w:t>
        </w:r>
        <w:r>
          <w:rPr>
            <w:noProof/>
            <w:webHidden/>
          </w:rPr>
          <w:tab/>
        </w:r>
        <w:r>
          <w:rPr>
            <w:noProof/>
            <w:webHidden/>
          </w:rPr>
          <w:fldChar w:fldCharType="begin"/>
        </w:r>
        <w:r>
          <w:rPr>
            <w:noProof/>
            <w:webHidden/>
          </w:rPr>
          <w:instrText xml:space="preserve"> PAGEREF _Toc399235897 \h </w:instrText>
        </w:r>
        <w:r>
          <w:rPr>
            <w:noProof/>
            <w:webHidden/>
          </w:rPr>
        </w:r>
        <w:r>
          <w:rPr>
            <w:noProof/>
            <w:webHidden/>
          </w:rPr>
          <w:fldChar w:fldCharType="separate"/>
        </w:r>
        <w:r>
          <w:rPr>
            <w:noProof/>
            <w:webHidden/>
          </w:rPr>
          <w:t>43</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898" w:history="1">
        <w:r w:rsidRPr="00511528">
          <w:rPr>
            <w:rStyle w:val="Lienhypertexte"/>
            <w:noProof/>
          </w:rPr>
          <w:t>4.2.</w:t>
        </w:r>
        <w:r>
          <w:rPr>
            <w:rFonts w:asciiTheme="minorHAnsi" w:eastAsiaTheme="minorEastAsia" w:hAnsiTheme="minorHAnsi" w:cstheme="minorBidi"/>
            <w:smallCaps w:val="0"/>
            <w:noProof/>
            <w:sz w:val="22"/>
            <w:szCs w:val="22"/>
          </w:rPr>
          <w:tab/>
        </w:r>
        <w:r w:rsidRPr="00511528">
          <w:rPr>
            <w:rStyle w:val="Lienhypertexte"/>
            <w:noProof/>
          </w:rPr>
          <w:t>Expressions simples</w:t>
        </w:r>
        <w:r>
          <w:rPr>
            <w:noProof/>
            <w:webHidden/>
          </w:rPr>
          <w:tab/>
        </w:r>
        <w:r>
          <w:rPr>
            <w:noProof/>
            <w:webHidden/>
          </w:rPr>
          <w:fldChar w:fldCharType="begin"/>
        </w:r>
        <w:r>
          <w:rPr>
            <w:noProof/>
            <w:webHidden/>
          </w:rPr>
          <w:instrText xml:space="preserve"> PAGEREF _Toc399235898 \h </w:instrText>
        </w:r>
        <w:r>
          <w:rPr>
            <w:noProof/>
            <w:webHidden/>
          </w:rPr>
        </w:r>
        <w:r>
          <w:rPr>
            <w:noProof/>
            <w:webHidden/>
          </w:rPr>
          <w:fldChar w:fldCharType="separate"/>
        </w:r>
        <w:r>
          <w:rPr>
            <w:noProof/>
            <w:webHidden/>
          </w:rPr>
          <w:t>43</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899" w:history="1">
        <w:r w:rsidRPr="00511528">
          <w:rPr>
            <w:rStyle w:val="Lienhypertexte"/>
            <w:noProof/>
          </w:rPr>
          <w:t>4.2.1.</w:t>
        </w:r>
        <w:r>
          <w:rPr>
            <w:rFonts w:asciiTheme="minorHAnsi" w:eastAsiaTheme="minorEastAsia" w:hAnsiTheme="minorHAnsi" w:cstheme="minorBidi"/>
            <w:i w:val="0"/>
            <w:noProof/>
            <w:sz w:val="22"/>
            <w:szCs w:val="22"/>
          </w:rPr>
          <w:tab/>
        </w:r>
        <w:r w:rsidRPr="00511528">
          <w:rPr>
            <w:rStyle w:val="Lienhypertexte"/>
            <w:noProof/>
          </w:rPr>
          <w:t>Opérations arithmétiques</w:t>
        </w:r>
        <w:r>
          <w:rPr>
            <w:noProof/>
            <w:webHidden/>
          </w:rPr>
          <w:tab/>
        </w:r>
        <w:r>
          <w:rPr>
            <w:noProof/>
            <w:webHidden/>
          </w:rPr>
          <w:fldChar w:fldCharType="begin"/>
        </w:r>
        <w:r>
          <w:rPr>
            <w:noProof/>
            <w:webHidden/>
          </w:rPr>
          <w:instrText xml:space="preserve"> PAGEREF _Toc399235899 \h </w:instrText>
        </w:r>
        <w:r>
          <w:rPr>
            <w:noProof/>
            <w:webHidden/>
          </w:rPr>
        </w:r>
        <w:r>
          <w:rPr>
            <w:noProof/>
            <w:webHidden/>
          </w:rPr>
          <w:fldChar w:fldCharType="separate"/>
        </w:r>
        <w:r>
          <w:rPr>
            <w:noProof/>
            <w:webHidden/>
          </w:rPr>
          <w:t>44</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00" w:history="1">
        <w:r w:rsidRPr="00511528">
          <w:rPr>
            <w:rStyle w:val="Lienhypertexte"/>
            <w:noProof/>
          </w:rPr>
          <w:t>4.2.2.</w:t>
        </w:r>
        <w:r>
          <w:rPr>
            <w:rFonts w:asciiTheme="minorHAnsi" w:eastAsiaTheme="minorEastAsia" w:hAnsiTheme="minorHAnsi" w:cstheme="minorBidi"/>
            <w:i w:val="0"/>
            <w:noProof/>
            <w:sz w:val="22"/>
            <w:szCs w:val="22"/>
          </w:rPr>
          <w:tab/>
        </w:r>
        <w:r w:rsidRPr="00511528">
          <w:rPr>
            <w:rStyle w:val="Lienhypertexte"/>
            <w:noProof/>
          </w:rPr>
          <w:t>Opérations booléennes</w:t>
        </w:r>
        <w:r>
          <w:rPr>
            <w:noProof/>
            <w:webHidden/>
          </w:rPr>
          <w:tab/>
        </w:r>
        <w:r>
          <w:rPr>
            <w:noProof/>
            <w:webHidden/>
          </w:rPr>
          <w:fldChar w:fldCharType="begin"/>
        </w:r>
        <w:r>
          <w:rPr>
            <w:noProof/>
            <w:webHidden/>
          </w:rPr>
          <w:instrText xml:space="preserve"> PAGEREF _Toc399235900 \h </w:instrText>
        </w:r>
        <w:r>
          <w:rPr>
            <w:noProof/>
            <w:webHidden/>
          </w:rPr>
        </w:r>
        <w:r>
          <w:rPr>
            <w:noProof/>
            <w:webHidden/>
          </w:rPr>
          <w:fldChar w:fldCharType="separate"/>
        </w:r>
        <w:r>
          <w:rPr>
            <w:noProof/>
            <w:webHidden/>
          </w:rPr>
          <w:t>46</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01" w:history="1">
        <w:r w:rsidRPr="00511528">
          <w:rPr>
            <w:rStyle w:val="Lienhypertexte"/>
            <w:noProof/>
          </w:rPr>
          <w:t>4.2.3.</w:t>
        </w:r>
        <w:r>
          <w:rPr>
            <w:rFonts w:asciiTheme="minorHAnsi" w:eastAsiaTheme="minorEastAsia" w:hAnsiTheme="minorHAnsi" w:cstheme="minorBidi"/>
            <w:i w:val="0"/>
            <w:noProof/>
            <w:sz w:val="22"/>
            <w:szCs w:val="22"/>
          </w:rPr>
          <w:tab/>
        </w:r>
        <w:r w:rsidRPr="00511528">
          <w:rPr>
            <w:rStyle w:val="Lienhypertexte"/>
            <w:noProof/>
          </w:rPr>
          <w:t>Priorités entre les opérateurs</w:t>
        </w:r>
        <w:r>
          <w:rPr>
            <w:noProof/>
            <w:webHidden/>
          </w:rPr>
          <w:tab/>
        </w:r>
        <w:r>
          <w:rPr>
            <w:noProof/>
            <w:webHidden/>
          </w:rPr>
          <w:fldChar w:fldCharType="begin"/>
        </w:r>
        <w:r>
          <w:rPr>
            <w:noProof/>
            <w:webHidden/>
          </w:rPr>
          <w:instrText xml:space="preserve"> PAGEREF _Toc399235901 \h </w:instrText>
        </w:r>
        <w:r>
          <w:rPr>
            <w:noProof/>
            <w:webHidden/>
          </w:rPr>
        </w:r>
        <w:r>
          <w:rPr>
            <w:noProof/>
            <w:webHidden/>
          </w:rPr>
          <w:fldChar w:fldCharType="separate"/>
        </w:r>
        <w:r>
          <w:rPr>
            <w:noProof/>
            <w:webHidden/>
          </w:rPr>
          <w:t>47</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02" w:history="1">
        <w:r w:rsidRPr="00511528">
          <w:rPr>
            <w:rStyle w:val="Lienhypertexte"/>
            <w:noProof/>
          </w:rPr>
          <w:t>4.3.</w:t>
        </w:r>
        <w:r>
          <w:rPr>
            <w:rFonts w:asciiTheme="minorHAnsi" w:eastAsiaTheme="minorEastAsia" w:hAnsiTheme="minorHAnsi" w:cstheme="minorBidi"/>
            <w:smallCaps w:val="0"/>
            <w:noProof/>
            <w:sz w:val="22"/>
            <w:szCs w:val="22"/>
          </w:rPr>
          <w:tab/>
        </w:r>
        <w:r w:rsidRPr="00511528">
          <w:rPr>
            <w:rStyle w:val="Lienhypertexte"/>
            <w:noProof/>
          </w:rPr>
          <w:t>Les quantificateurs</w:t>
        </w:r>
        <w:r>
          <w:rPr>
            <w:noProof/>
            <w:webHidden/>
          </w:rPr>
          <w:tab/>
        </w:r>
        <w:r>
          <w:rPr>
            <w:noProof/>
            <w:webHidden/>
          </w:rPr>
          <w:fldChar w:fldCharType="begin"/>
        </w:r>
        <w:r>
          <w:rPr>
            <w:noProof/>
            <w:webHidden/>
          </w:rPr>
          <w:instrText xml:space="preserve"> PAGEREF _Toc399235902 \h </w:instrText>
        </w:r>
        <w:r>
          <w:rPr>
            <w:noProof/>
            <w:webHidden/>
          </w:rPr>
        </w:r>
        <w:r>
          <w:rPr>
            <w:noProof/>
            <w:webHidden/>
          </w:rPr>
          <w:fldChar w:fldCharType="separate"/>
        </w:r>
        <w:r>
          <w:rPr>
            <w:noProof/>
            <w:webHidden/>
          </w:rPr>
          <w:t>47</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03" w:history="1">
        <w:r w:rsidRPr="00511528">
          <w:rPr>
            <w:rStyle w:val="Lienhypertexte"/>
            <w:noProof/>
          </w:rPr>
          <w:t>4.3.1.</w:t>
        </w:r>
        <w:r>
          <w:rPr>
            <w:rFonts w:asciiTheme="minorHAnsi" w:eastAsiaTheme="minorEastAsia" w:hAnsiTheme="minorHAnsi" w:cstheme="minorBidi"/>
            <w:i w:val="0"/>
            <w:noProof/>
            <w:sz w:val="22"/>
            <w:szCs w:val="22"/>
          </w:rPr>
          <w:tab/>
        </w:r>
        <w:r w:rsidRPr="00511528">
          <w:rPr>
            <w:rStyle w:val="Lienhypertexte"/>
            <w:noProof/>
          </w:rPr>
          <w:t>Le quantificateur IL_EXISTE</w:t>
        </w:r>
        <w:r>
          <w:rPr>
            <w:noProof/>
            <w:webHidden/>
          </w:rPr>
          <w:tab/>
        </w:r>
        <w:r>
          <w:rPr>
            <w:noProof/>
            <w:webHidden/>
          </w:rPr>
          <w:fldChar w:fldCharType="begin"/>
        </w:r>
        <w:r>
          <w:rPr>
            <w:noProof/>
            <w:webHidden/>
          </w:rPr>
          <w:instrText xml:space="preserve"> PAGEREF _Toc399235903 \h </w:instrText>
        </w:r>
        <w:r>
          <w:rPr>
            <w:noProof/>
            <w:webHidden/>
          </w:rPr>
        </w:r>
        <w:r>
          <w:rPr>
            <w:noProof/>
            <w:webHidden/>
          </w:rPr>
          <w:fldChar w:fldCharType="separate"/>
        </w:r>
        <w:r>
          <w:rPr>
            <w:noProof/>
            <w:webHidden/>
          </w:rPr>
          <w:t>48</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04" w:history="1">
        <w:r w:rsidRPr="00511528">
          <w:rPr>
            <w:rStyle w:val="Lienhypertexte"/>
            <w:noProof/>
          </w:rPr>
          <w:t>4.3.2.</w:t>
        </w:r>
        <w:r>
          <w:rPr>
            <w:rFonts w:asciiTheme="minorHAnsi" w:eastAsiaTheme="minorEastAsia" w:hAnsiTheme="minorHAnsi" w:cstheme="minorBidi"/>
            <w:i w:val="0"/>
            <w:noProof/>
            <w:sz w:val="22"/>
            <w:szCs w:val="22"/>
          </w:rPr>
          <w:tab/>
        </w:r>
        <w:r w:rsidRPr="00511528">
          <w:rPr>
            <w:rStyle w:val="Lienhypertexte"/>
            <w:noProof/>
          </w:rPr>
          <w:t>Le quantificateur QQSOIT</w:t>
        </w:r>
        <w:r>
          <w:rPr>
            <w:noProof/>
            <w:webHidden/>
          </w:rPr>
          <w:tab/>
        </w:r>
        <w:r>
          <w:rPr>
            <w:noProof/>
            <w:webHidden/>
          </w:rPr>
          <w:fldChar w:fldCharType="begin"/>
        </w:r>
        <w:r>
          <w:rPr>
            <w:noProof/>
            <w:webHidden/>
          </w:rPr>
          <w:instrText xml:space="preserve"> PAGEREF _Toc399235904 \h </w:instrText>
        </w:r>
        <w:r>
          <w:rPr>
            <w:noProof/>
            <w:webHidden/>
          </w:rPr>
        </w:r>
        <w:r>
          <w:rPr>
            <w:noProof/>
            <w:webHidden/>
          </w:rPr>
          <w:fldChar w:fldCharType="separate"/>
        </w:r>
        <w:r>
          <w:rPr>
            <w:noProof/>
            <w:webHidden/>
          </w:rPr>
          <w:t>49</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05" w:history="1">
        <w:r w:rsidRPr="00511528">
          <w:rPr>
            <w:rStyle w:val="Lienhypertexte"/>
            <w:noProof/>
          </w:rPr>
          <w:t>4.3.3.</w:t>
        </w:r>
        <w:r>
          <w:rPr>
            <w:rFonts w:asciiTheme="minorHAnsi" w:eastAsiaTheme="minorEastAsia" w:hAnsiTheme="minorHAnsi" w:cstheme="minorBidi"/>
            <w:i w:val="0"/>
            <w:noProof/>
            <w:sz w:val="22"/>
            <w:szCs w:val="22"/>
          </w:rPr>
          <w:tab/>
        </w:r>
        <w:r w:rsidRPr="00511528">
          <w:rPr>
            <w:rStyle w:val="Lienhypertexte"/>
            <w:noProof/>
          </w:rPr>
          <w:t>Le quantificateur IL_EXISTE AU_MOINS</w:t>
        </w:r>
        <w:r>
          <w:rPr>
            <w:noProof/>
            <w:webHidden/>
          </w:rPr>
          <w:tab/>
        </w:r>
        <w:r>
          <w:rPr>
            <w:noProof/>
            <w:webHidden/>
          </w:rPr>
          <w:fldChar w:fldCharType="begin"/>
        </w:r>
        <w:r>
          <w:rPr>
            <w:noProof/>
            <w:webHidden/>
          </w:rPr>
          <w:instrText xml:space="preserve"> PAGEREF _Toc399235905 \h </w:instrText>
        </w:r>
        <w:r>
          <w:rPr>
            <w:noProof/>
            <w:webHidden/>
          </w:rPr>
        </w:r>
        <w:r>
          <w:rPr>
            <w:noProof/>
            <w:webHidden/>
          </w:rPr>
          <w:fldChar w:fldCharType="separate"/>
        </w:r>
        <w:r>
          <w:rPr>
            <w:noProof/>
            <w:webHidden/>
          </w:rPr>
          <w:t>50</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06" w:history="1">
        <w:r w:rsidRPr="00511528">
          <w:rPr>
            <w:rStyle w:val="Lienhypertexte"/>
            <w:noProof/>
          </w:rPr>
          <w:t>4.3.4.</w:t>
        </w:r>
        <w:r>
          <w:rPr>
            <w:rFonts w:asciiTheme="minorHAnsi" w:eastAsiaTheme="minorEastAsia" w:hAnsiTheme="minorHAnsi" w:cstheme="minorBidi"/>
            <w:i w:val="0"/>
            <w:noProof/>
            <w:sz w:val="22"/>
            <w:szCs w:val="22"/>
          </w:rPr>
          <w:tab/>
        </w:r>
        <w:r w:rsidRPr="00511528">
          <w:rPr>
            <w:rStyle w:val="Lienhypertexte"/>
            <w:noProof/>
          </w:rPr>
          <w:t>Le quantificateur POUR_TOUT</w:t>
        </w:r>
        <w:r>
          <w:rPr>
            <w:noProof/>
            <w:webHidden/>
          </w:rPr>
          <w:tab/>
        </w:r>
        <w:r>
          <w:rPr>
            <w:noProof/>
            <w:webHidden/>
          </w:rPr>
          <w:fldChar w:fldCharType="begin"/>
        </w:r>
        <w:r>
          <w:rPr>
            <w:noProof/>
            <w:webHidden/>
          </w:rPr>
          <w:instrText xml:space="preserve"> PAGEREF _Toc399235906 \h </w:instrText>
        </w:r>
        <w:r>
          <w:rPr>
            <w:noProof/>
            <w:webHidden/>
          </w:rPr>
        </w:r>
        <w:r>
          <w:rPr>
            <w:noProof/>
            <w:webHidden/>
          </w:rPr>
          <w:fldChar w:fldCharType="separate"/>
        </w:r>
        <w:r>
          <w:rPr>
            <w:noProof/>
            <w:webHidden/>
          </w:rPr>
          <w:t>50</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07" w:history="1">
        <w:r w:rsidRPr="00511528">
          <w:rPr>
            <w:rStyle w:val="Lienhypertexte"/>
            <w:noProof/>
          </w:rPr>
          <w:t>4.3.5.</w:t>
        </w:r>
        <w:r>
          <w:rPr>
            <w:rFonts w:asciiTheme="minorHAnsi" w:eastAsiaTheme="minorEastAsia" w:hAnsiTheme="minorHAnsi" w:cstheme="minorBidi"/>
            <w:i w:val="0"/>
            <w:noProof/>
            <w:sz w:val="22"/>
            <w:szCs w:val="22"/>
          </w:rPr>
          <w:tab/>
        </w:r>
        <w:r w:rsidRPr="00511528">
          <w:rPr>
            <w:rStyle w:val="Lienhypertexte"/>
            <w:noProof/>
          </w:rPr>
          <w:t>Le quantificateur SOIT</w:t>
        </w:r>
        <w:r>
          <w:rPr>
            <w:noProof/>
            <w:webHidden/>
          </w:rPr>
          <w:tab/>
        </w:r>
        <w:r>
          <w:rPr>
            <w:noProof/>
            <w:webHidden/>
          </w:rPr>
          <w:fldChar w:fldCharType="begin"/>
        </w:r>
        <w:r>
          <w:rPr>
            <w:noProof/>
            <w:webHidden/>
          </w:rPr>
          <w:instrText xml:space="preserve"> PAGEREF _Toc399235907 \h </w:instrText>
        </w:r>
        <w:r>
          <w:rPr>
            <w:noProof/>
            <w:webHidden/>
          </w:rPr>
        </w:r>
        <w:r>
          <w:rPr>
            <w:noProof/>
            <w:webHidden/>
          </w:rPr>
          <w:fldChar w:fldCharType="separate"/>
        </w:r>
        <w:r>
          <w:rPr>
            <w:noProof/>
            <w:webHidden/>
          </w:rPr>
          <w:t>51</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08" w:history="1">
        <w:r w:rsidRPr="00511528">
          <w:rPr>
            <w:rStyle w:val="Lienhypertexte"/>
            <w:noProof/>
          </w:rPr>
          <w:t>4.3.6.</w:t>
        </w:r>
        <w:r>
          <w:rPr>
            <w:rFonts w:asciiTheme="minorHAnsi" w:eastAsiaTheme="minorEastAsia" w:hAnsiTheme="minorHAnsi" w:cstheme="minorBidi"/>
            <w:i w:val="0"/>
            <w:noProof/>
            <w:sz w:val="22"/>
            <w:szCs w:val="22"/>
          </w:rPr>
          <w:tab/>
        </w:r>
        <w:r w:rsidRPr="00511528">
          <w:rPr>
            <w:rStyle w:val="Lienhypertexte"/>
            <w:noProof/>
          </w:rPr>
          <w:t>Combinaison de quantificateurs</w:t>
        </w:r>
        <w:r>
          <w:rPr>
            <w:noProof/>
            <w:webHidden/>
          </w:rPr>
          <w:tab/>
        </w:r>
        <w:r>
          <w:rPr>
            <w:noProof/>
            <w:webHidden/>
          </w:rPr>
          <w:fldChar w:fldCharType="begin"/>
        </w:r>
        <w:r>
          <w:rPr>
            <w:noProof/>
            <w:webHidden/>
          </w:rPr>
          <w:instrText xml:space="preserve"> PAGEREF _Toc399235908 \h </w:instrText>
        </w:r>
        <w:r>
          <w:rPr>
            <w:noProof/>
            <w:webHidden/>
          </w:rPr>
        </w:r>
        <w:r>
          <w:rPr>
            <w:noProof/>
            <w:webHidden/>
          </w:rPr>
          <w:fldChar w:fldCharType="separate"/>
        </w:r>
        <w:r>
          <w:rPr>
            <w:noProof/>
            <w:webHidden/>
          </w:rPr>
          <w:t>51</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09" w:history="1">
        <w:r w:rsidRPr="00511528">
          <w:rPr>
            <w:rStyle w:val="Lienhypertexte"/>
            <w:noProof/>
          </w:rPr>
          <w:t>4.4.</w:t>
        </w:r>
        <w:r>
          <w:rPr>
            <w:rFonts w:asciiTheme="minorHAnsi" w:eastAsiaTheme="minorEastAsia" w:hAnsiTheme="minorHAnsi" w:cstheme="minorBidi"/>
            <w:smallCaps w:val="0"/>
            <w:noProof/>
            <w:sz w:val="22"/>
            <w:szCs w:val="22"/>
          </w:rPr>
          <w:tab/>
        </w:r>
        <w:r w:rsidRPr="00511528">
          <w:rPr>
            <w:rStyle w:val="Lienhypertexte"/>
            <w:noProof/>
          </w:rPr>
          <w:t>Les opérateurs booléens</w:t>
        </w:r>
        <w:r>
          <w:rPr>
            <w:noProof/>
            <w:webHidden/>
          </w:rPr>
          <w:tab/>
        </w:r>
        <w:r>
          <w:rPr>
            <w:noProof/>
            <w:webHidden/>
          </w:rPr>
          <w:fldChar w:fldCharType="begin"/>
        </w:r>
        <w:r>
          <w:rPr>
            <w:noProof/>
            <w:webHidden/>
          </w:rPr>
          <w:instrText xml:space="preserve"> PAGEREF _Toc399235909 \h </w:instrText>
        </w:r>
        <w:r>
          <w:rPr>
            <w:noProof/>
            <w:webHidden/>
          </w:rPr>
        </w:r>
        <w:r>
          <w:rPr>
            <w:noProof/>
            <w:webHidden/>
          </w:rPr>
          <w:fldChar w:fldCharType="separate"/>
        </w:r>
        <w:r>
          <w:rPr>
            <w:noProof/>
            <w:webHidden/>
          </w:rPr>
          <w:t>52</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10" w:history="1">
        <w:r w:rsidRPr="00511528">
          <w:rPr>
            <w:rStyle w:val="Lienhypertexte"/>
            <w:noProof/>
          </w:rPr>
          <w:t>4.4.1.</w:t>
        </w:r>
        <w:r>
          <w:rPr>
            <w:rFonts w:asciiTheme="minorHAnsi" w:eastAsiaTheme="minorEastAsia" w:hAnsiTheme="minorHAnsi" w:cstheme="minorBidi"/>
            <w:i w:val="0"/>
            <w:noProof/>
            <w:sz w:val="22"/>
            <w:szCs w:val="22"/>
          </w:rPr>
          <w:tab/>
        </w:r>
        <w:r w:rsidRPr="00511528">
          <w:rPr>
            <w:rStyle w:val="Lienhypertexte"/>
            <w:noProof/>
          </w:rPr>
          <w:t>L'opérateur INCLUS_DANS</w:t>
        </w:r>
        <w:r>
          <w:rPr>
            <w:noProof/>
            <w:webHidden/>
          </w:rPr>
          <w:tab/>
        </w:r>
        <w:r>
          <w:rPr>
            <w:noProof/>
            <w:webHidden/>
          </w:rPr>
          <w:fldChar w:fldCharType="begin"/>
        </w:r>
        <w:r>
          <w:rPr>
            <w:noProof/>
            <w:webHidden/>
          </w:rPr>
          <w:instrText xml:space="preserve"> PAGEREF _Toc399235910 \h </w:instrText>
        </w:r>
        <w:r>
          <w:rPr>
            <w:noProof/>
            <w:webHidden/>
          </w:rPr>
        </w:r>
        <w:r>
          <w:rPr>
            <w:noProof/>
            <w:webHidden/>
          </w:rPr>
          <w:fldChar w:fldCharType="separate"/>
        </w:r>
        <w:r>
          <w:rPr>
            <w:noProof/>
            <w:webHidden/>
          </w:rPr>
          <w:t>52</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11" w:history="1">
        <w:r w:rsidRPr="00511528">
          <w:rPr>
            <w:rStyle w:val="Lienhypertexte"/>
            <w:noProof/>
          </w:rPr>
          <w:t>4.4.2.</w:t>
        </w:r>
        <w:r>
          <w:rPr>
            <w:rFonts w:asciiTheme="minorHAnsi" w:eastAsiaTheme="minorEastAsia" w:hAnsiTheme="minorHAnsi" w:cstheme="minorBidi"/>
            <w:i w:val="0"/>
            <w:noProof/>
            <w:sz w:val="22"/>
            <w:szCs w:val="22"/>
          </w:rPr>
          <w:tab/>
        </w:r>
        <w:r w:rsidRPr="00511528">
          <w:rPr>
            <w:rStyle w:val="Lienhypertexte"/>
            <w:noProof/>
          </w:rPr>
          <w:t>L'opérateur MARCHE</w:t>
        </w:r>
        <w:r>
          <w:rPr>
            <w:noProof/>
            <w:webHidden/>
          </w:rPr>
          <w:tab/>
        </w:r>
        <w:r>
          <w:rPr>
            <w:noProof/>
            <w:webHidden/>
          </w:rPr>
          <w:fldChar w:fldCharType="begin"/>
        </w:r>
        <w:r>
          <w:rPr>
            <w:noProof/>
            <w:webHidden/>
          </w:rPr>
          <w:instrText xml:space="preserve"> PAGEREF _Toc399235911 \h </w:instrText>
        </w:r>
        <w:r>
          <w:rPr>
            <w:noProof/>
            <w:webHidden/>
          </w:rPr>
        </w:r>
        <w:r>
          <w:rPr>
            <w:noProof/>
            <w:webHidden/>
          </w:rPr>
          <w:fldChar w:fldCharType="separate"/>
        </w:r>
        <w:r>
          <w:rPr>
            <w:noProof/>
            <w:webHidden/>
          </w:rPr>
          <w:t>52</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12" w:history="1">
        <w:r w:rsidRPr="00511528">
          <w:rPr>
            <w:rStyle w:val="Lienhypertexte"/>
            <w:noProof/>
          </w:rPr>
          <w:t>4.4.3.</w:t>
        </w:r>
        <w:r>
          <w:rPr>
            <w:rFonts w:asciiTheme="minorHAnsi" w:eastAsiaTheme="minorEastAsia" w:hAnsiTheme="minorHAnsi" w:cstheme="minorBidi"/>
            <w:i w:val="0"/>
            <w:noProof/>
            <w:sz w:val="22"/>
            <w:szCs w:val="22"/>
          </w:rPr>
          <w:tab/>
        </w:r>
        <w:r w:rsidRPr="00511528">
          <w:rPr>
            <w:rStyle w:val="Lienhypertexte"/>
            <w:noProof/>
          </w:rPr>
          <w:t>L'opérateur PANNE</w:t>
        </w:r>
        <w:r>
          <w:rPr>
            <w:noProof/>
            <w:webHidden/>
          </w:rPr>
          <w:tab/>
        </w:r>
        <w:r>
          <w:rPr>
            <w:noProof/>
            <w:webHidden/>
          </w:rPr>
          <w:fldChar w:fldCharType="begin"/>
        </w:r>
        <w:r>
          <w:rPr>
            <w:noProof/>
            <w:webHidden/>
          </w:rPr>
          <w:instrText xml:space="preserve"> PAGEREF _Toc399235912 \h </w:instrText>
        </w:r>
        <w:r>
          <w:rPr>
            <w:noProof/>
            <w:webHidden/>
          </w:rPr>
        </w:r>
        <w:r>
          <w:rPr>
            <w:noProof/>
            <w:webHidden/>
          </w:rPr>
          <w:fldChar w:fldCharType="separate"/>
        </w:r>
        <w:r>
          <w:rPr>
            <w:noProof/>
            <w:webHidden/>
          </w:rPr>
          <w:t>53</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13" w:history="1">
        <w:r w:rsidRPr="00511528">
          <w:rPr>
            <w:rStyle w:val="Lienhypertexte"/>
            <w:noProof/>
          </w:rPr>
          <w:t>4.4.4.</w:t>
        </w:r>
        <w:r>
          <w:rPr>
            <w:rFonts w:asciiTheme="minorHAnsi" w:eastAsiaTheme="minorEastAsia" w:hAnsiTheme="minorHAnsi" w:cstheme="minorBidi"/>
            <w:i w:val="0"/>
            <w:noProof/>
            <w:sz w:val="22"/>
            <w:szCs w:val="22"/>
          </w:rPr>
          <w:tab/>
        </w:r>
        <w:r w:rsidRPr="00511528">
          <w:rPr>
            <w:rStyle w:val="Lienhypertexte"/>
            <w:noProof/>
          </w:rPr>
          <w:t>L’opérateur AU_MOINS ... PARMI</w:t>
        </w:r>
        <w:r>
          <w:rPr>
            <w:noProof/>
            <w:webHidden/>
          </w:rPr>
          <w:tab/>
        </w:r>
        <w:r>
          <w:rPr>
            <w:noProof/>
            <w:webHidden/>
          </w:rPr>
          <w:fldChar w:fldCharType="begin"/>
        </w:r>
        <w:r>
          <w:rPr>
            <w:noProof/>
            <w:webHidden/>
          </w:rPr>
          <w:instrText xml:space="preserve"> PAGEREF _Toc399235913 \h </w:instrText>
        </w:r>
        <w:r>
          <w:rPr>
            <w:noProof/>
            <w:webHidden/>
          </w:rPr>
        </w:r>
        <w:r>
          <w:rPr>
            <w:noProof/>
            <w:webHidden/>
          </w:rPr>
          <w:fldChar w:fldCharType="separate"/>
        </w:r>
        <w:r>
          <w:rPr>
            <w:noProof/>
            <w:webHidden/>
          </w:rPr>
          <w:t>54</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14" w:history="1">
        <w:r w:rsidRPr="00511528">
          <w:rPr>
            <w:rStyle w:val="Lienhypertexte"/>
            <w:noProof/>
          </w:rPr>
          <w:t>4.5.</w:t>
        </w:r>
        <w:r>
          <w:rPr>
            <w:rFonts w:asciiTheme="minorHAnsi" w:eastAsiaTheme="minorEastAsia" w:hAnsiTheme="minorHAnsi" w:cstheme="minorBidi"/>
            <w:smallCaps w:val="0"/>
            <w:noProof/>
            <w:sz w:val="22"/>
            <w:szCs w:val="22"/>
          </w:rPr>
          <w:tab/>
        </w:r>
        <w:r w:rsidRPr="00511528">
          <w:rPr>
            <w:rStyle w:val="Lienhypertexte"/>
            <w:noProof/>
          </w:rPr>
          <w:t>Opérateurs numériques complexes</w:t>
        </w:r>
        <w:r>
          <w:rPr>
            <w:noProof/>
            <w:webHidden/>
          </w:rPr>
          <w:tab/>
        </w:r>
        <w:r>
          <w:rPr>
            <w:noProof/>
            <w:webHidden/>
          </w:rPr>
          <w:fldChar w:fldCharType="begin"/>
        </w:r>
        <w:r>
          <w:rPr>
            <w:noProof/>
            <w:webHidden/>
          </w:rPr>
          <w:instrText xml:space="preserve"> PAGEREF _Toc399235914 \h </w:instrText>
        </w:r>
        <w:r>
          <w:rPr>
            <w:noProof/>
            <w:webHidden/>
          </w:rPr>
        </w:r>
        <w:r>
          <w:rPr>
            <w:noProof/>
            <w:webHidden/>
          </w:rPr>
          <w:fldChar w:fldCharType="separate"/>
        </w:r>
        <w:r>
          <w:rPr>
            <w:noProof/>
            <w:webHidden/>
          </w:rPr>
          <w:t>54</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15" w:history="1">
        <w:r w:rsidRPr="00511528">
          <w:rPr>
            <w:rStyle w:val="Lienhypertexte"/>
            <w:noProof/>
          </w:rPr>
          <w:t>4.5.1.</w:t>
        </w:r>
        <w:r>
          <w:rPr>
            <w:rFonts w:asciiTheme="minorHAnsi" w:eastAsiaTheme="minorEastAsia" w:hAnsiTheme="minorHAnsi" w:cstheme="minorBidi"/>
            <w:i w:val="0"/>
            <w:noProof/>
            <w:sz w:val="22"/>
            <w:szCs w:val="22"/>
          </w:rPr>
          <w:tab/>
        </w:r>
        <w:r w:rsidRPr="00511528">
          <w:rPr>
            <w:rStyle w:val="Lienhypertexte"/>
            <w:noProof/>
          </w:rPr>
          <w:t>L'opérateur CARDINAL</w:t>
        </w:r>
        <w:r>
          <w:rPr>
            <w:noProof/>
            <w:webHidden/>
          </w:rPr>
          <w:tab/>
        </w:r>
        <w:r>
          <w:rPr>
            <w:noProof/>
            <w:webHidden/>
          </w:rPr>
          <w:fldChar w:fldCharType="begin"/>
        </w:r>
        <w:r>
          <w:rPr>
            <w:noProof/>
            <w:webHidden/>
          </w:rPr>
          <w:instrText xml:space="preserve"> PAGEREF _Toc399235915 \h </w:instrText>
        </w:r>
        <w:r>
          <w:rPr>
            <w:noProof/>
            <w:webHidden/>
          </w:rPr>
        </w:r>
        <w:r>
          <w:rPr>
            <w:noProof/>
            <w:webHidden/>
          </w:rPr>
          <w:fldChar w:fldCharType="separate"/>
        </w:r>
        <w:r>
          <w:rPr>
            <w:noProof/>
            <w:webHidden/>
          </w:rPr>
          <w:t>54</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16" w:history="1">
        <w:r w:rsidRPr="00511528">
          <w:rPr>
            <w:rStyle w:val="Lienhypertexte"/>
            <w:noProof/>
          </w:rPr>
          <w:t>4.5.2.</w:t>
        </w:r>
        <w:r>
          <w:rPr>
            <w:rFonts w:asciiTheme="minorHAnsi" w:eastAsiaTheme="minorEastAsia" w:hAnsiTheme="minorHAnsi" w:cstheme="minorBidi"/>
            <w:i w:val="0"/>
            <w:noProof/>
            <w:sz w:val="22"/>
            <w:szCs w:val="22"/>
          </w:rPr>
          <w:tab/>
        </w:r>
        <w:r w:rsidRPr="00511528">
          <w:rPr>
            <w:rStyle w:val="Lienhypertexte"/>
            <w:noProof/>
          </w:rPr>
          <w:t>L'opérateur SOMME</w:t>
        </w:r>
        <w:r>
          <w:rPr>
            <w:noProof/>
            <w:webHidden/>
          </w:rPr>
          <w:tab/>
        </w:r>
        <w:r>
          <w:rPr>
            <w:noProof/>
            <w:webHidden/>
          </w:rPr>
          <w:fldChar w:fldCharType="begin"/>
        </w:r>
        <w:r>
          <w:rPr>
            <w:noProof/>
            <w:webHidden/>
          </w:rPr>
          <w:instrText xml:space="preserve"> PAGEREF _Toc399235916 \h </w:instrText>
        </w:r>
        <w:r>
          <w:rPr>
            <w:noProof/>
            <w:webHidden/>
          </w:rPr>
        </w:r>
        <w:r>
          <w:rPr>
            <w:noProof/>
            <w:webHidden/>
          </w:rPr>
          <w:fldChar w:fldCharType="separate"/>
        </w:r>
        <w:r>
          <w:rPr>
            <w:noProof/>
            <w:webHidden/>
          </w:rPr>
          <w:t>55</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17" w:history="1">
        <w:r w:rsidRPr="00511528">
          <w:rPr>
            <w:rStyle w:val="Lienhypertexte"/>
            <w:noProof/>
          </w:rPr>
          <w:t>4.5.3.</w:t>
        </w:r>
        <w:r>
          <w:rPr>
            <w:rFonts w:asciiTheme="minorHAnsi" w:eastAsiaTheme="minorEastAsia" w:hAnsiTheme="minorHAnsi" w:cstheme="minorBidi"/>
            <w:i w:val="0"/>
            <w:noProof/>
            <w:sz w:val="22"/>
            <w:szCs w:val="22"/>
          </w:rPr>
          <w:tab/>
        </w:r>
        <w:r w:rsidRPr="00511528">
          <w:rPr>
            <w:rStyle w:val="Lienhypertexte"/>
            <w:noProof/>
          </w:rPr>
          <w:t>L'opérateur PRODUIT</w:t>
        </w:r>
        <w:r>
          <w:rPr>
            <w:noProof/>
            <w:webHidden/>
          </w:rPr>
          <w:tab/>
        </w:r>
        <w:r>
          <w:rPr>
            <w:noProof/>
            <w:webHidden/>
          </w:rPr>
          <w:fldChar w:fldCharType="begin"/>
        </w:r>
        <w:r>
          <w:rPr>
            <w:noProof/>
            <w:webHidden/>
          </w:rPr>
          <w:instrText xml:space="preserve"> PAGEREF _Toc399235917 \h </w:instrText>
        </w:r>
        <w:r>
          <w:rPr>
            <w:noProof/>
            <w:webHidden/>
          </w:rPr>
        </w:r>
        <w:r>
          <w:rPr>
            <w:noProof/>
            <w:webHidden/>
          </w:rPr>
          <w:fldChar w:fldCharType="separate"/>
        </w:r>
        <w:r>
          <w:rPr>
            <w:noProof/>
            <w:webHidden/>
          </w:rPr>
          <w:t>56</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18" w:history="1">
        <w:r w:rsidRPr="00511528">
          <w:rPr>
            <w:rStyle w:val="Lienhypertexte"/>
            <w:noProof/>
          </w:rPr>
          <w:t>4.6.</w:t>
        </w:r>
        <w:r>
          <w:rPr>
            <w:rFonts w:asciiTheme="minorHAnsi" w:eastAsiaTheme="minorEastAsia" w:hAnsiTheme="minorHAnsi" w:cstheme="minorBidi"/>
            <w:smallCaps w:val="0"/>
            <w:noProof/>
            <w:sz w:val="22"/>
            <w:szCs w:val="22"/>
          </w:rPr>
          <w:tab/>
        </w:r>
        <w:r w:rsidRPr="00511528">
          <w:rPr>
            <w:rStyle w:val="Lienhypertexte"/>
            <w:noProof/>
          </w:rPr>
          <w:t>Opérateurs spécifiques</w:t>
        </w:r>
        <w:r>
          <w:rPr>
            <w:noProof/>
            <w:webHidden/>
          </w:rPr>
          <w:tab/>
        </w:r>
        <w:r>
          <w:rPr>
            <w:noProof/>
            <w:webHidden/>
          </w:rPr>
          <w:fldChar w:fldCharType="begin"/>
        </w:r>
        <w:r>
          <w:rPr>
            <w:noProof/>
            <w:webHidden/>
          </w:rPr>
          <w:instrText xml:space="preserve"> PAGEREF _Toc399235918 \h </w:instrText>
        </w:r>
        <w:r>
          <w:rPr>
            <w:noProof/>
            <w:webHidden/>
          </w:rPr>
        </w:r>
        <w:r>
          <w:rPr>
            <w:noProof/>
            <w:webHidden/>
          </w:rPr>
          <w:fldChar w:fldCharType="separate"/>
        </w:r>
        <w:r>
          <w:rPr>
            <w:noProof/>
            <w:webHidden/>
          </w:rPr>
          <w:t>56</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19" w:history="1">
        <w:r w:rsidRPr="00511528">
          <w:rPr>
            <w:rStyle w:val="Lienhypertexte"/>
            <w:noProof/>
          </w:rPr>
          <w:t>4.7.</w:t>
        </w:r>
        <w:r>
          <w:rPr>
            <w:rFonts w:asciiTheme="minorHAnsi" w:eastAsiaTheme="minorEastAsia" w:hAnsiTheme="minorHAnsi" w:cstheme="minorBidi"/>
            <w:smallCaps w:val="0"/>
            <w:noProof/>
            <w:sz w:val="22"/>
            <w:szCs w:val="22"/>
          </w:rPr>
          <w:tab/>
        </w:r>
        <w:r w:rsidRPr="00511528">
          <w:rPr>
            <w:rStyle w:val="Lienhypertexte"/>
            <w:noProof/>
          </w:rPr>
          <w:t>Portée d'une variable</w:t>
        </w:r>
        <w:r>
          <w:rPr>
            <w:noProof/>
            <w:webHidden/>
          </w:rPr>
          <w:tab/>
        </w:r>
        <w:r>
          <w:rPr>
            <w:noProof/>
            <w:webHidden/>
          </w:rPr>
          <w:fldChar w:fldCharType="begin"/>
        </w:r>
        <w:r>
          <w:rPr>
            <w:noProof/>
            <w:webHidden/>
          </w:rPr>
          <w:instrText xml:space="preserve"> PAGEREF _Toc399235919 \h </w:instrText>
        </w:r>
        <w:r>
          <w:rPr>
            <w:noProof/>
            <w:webHidden/>
          </w:rPr>
        </w:r>
        <w:r>
          <w:rPr>
            <w:noProof/>
            <w:webHidden/>
          </w:rPr>
          <w:fldChar w:fldCharType="separate"/>
        </w:r>
        <w:r>
          <w:rPr>
            <w:noProof/>
            <w:webHidden/>
          </w:rPr>
          <w:t>57</w:t>
        </w:r>
        <w:r>
          <w:rPr>
            <w:noProof/>
            <w:webHidden/>
          </w:rPr>
          <w:fldChar w:fldCharType="end"/>
        </w:r>
      </w:hyperlink>
    </w:p>
    <w:p w:rsidR="00554134" w:rsidRDefault="00554134">
      <w:pPr>
        <w:pStyle w:val="TM1"/>
        <w:tabs>
          <w:tab w:val="left" w:pos="400"/>
        </w:tabs>
        <w:rPr>
          <w:rFonts w:asciiTheme="minorHAnsi" w:eastAsiaTheme="minorEastAsia" w:hAnsiTheme="minorHAnsi" w:cstheme="minorBidi"/>
          <w:b w:val="0"/>
          <w:caps w:val="0"/>
          <w:noProof/>
          <w:sz w:val="22"/>
          <w:szCs w:val="22"/>
        </w:rPr>
      </w:pPr>
      <w:hyperlink w:anchor="_Toc399235920" w:history="1">
        <w:r w:rsidRPr="00511528">
          <w:rPr>
            <w:rStyle w:val="Lienhypertexte"/>
            <w:noProof/>
          </w:rPr>
          <w:t>5.</w:t>
        </w:r>
        <w:r>
          <w:rPr>
            <w:rFonts w:asciiTheme="minorHAnsi" w:eastAsiaTheme="minorEastAsia" w:hAnsiTheme="minorHAnsi" w:cstheme="minorBidi"/>
            <w:b w:val="0"/>
            <w:caps w:val="0"/>
            <w:noProof/>
            <w:sz w:val="22"/>
            <w:szCs w:val="22"/>
          </w:rPr>
          <w:tab/>
        </w:r>
        <w:r w:rsidRPr="00511528">
          <w:rPr>
            <w:rStyle w:val="Lienhypertexte"/>
            <w:noProof/>
          </w:rPr>
          <w:t>Description d'un type FIGARO</w:t>
        </w:r>
        <w:r>
          <w:rPr>
            <w:noProof/>
            <w:webHidden/>
          </w:rPr>
          <w:tab/>
        </w:r>
        <w:r>
          <w:rPr>
            <w:noProof/>
            <w:webHidden/>
          </w:rPr>
          <w:fldChar w:fldCharType="begin"/>
        </w:r>
        <w:r>
          <w:rPr>
            <w:noProof/>
            <w:webHidden/>
          </w:rPr>
          <w:instrText xml:space="preserve"> PAGEREF _Toc399235920 \h </w:instrText>
        </w:r>
        <w:r>
          <w:rPr>
            <w:noProof/>
            <w:webHidden/>
          </w:rPr>
        </w:r>
        <w:r>
          <w:rPr>
            <w:noProof/>
            <w:webHidden/>
          </w:rPr>
          <w:fldChar w:fldCharType="separate"/>
        </w:r>
        <w:r>
          <w:rPr>
            <w:noProof/>
            <w:webHidden/>
          </w:rPr>
          <w:t>58</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21" w:history="1">
        <w:r w:rsidRPr="00511528">
          <w:rPr>
            <w:rStyle w:val="Lienhypertexte"/>
            <w:noProof/>
          </w:rPr>
          <w:t>5.1.</w:t>
        </w:r>
        <w:r>
          <w:rPr>
            <w:rFonts w:asciiTheme="minorHAnsi" w:eastAsiaTheme="minorEastAsia" w:hAnsiTheme="minorHAnsi" w:cstheme="minorBidi"/>
            <w:smallCaps w:val="0"/>
            <w:noProof/>
            <w:sz w:val="22"/>
            <w:szCs w:val="22"/>
          </w:rPr>
          <w:tab/>
        </w:r>
        <w:r w:rsidRPr="00511528">
          <w:rPr>
            <w:rStyle w:val="Lienhypertexte"/>
            <w:noProof/>
          </w:rPr>
          <w:t>Structure générale d'une définition de classe</w:t>
        </w:r>
        <w:r>
          <w:rPr>
            <w:noProof/>
            <w:webHidden/>
          </w:rPr>
          <w:tab/>
        </w:r>
        <w:r>
          <w:rPr>
            <w:noProof/>
            <w:webHidden/>
          </w:rPr>
          <w:fldChar w:fldCharType="begin"/>
        </w:r>
        <w:r>
          <w:rPr>
            <w:noProof/>
            <w:webHidden/>
          </w:rPr>
          <w:instrText xml:space="preserve"> PAGEREF _Toc399235921 \h </w:instrText>
        </w:r>
        <w:r>
          <w:rPr>
            <w:noProof/>
            <w:webHidden/>
          </w:rPr>
        </w:r>
        <w:r>
          <w:rPr>
            <w:noProof/>
            <w:webHidden/>
          </w:rPr>
          <w:fldChar w:fldCharType="separate"/>
        </w:r>
        <w:r>
          <w:rPr>
            <w:noProof/>
            <w:webHidden/>
          </w:rPr>
          <w:t>58</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22" w:history="1">
        <w:r w:rsidRPr="00511528">
          <w:rPr>
            <w:rStyle w:val="Lienhypertexte"/>
            <w:noProof/>
          </w:rPr>
          <w:t>5.1.1.</w:t>
        </w:r>
        <w:r>
          <w:rPr>
            <w:rFonts w:asciiTheme="minorHAnsi" w:eastAsiaTheme="minorEastAsia" w:hAnsiTheme="minorHAnsi" w:cstheme="minorBidi"/>
            <w:i w:val="0"/>
            <w:noProof/>
            <w:sz w:val="22"/>
            <w:szCs w:val="22"/>
          </w:rPr>
          <w:tab/>
        </w:r>
        <w:r w:rsidRPr="00511528">
          <w:rPr>
            <w:rStyle w:val="Lienhypertexte"/>
            <w:noProof/>
          </w:rPr>
          <w:t>Déclaration d'un TYPE</w:t>
        </w:r>
        <w:r>
          <w:rPr>
            <w:noProof/>
            <w:webHidden/>
          </w:rPr>
          <w:tab/>
        </w:r>
        <w:r>
          <w:rPr>
            <w:noProof/>
            <w:webHidden/>
          </w:rPr>
          <w:fldChar w:fldCharType="begin"/>
        </w:r>
        <w:r>
          <w:rPr>
            <w:noProof/>
            <w:webHidden/>
          </w:rPr>
          <w:instrText xml:space="preserve"> PAGEREF _Toc399235922 \h </w:instrText>
        </w:r>
        <w:r>
          <w:rPr>
            <w:noProof/>
            <w:webHidden/>
          </w:rPr>
        </w:r>
        <w:r>
          <w:rPr>
            <w:noProof/>
            <w:webHidden/>
          </w:rPr>
          <w:fldChar w:fldCharType="separate"/>
        </w:r>
        <w:r>
          <w:rPr>
            <w:noProof/>
            <w:webHidden/>
          </w:rPr>
          <w:t>58</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23" w:history="1">
        <w:r w:rsidRPr="00511528">
          <w:rPr>
            <w:rStyle w:val="Lienhypertexte"/>
            <w:noProof/>
          </w:rPr>
          <w:t>5.1.2.</w:t>
        </w:r>
        <w:r>
          <w:rPr>
            <w:rFonts w:asciiTheme="minorHAnsi" w:eastAsiaTheme="minorEastAsia" w:hAnsiTheme="minorHAnsi" w:cstheme="minorBidi"/>
            <w:i w:val="0"/>
            <w:noProof/>
            <w:sz w:val="22"/>
            <w:szCs w:val="22"/>
          </w:rPr>
          <w:tab/>
        </w:r>
        <w:r w:rsidRPr="00511528">
          <w:rPr>
            <w:rStyle w:val="Lienhypertexte"/>
            <w:noProof/>
          </w:rPr>
          <w:t>Structure générale de description d'un TYPE</w:t>
        </w:r>
        <w:r>
          <w:rPr>
            <w:noProof/>
            <w:webHidden/>
          </w:rPr>
          <w:tab/>
        </w:r>
        <w:r>
          <w:rPr>
            <w:noProof/>
            <w:webHidden/>
          </w:rPr>
          <w:fldChar w:fldCharType="begin"/>
        </w:r>
        <w:r>
          <w:rPr>
            <w:noProof/>
            <w:webHidden/>
          </w:rPr>
          <w:instrText xml:space="preserve"> PAGEREF _Toc399235923 \h </w:instrText>
        </w:r>
        <w:r>
          <w:rPr>
            <w:noProof/>
            <w:webHidden/>
          </w:rPr>
        </w:r>
        <w:r>
          <w:rPr>
            <w:noProof/>
            <w:webHidden/>
          </w:rPr>
          <w:fldChar w:fldCharType="separate"/>
        </w:r>
        <w:r>
          <w:rPr>
            <w:noProof/>
            <w:webHidden/>
          </w:rPr>
          <w:t>58</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24" w:history="1">
        <w:r w:rsidRPr="00511528">
          <w:rPr>
            <w:rStyle w:val="Lienhypertexte"/>
            <w:noProof/>
          </w:rPr>
          <w:t>5.2.</w:t>
        </w:r>
        <w:r>
          <w:rPr>
            <w:rFonts w:asciiTheme="minorHAnsi" w:eastAsiaTheme="minorEastAsia" w:hAnsiTheme="minorHAnsi" w:cstheme="minorBidi"/>
            <w:smallCaps w:val="0"/>
            <w:noProof/>
            <w:sz w:val="22"/>
            <w:szCs w:val="22"/>
          </w:rPr>
          <w:tab/>
        </w:r>
        <w:r w:rsidRPr="00511528">
          <w:rPr>
            <w:rStyle w:val="Lienhypertexte"/>
            <w:noProof/>
          </w:rPr>
          <w:t>Les champs valués</w:t>
        </w:r>
        <w:r>
          <w:rPr>
            <w:noProof/>
            <w:webHidden/>
          </w:rPr>
          <w:tab/>
        </w:r>
        <w:r>
          <w:rPr>
            <w:noProof/>
            <w:webHidden/>
          </w:rPr>
          <w:fldChar w:fldCharType="begin"/>
        </w:r>
        <w:r>
          <w:rPr>
            <w:noProof/>
            <w:webHidden/>
          </w:rPr>
          <w:instrText xml:space="preserve"> PAGEREF _Toc399235924 \h </w:instrText>
        </w:r>
        <w:r>
          <w:rPr>
            <w:noProof/>
            <w:webHidden/>
          </w:rPr>
        </w:r>
        <w:r>
          <w:rPr>
            <w:noProof/>
            <w:webHidden/>
          </w:rPr>
          <w:fldChar w:fldCharType="separate"/>
        </w:r>
        <w:r>
          <w:rPr>
            <w:noProof/>
            <w:webHidden/>
          </w:rPr>
          <w:t>59</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25" w:history="1">
        <w:r w:rsidRPr="00511528">
          <w:rPr>
            <w:rStyle w:val="Lienhypertexte"/>
            <w:noProof/>
          </w:rPr>
          <w:t>5.2.1.</w:t>
        </w:r>
        <w:r>
          <w:rPr>
            <w:rFonts w:asciiTheme="minorHAnsi" w:eastAsiaTheme="minorEastAsia" w:hAnsiTheme="minorHAnsi" w:cstheme="minorBidi"/>
            <w:i w:val="0"/>
            <w:noProof/>
            <w:sz w:val="22"/>
            <w:szCs w:val="22"/>
          </w:rPr>
          <w:tab/>
        </w:r>
        <w:r w:rsidRPr="00511528">
          <w:rPr>
            <w:rStyle w:val="Lienhypertexte"/>
            <w:noProof/>
          </w:rPr>
          <w:t>Préliminaires</w:t>
        </w:r>
        <w:r>
          <w:rPr>
            <w:noProof/>
            <w:webHidden/>
          </w:rPr>
          <w:tab/>
        </w:r>
        <w:r>
          <w:rPr>
            <w:noProof/>
            <w:webHidden/>
          </w:rPr>
          <w:fldChar w:fldCharType="begin"/>
        </w:r>
        <w:r>
          <w:rPr>
            <w:noProof/>
            <w:webHidden/>
          </w:rPr>
          <w:instrText xml:space="preserve"> PAGEREF _Toc399235925 \h </w:instrText>
        </w:r>
        <w:r>
          <w:rPr>
            <w:noProof/>
            <w:webHidden/>
          </w:rPr>
        </w:r>
        <w:r>
          <w:rPr>
            <w:noProof/>
            <w:webHidden/>
          </w:rPr>
          <w:fldChar w:fldCharType="separate"/>
        </w:r>
        <w:r>
          <w:rPr>
            <w:noProof/>
            <w:webHidden/>
          </w:rPr>
          <w:t>60</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26" w:history="1">
        <w:r w:rsidRPr="00511528">
          <w:rPr>
            <w:rStyle w:val="Lienhypertexte"/>
            <w:noProof/>
          </w:rPr>
          <w:t>5.2.1.1.</w:t>
        </w:r>
        <w:r>
          <w:rPr>
            <w:rFonts w:asciiTheme="minorHAnsi" w:eastAsiaTheme="minorEastAsia" w:hAnsiTheme="minorHAnsi" w:cstheme="minorBidi"/>
            <w:noProof/>
            <w:sz w:val="22"/>
            <w:szCs w:val="22"/>
          </w:rPr>
          <w:tab/>
        </w:r>
        <w:r w:rsidRPr="00511528">
          <w:rPr>
            <w:rStyle w:val="Lienhypertexte"/>
            <w:noProof/>
          </w:rPr>
          <w:t>Etat initial d'un modèle FIGARO</w:t>
        </w:r>
        <w:r>
          <w:rPr>
            <w:noProof/>
            <w:webHidden/>
          </w:rPr>
          <w:tab/>
        </w:r>
        <w:r>
          <w:rPr>
            <w:noProof/>
            <w:webHidden/>
          </w:rPr>
          <w:fldChar w:fldCharType="begin"/>
        </w:r>
        <w:r>
          <w:rPr>
            <w:noProof/>
            <w:webHidden/>
          </w:rPr>
          <w:instrText xml:space="preserve"> PAGEREF _Toc399235926 \h </w:instrText>
        </w:r>
        <w:r>
          <w:rPr>
            <w:noProof/>
            <w:webHidden/>
          </w:rPr>
        </w:r>
        <w:r>
          <w:rPr>
            <w:noProof/>
            <w:webHidden/>
          </w:rPr>
          <w:fldChar w:fldCharType="separate"/>
        </w:r>
        <w:r>
          <w:rPr>
            <w:noProof/>
            <w:webHidden/>
          </w:rPr>
          <w:t>60</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27" w:history="1">
        <w:r w:rsidRPr="00511528">
          <w:rPr>
            <w:rStyle w:val="Lienhypertexte"/>
            <w:noProof/>
          </w:rPr>
          <w:t>5.2.1.2.</w:t>
        </w:r>
        <w:r>
          <w:rPr>
            <w:rFonts w:asciiTheme="minorHAnsi" w:eastAsiaTheme="minorEastAsia" w:hAnsiTheme="minorHAnsi" w:cstheme="minorBidi"/>
            <w:noProof/>
            <w:sz w:val="22"/>
            <w:szCs w:val="22"/>
          </w:rPr>
          <w:tab/>
        </w:r>
        <w:r w:rsidRPr="00511528">
          <w:rPr>
            <w:rStyle w:val="Lienhypertexte"/>
            <w:noProof/>
          </w:rPr>
          <w:t>Valeur par défaut</w:t>
        </w:r>
        <w:r>
          <w:rPr>
            <w:noProof/>
            <w:webHidden/>
          </w:rPr>
          <w:tab/>
        </w:r>
        <w:r>
          <w:rPr>
            <w:noProof/>
            <w:webHidden/>
          </w:rPr>
          <w:fldChar w:fldCharType="begin"/>
        </w:r>
        <w:r>
          <w:rPr>
            <w:noProof/>
            <w:webHidden/>
          </w:rPr>
          <w:instrText xml:space="preserve"> PAGEREF _Toc399235927 \h </w:instrText>
        </w:r>
        <w:r>
          <w:rPr>
            <w:noProof/>
            <w:webHidden/>
          </w:rPr>
        </w:r>
        <w:r>
          <w:rPr>
            <w:noProof/>
            <w:webHidden/>
          </w:rPr>
          <w:fldChar w:fldCharType="separate"/>
        </w:r>
        <w:r>
          <w:rPr>
            <w:noProof/>
            <w:webHidden/>
          </w:rPr>
          <w:t>60</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28" w:history="1">
        <w:r w:rsidRPr="00511528">
          <w:rPr>
            <w:rStyle w:val="Lienhypertexte"/>
            <w:noProof/>
          </w:rPr>
          <w:t>5.2.1.3.</w:t>
        </w:r>
        <w:r>
          <w:rPr>
            <w:rFonts w:asciiTheme="minorHAnsi" w:eastAsiaTheme="minorEastAsia" w:hAnsiTheme="minorHAnsi" w:cstheme="minorBidi"/>
            <w:noProof/>
            <w:sz w:val="22"/>
            <w:szCs w:val="22"/>
          </w:rPr>
          <w:tab/>
        </w:r>
        <w:r w:rsidRPr="00511528">
          <w:rPr>
            <w:rStyle w:val="Lienhypertexte"/>
            <w:noProof/>
          </w:rPr>
          <w:t>Notion d'édition</w:t>
        </w:r>
        <w:r>
          <w:rPr>
            <w:noProof/>
            <w:webHidden/>
          </w:rPr>
          <w:tab/>
        </w:r>
        <w:r>
          <w:rPr>
            <w:noProof/>
            <w:webHidden/>
          </w:rPr>
          <w:fldChar w:fldCharType="begin"/>
        </w:r>
        <w:r>
          <w:rPr>
            <w:noProof/>
            <w:webHidden/>
          </w:rPr>
          <w:instrText xml:space="preserve"> PAGEREF _Toc399235928 \h </w:instrText>
        </w:r>
        <w:r>
          <w:rPr>
            <w:noProof/>
            <w:webHidden/>
          </w:rPr>
        </w:r>
        <w:r>
          <w:rPr>
            <w:noProof/>
            <w:webHidden/>
          </w:rPr>
          <w:fldChar w:fldCharType="separate"/>
        </w:r>
        <w:r>
          <w:rPr>
            <w:noProof/>
            <w:webHidden/>
          </w:rPr>
          <w:t>61</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29" w:history="1">
        <w:r w:rsidRPr="00511528">
          <w:rPr>
            <w:rStyle w:val="Lienhypertexte"/>
            <w:noProof/>
          </w:rPr>
          <w:t>5.2.1.4.</w:t>
        </w:r>
        <w:r>
          <w:rPr>
            <w:rFonts w:asciiTheme="minorHAnsi" w:eastAsiaTheme="minorEastAsia" w:hAnsiTheme="minorHAnsi" w:cstheme="minorBidi"/>
            <w:noProof/>
            <w:sz w:val="22"/>
            <w:szCs w:val="22"/>
          </w:rPr>
          <w:tab/>
        </w:r>
        <w:r w:rsidRPr="00511528">
          <w:rPr>
            <w:rStyle w:val="Lienhypertexte"/>
            <w:noProof/>
          </w:rPr>
          <w:t>Remarque sur le calcul de l'état initial d'un modèle FIGARO</w:t>
        </w:r>
        <w:r>
          <w:rPr>
            <w:noProof/>
            <w:webHidden/>
          </w:rPr>
          <w:tab/>
        </w:r>
        <w:r>
          <w:rPr>
            <w:noProof/>
            <w:webHidden/>
          </w:rPr>
          <w:fldChar w:fldCharType="begin"/>
        </w:r>
        <w:r>
          <w:rPr>
            <w:noProof/>
            <w:webHidden/>
          </w:rPr>
          <w:instrText xml:space="preserve"> PAGEREF _Toc399235929 \h </w:instrText>
        </w:r>
        <w:r>
          <w:rPr>
            <w:noProof/>
            <w:webHidden/>
          </w:rPr>
        </w:r>
        <w:r>
          <w:rPr>
            <w:noProof/>
            <w:webHidden/>
          </w:rPr>
          <w:fldChar w:fldCharType="separate"/>
        </w:r>
        <w:r>
          <w:rPr>
            <w:noProof/>
            <w:webHidden/>
          </w:rPr>
          <w:t>63</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30" w:history="1">
        <w:r w:rsidRPr="00511528">
          <w:rPr>
            <w:rStyle w:val="Lienhypertexte"/>
            <w:noProof/>
          </w:rPr>
          <w:t>5.2.2.</w:t>
        </w:r>
        <w:r>
          <w:rPr>
            <w:rFonts w:asciiTheme="minorHAnsi" w:eastAsiaTheme="minorEastAsia" w:hAnsiTheme="minorHAnsi" w:cstheme="minorBidi"/>
            <w:i w:val="0"/>
            <w:noProof/>
            <w:sz w:val="22"/>
            <w:szCs w:val="22"/>
          </w:rPr>
          <w:tab/>
        </w:r>
        <w:r w:rsidRPr="00511528">
          <w:rPr>
            <w:rStyle w:val="Lienhypertexte"/>
            <w:noProof/>
          </w:rPr>
          <w:t>INTERFACE</w:t>
        </w:r>
        <w:r>
          <w:rPr>
            <w:noProof/>
            <w:webHidden/>
          </w:rPr>
          <w:tab/>
        </w:r>
        <w:r>
          <w:rPr>
            <w:noProof/>
            <w:webHidden/>
          </w:rPr>
          <w:fldChar w:fldCharType="begin"/>
        </w:r>
        <w:r>
          <w:rPr>
            <w:noProof/>
            <w:webHidden/>
          </w:rPr>
          <w:instrText xml:space="preserve"> PAGEREF _Toc399235930 \h </w:instrText>
        </w:r>
        <w:r>
          <w:rPr>
            <w:noProof/>
            <w:webHidden/>
          </w:rPr>
        </w:r>
        <w:r>
          <w:rPr>
            <w:noProof/>
            <w:webHidden/>
          </w:rPr>
          <w:fldChar w:fldCharType="separate"/>
        </w:r>
        <w:r>
          <w:rPr>
            <w:noProof/>
            <w:webHidden/>
          </w:rPr>
          <w:t>63</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31" w:history="1">
        <w:r w:rsidRPr="00511528">
          <w:rPr>
            <w:rStyle w:val="Lienhypertexte"/>
            <w:noProof/>
          </w:rPr>
          <w:t>5.2.3.</w:t>
        </w:r>
        <w:r>
          <w:rPr>
            <w:rFonts w:asciiTheme="minorHAnsi" w:eastAsiaTheme="minorEastAsia" w:hAnsiTheme="minorHAnsi" w:cstheme="minorBidi"/>
            <w:i w:val="0"/>
            <w:noProof/>
            <w:sz w:val="22"/>
            <w:szCs w:val="22"/>
          </w:rPr>
          <w:tab/>
        </w:r>
        <w:r w:rsidRPr="00511528">
          <w:rPr>
            <w:rStyle w:val="Lienhypertexte"/>
            <w:noProof/>
          </w:rPr>
          <w:t>Les constantes</w:t>
        </w:r>
        <w:r>
          <w:rPr>
            <w:noProof/>
            <w:webHidden/>
          </w:rPr>
          <w:tab/>
        </w:r>
        <w:r>
          <w:rPr>
            <w:noProof/>
            <w:webHidden/>
          </w:rPr>
          <w:fldChar w:fldCharType="begin"/>
        </w:r>
        <w:r>
          <w:rPr>
            <w:noProof/>
            <w:webHidden/>
          </w:rPr>
          <w:instrText xml:space="preserve"> PAGEREF _Toc399235931 \h </w:instrText>
        </w:r>
        <w:r>
          <w:rPr>
            <w:noProof/>
            <w:webHidden/>
          </w:rPr>
        </w:r>
        <w:r>
          <w:rPr>
            <w:noProof/>
            <w:webHidden/>
          </w:rPr>
          <w:fldChar w:fldCharType="separate"/>
        </w:r>
        <w:r>
          <w:rPr>
            <w:noProof/>
            <w:webHidden/>
          </w:rPr>
          <w:t>64</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32" w:history="1">
        <w:r w:rsidRPr="00511528">
          <w:rPr>
            <w:rStyle w:val="Lienhypertexte"/>
            <w:noProof/>
          </w:rPr>
          <w:t>5.2.3.1.</w:t>
        </w:r>
        <w:r>
          <w:rPr>
            <w:rFonts w:asciiTheme="minorHAnsi" w:eastAsiaTheme="minorEastAsia" w:hAnsiTheme="minorHAnsi" w:cstheme="minorBidi"/>
            <w:noProof/>
            <w:sz w:val="22"/>
            <w:szCs w:val="22"/>
          </w:rPr>
          <w:tab/>
        </w:r>
        <w:r w:rsidRPr="00511528">
          <w:rPr>
            <w:rStyle w:val="Lienhypertexte"/>
            <w:noProof/>
          </w:rPr>
          <w:t>CONSTANTE</w:t>
        </w:r>
        <w:r>
          <w:rPr>
            <w:noProof/>
            <w:webHidden/>
          </w:rPr>
          <w:tab/>
        </w:r>
        <w:r>
          <w:rPr>
            <w:noProof/>
            <w:webHidden/>
          </w:rPr>
          <w:fldChar w:fldCharType="begin"/>
        </w:r>
        <w:r>
          <w:rPr>
            <w:noProof/>
            <w:webHidden/>
          </w:rPr>
          <w:instrText xml:space="preserve"> PAGEREF _Toc399235932 \h </w:instrText>
        </w:r>
        <w:r>
          <w:rPr>
            <w:noProof/>
            <w:webHidden/>
          </w:rPr>
        </w:r>
        <w:r>
          <w:rPr>
            <w:noProof/>
            <w:webHidden/>
          </w:rPr>
          <w:fldChar w:fldCharType="separate"/>
        </w:r>
        <w:r>
          <w:rPr>
            <w:noProof/>
            <w:webHidden/>
          </w:rPr>
          <w:t>64</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33" w:history="1">
        <w:r w:rsidRPr="00511528">
          <w:rPr>
            <w:rStyle w:val="Lienhypertexte"/>
            <w:noProof/>
          </w:rPr>
          <w:t>5.2.3.2.</w:t>
        </w:r>
        <w:r>
          <w:rPr>
            <w:rFonts w:asciiTheme="minorHAnsi" w:eastAsiaTheme="minorEastAsia" w:hAnsiTheme="minorHAnsi" w:cstheme="minorBidi"/>
            <w:noProof/>
            <w:sz w:val="22"/>
            <w:szCs w:val="22"/>
          </w:rPr>
          <w:tab/>
        </w:r>
        <w:r w:rsidRPr="00511528">
          <w:rPr>
            <w:rStyle w:val="Lienhypertexte"/>
            <w:noProof/>
          </w:rPr>
          <w:t>PARAMETRE_LOI</w:t>
        </w:r>
        <w:r>
          <w:rPr>
            <w:noProof/>
            <w:webHidden/>
          </w:rPr>
          <w:tab/>
        </w:r>
        <w:r>
          <w:rPr>
            <w:noProof/>
            <w:webHidden/>
          </w:rPr>
          <w:fldChar w:fldCharType="begin"/>
        </w:r>
        <w:r>
          <w:rPr>
            <w:noProof/>
            <w:webHidden/>
          </w:rPr>
          <w:instrText xml:space="preserve"> PAGEREF _Toc399235933 \h </w:instrText>
        </w:r>
        <w:r>
          <w:rPr>
            <w:noProof/>
            <w:webHidden/>
          </w:rPr>
        </w:r>
        <w:r>
          <w:rPr>
            <w:noProof/>
            <w:webHidden/>
          </w:rPr>
          <w:fldChar w:fldCharType="separate"/>
        </w:r>
        <w:r>
          <w:rPr>
            <w:noProof/>
            <w:webHidden/>
          </w:rPr>
          <w:t>66</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34" w:history="1">
        <w:r w:rsidRPr="00511528">
          <w:rPr>
            <w:rStyle w:val="Lienhypertexte"/>
            <w:noProof/>
          </w:rPr>
          <w:t>5.2.4.</w:t>
        </w:r>
        <w:r>
          <w:rPr>
            <w:rFonts w:asciiTheme="minorHAnsi" w:eastAsiaTheme="minorEastAsia" w:hAnsiTheme="minorHAnsi" w:cstheme="minorBidi"/>
            <w:i w:val="0"/>
            <w:noProof/>
            <w:sz w:val="22"/>
            <w:szCs w:val="22"/>
          </w:rPr>
          <w:tab/>
        </w:r>
        <w:r w:rsidRPr="00511528">
          <w:rPr>
            <w:rStyle w:val="Lienhypertexte"/>
            <w:noProof/>
          </w:rPr>
          <w:t>Les variables d'état</w:t>
        </w:r>
        <w:r>
          <w:rPr>
            <w:noProof/>
            <w:webHidden/>
          </w:rPr>
          <w:tab/>
        </w:r>
        <w:r>
          <w:rPr>
            <w:noProof/>
            <w:webHidden/>
          </w:rPr>
          <w:fldChar w:fldCharType="begin"/>
        </w:r>
        <w:r>
          <w:rPr>
            <w:noProof/>
            <w:webHidden/>
          </w:rPr>
          <w:instrText xml:space="preserve"> PAGEREF _Toc399235934 \h </w:instrText>
        </w:r>
        <w:r>
          <w:rPr>
            <w:noProof/>
            <w:webHidden/>
          </w:rPr>
        </w:r>
        <w:r>
          <w:rPr>
            <w:noProof/>
            <w:webHidden/>
          </w:rPr>
          <w:fldChar w:fldCharType="separate"/>
        </w:r>
        <w:r>
          <w:rPr>
            <w:noProof/>
            <w:webHidden/>
          </w:rPr>
          <w:t>66</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35" w:history="1">
        <w:r w:rsidRPr="00511528">
          <w:rPr>
            <w:rStyle w:val="Lienhypertexte"/>
            <w:noProof/>
          </w:rPr>
          <w:t>5.2.4.1.</w:t>
        </w:r>
        <w:r>
          <w:rPr>
            <w:rFonts w:asciiTheme="minorHAnsi" w:eastAsiaTheme="minorEastAsia" w:hAnsiTheme="minorHAnsi" w:cstheme="minorBidi"/>
            <w:noProof/>
            <w:sz w:val="22"/>
            <w:szCs w:val="22"/>
          </w:rPr>
          <w:tab/>
        </w:r>
        <w:r w:rsidRPr="00511528">
          <w:rPr>
            <w:rStyle w:val="Lienhypertexte"/>
            <w:noProof/>
          </w:rPr>
          <w:t>Notion de variable réinitialisée</w:t>
        </w:r>
        <w:r>
          <w:rPr>
            <w:noProof/>
            <w:webHidden/>
          </w:rPr>
          <w:tab/>
        </w:r>
        <w:r>
          <w:rPr>
            <w:noProof/>
            <w:webHidden/>
          </w:rPr>
          <w:fldChar w:fldCharType="begin"/>
        </w:r>
        <w:r>
          <w:rPr>
            <w:noProof/>
            <w:webHidden/>
          </w:rPr>
          <w:instrText xml:space="preserve"> PAGEREF _Toc399235935 \h </w:instrText>
        </w:r>
        <w:r>
          <w:rPr>
            <w:noProof/>
            <w:webHidden/>
          </w:rPr>
        </w:r>
        <w:r>
          <w:rPr>
            <w:noProof/>
            <w:webHidden/>
          </w:rPr>
          <w:fldChar w:fldCharType="separate"/>
        </w:r>
        <w:r>
          <w:rPr>
            <w:noProof/>
            <w:webHidden/>
          </w:rPr>
          <w:t>67</w:t>
        </w:r>
        <w:r>
          <w:rPr>
            <w:noProof/>
            <w:webHidden/>
          </w:rPr>
          <w:fldChar w:fldCharType="end"/>
        </w:r>
      </w:hyperlink>
    </w:p>
    <w:p w:rsidR="00554134" w:rsidRDefault="00554134">
      <w:pPr>
        <w:pStyle w:val="TM5"/>
        <w:tabs>
          <w:tab w:val="left" w:pos="1571"/>
        </w:tabs>
        <w:rPr>
          <w:rFonts w:asciiTheme="minorHAnsi" w:eastAsiaTheme="minorEastAsia" w:hAnsiTheme="minorHAnsi" w:cstheme="minorBidi"/>
          <w:noProof/>
          <w:sz w:val="22"/>
          <w:szCs w:val="22"/>
        </w:rPr>
      </w:pPr>
      <w:hyperlink w:anchor="_Toc399235936" w:history="1">
        <w:r w:rsidRPr="00511528">
          <w:rPr>
            <w:rStyle w:val="Lienhypertexte"/>
            <w:noProof/>
          </w:rPr>
          <w:t>5.2.4.1.1.</w:t>
        </w:r>
        <w:r>
          <w:rPr>
            <w:rFonts w:asciiTheme="minorHAnsi" w:eastAsiaTheme="minorEastAsia" w:hAnsiTheme="minorHAnsi" w:cstheme="minorBidi"/>
            <w:noProof/>
            <w:sz w:val="22"/>
            <w:szCs w:val="22"/>
          </w:rPr>
          <w:tab/>
        </w:r>
        <w:r w:rsidRPr="00511528">
          <w:rPr>
            <w:rStyle w:val="Lienhypertexte"/>
            <w:noProof/>
          </w:rPr>
          <w:t>Variables non réinitialisées</w:t>
        </w:r>
        <w:r>
          <w:rPr>
            <w:noProof/>
            <w:webHidden/>
          </w:rPr>
          <w:tab/>
        </w:r>
        <w:r>
          <w:rPr>
            <w:noProof/>
            <w:webHidden/>
          </w:rPr>
          <w:fldChar w:fldCharType="begin"/>
        </w:r>
        <w:r>
          <w:rPr>
            <w:noProof/>
            <w:webHidden/>
          </w:rPr>
          <w:instrText xml:space="preserve"> PAGEREF _Toc399235936 \h </w:instrText>
        </w:r>
        <w:r>
          <w:rPr>
            <w:noProof/>
            <w:webHidden/>
          </w:rPr>
        </w:r>
        <w:r>
          <w:rPr>
            <w:noProof/>
            <w:webHidden/>
          </w:rPr>
          <w:fldChar w:fldCharType="separate"/>
        </w:r>
        <w:r>
          <w:rPr>
            <w:noProof/>
            <w:webHidden/>
          </w:rPr>
          <w:t>67</w:t>
        </w:r>
        <w:r>
          <w:rPr>
            <w:noProof/>
            <w:webHidden/>
          </w:rPr>
          <w:fldChar w:fldCharType="end"/>
        </w:r>
      </w:hyperlink>
    </w:p>
    <w:p w:rsidR="00554134" w:rsidRDefault="00554134">
      <w:pPr>
        <w:pStyle w:val="TM5"/>
        <w:tabs>
          <w:tab w:val="left" w:pos="1571"/>
        </w:tabs>
        <w:rPr>
          <w:rFonts w:asciiTheme="minorHAnsi" w:eastAsiaTheme="minorEastAsia" w:hAnsiTheme="minorHAnsi" w:cstheme="minorBidi"/>
          <w:noProof/>
          <w:sz w:val="22"/>
          <w:szCs w:val="22"/>
        </w:rPr>
      </w:pPr>
      <w:hyperlink w:anchor="_Toc399235937" w:history="1">
        <w:r w:rsidRPr="00511528">
          <w:rPr>
            <w:rStyle w:val="Lienhypertexte"/>
            <w:noProof/>
          </w:rPr>
          <w:t>5.2.4.1.2.</w:t>
        </w:r>
        <w:r>
          <w:rPr>
            <w:rFonts w:asciiTheme="minorHAnsi" w:eastAsiaTheme="minorEastAsia" w:hAnsiTheme="minorHAnsi" w:cstheme="minorBidi"/>
            <w:noProof/>
            <w:sz w:val="22"/>
            <w:szCs w:val="22"/>
          </w:rPr>
          <w:tab/>
        </w:r>
        <w:r w:rsidRPr="00511528">
          <w:rPr>
            <w:rStyle w:val="Lienhypertexte"/>
            <w:noProof/>
          </w:rPr>
          <w:t>Variables réinitialisées</w:t>
        </w:r>
        <w:r>
          <w:rPr>
            <w:noProof/>
            <w:webHidden/>
          </w:rPr>
          <w:tab/>
        </w:r>
        <w:r>
          <w:rPr>
            <w:noProof/>
            <w:webHidden/>
          </w:rPr>
          <w:fldChar w:fldCharType="begin"/>
        </w:r>
        <w:r>
          <w:rPr>
            <w:noProof/>
            <w:webHidden/>
          </w:rPr>
          <w:instrText xml:space="preserve"> PAGEREF _Toc399235937 \h </w:instrText>
        </w:r>
        <w:r>
          <w:rPr>
            <w:noProof/>
            <w:webHidden/>
          </w:rPr>
        </w:r>
        <w:r>
          <w:rPr>
            <w:noProof/>
            <w:webHidden/>
          </w:rPr>
          <w:fldChar w:fldCharType="separate"/>
        </w:r>
        <w:r>
          <w:rPr>
            <w:noProof/>
            <w:webHidden/>
          </w:rPr>
          <w:t>67</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38" w:history="1">
        <w:r w:rsidRPr="00511528">
          <w:rPr>
            <w:rStyle w:val="Lienhypertexte"/>
            <w:noProof/>
          </w:rPr>
          <w:t>5.2.4.2.</w:t>
        </w:r>
        <w:r>
          <w:rPr>
            <w:rFonts w:asciiTheme="minorHAnsi" w:eastAsiaTheme="minorEastAsia" w:hAnsiTheme="minorHAnsi" w:cstheme="minorBidi"/>
            <w:noProof/>
            <w:sz w:val="22"/>
            <w:szCs w:val="22"/>
          </w:rPr>
          <w:tab/>
        </w:r>
        <w:r w:rsidRPr="00511528">
          <w:rPr>
            <w:rStyle w:val="Lienhypertexte"/>
            <w:noProof/>
          </w:rPr>
          <w:t>Catégories de variables d'état en FIGARO</w:t>
        </w:r>
        <w:r>
          <w:rPr>
            <w:noProof/>
            <w:webHidden/>
          </w:rPr>
          <w:tab/>
        </w:r>
        <w:r>
          <w:rPr>
            <w:noProof/>
            <w:webHidden/>
          </w:rPr>
          <w:fldChar w:fldCharType="begin"/>
        </w:r>
        <w:r>
          <w:rPr>
            <w:noProof/>
            <w:webHidden/>
          </w:rPr>
          <w:instrText xml:space="preserve"> PAGEREF _Toc399235938 \h </w:instrText>
        </w:r>
        <w:r>
          <w:rPr>
            <w:noProof/>
            <w:webHidden/>
          </w:rPr>
        </w:r>
        <w:r>
          <w:rPr>
            <w:noProof/>
            <w:webHidden/>
          </w:rPr>
          <w:fldChar w:fldCharType="separate"/>
        </w:r>
        <w:r>
          <w:rPr>
            <w:noProof/>
            <w:webHidden/>
          </w:rPr>
          <w:t>67</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39" w:history="1">
        <w:r w:rsidRPr="00511528">
          <w:rPr>
            <w:rStyle w:val="Lienhypertexte"/>
            <w:noProof/>
          </w:rPr>
          <w:t>5.2.4.3.</w:t>
        </w:r>
        <w:r>
          <w:rPr>
            <w:rFonts w:asciiTheme="minorHAnsi" w:eastAsiaTheme="minorEastAsia" w:hAnsiTheme="minorHAnsi" w:cstheme="minorBidi"/>
            <w:noProof/>
            <w:sz w:val="22"/>
            <w:szCs w:val="22"/>
          </w:rPr>
          <w:tab/>
        </w:r>
        <w:r w:rsidRPr="00511528">
          <w:rPr>
            <w:rStyle w:val="Lienhypertexte"/>
            <w:noProof/>
          </w:rPr>
          <w:t>ATTRIBUT</w:t>
        </w:r>
        <w:r>
          <w:rPr>
            <w:noProof/>
            <w:webHidden/>
          </w:rPr>
          <w:tab/>
        </w:r>
        <w:r>
          <w:rPr>
            <w:noProof/>
            <w:webHidden/>
          </w:rPr>
          <w:fldChar w:fldCharType="begin"/>
        </w:r>
        <w:r>
          <w:rPr>
            <w:noProof/>
            <w:webHidden/>
          </w:rPr>
          <w:instrText xml:space="preserve"> PAGEREF _Toc399235939 \h </w:instrText>
        </w:r>
        <w:r>
          <w:rPr>
            <w:noProof/>
            <w:webHidden/>
          </w:rPr>
        </w:r>
        <w:r>
          <w:rPr>
            <w:noProof/>
            <w:webHidden/>
          </w:rPr>
          <w:fldChar w:fldCharType="separate"/>
        </w:r>
        <w:r>
          <w:rPr>
            <w:noProof/>
            <w:webHidden/>
          </w:rPr>
          <w:t>68</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40" w:history="1">
        <w:r w:rsidRPr="00511528">
          <w:rPr>
            <w:rStyle w:val="Lienhypertexte"/>
            <w:noProof/>
          </w:rPr>
          <w:t>5.2.4.4.</w:t>
        </w:r>
        <w:r>
          <w:rPr>
            <w:rFonts w:asciiTheme="minorHAnsi" w:eastAsiaTheme="minorEastAsia" w:hAnsiTheme="minorHAnsi" w:cstheme="minorBidi"/>
            <w:noProof/>
            <w:sz w:val="22"/>
            <w:szCs w:val="22"/>
          </w:rPr>
          <w:tab/>
        </w:r>
        <w:r w:rsidRPr="00511528">
          <w:rPr>
            <w:rStyle w:val="Lienhypertexte"/>
            <w:noProof/>
          </w:rPr>
          <w:t>PANNE</w:t>
        </w:r>
        <w:r>
          <w:rPr>
            <w:noProof/>
            <w:webHidden/>
          </w:rPr>
          <w:tab/>
        </w:r>
        <w:r>
          <w:rPr>
            <w:noProof/>
            <w:webHidden/>
          </w:rPr>
          <w:fldChar w:fldCharType="begin"/>
        </w:r>
        <w:r>
          <w:rPr>
            <w:noProof/>
            <w:webHidden/>
          </w:rPr>
          <w:instrText xml:space="preserve"> PAGEREF _Toc399235940 \h </w:instrText>
        </w:r>
        <w:r>
          <w:rPr>
            <w:noProof/>
            <w:webHidden/>
          </w:rPr>
        </w:r>
        <w:r>
          <w:rPr>
            <w:noProof/>
            <w:webHidden/>
          </w:rPr>
          <w:fldChar w:fldCharType="separate"/>
        </w:r>
        <w:r>
          <w:rPr>
            <w:noProof/>
            <w:webHidden/>
          </w:rPr>
          <w:t>69</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41" w:history="1">
        <w:r w:rsidRPr="00511528">
          <w:rPr>
            <w:rStyle w:val="Lienhypertexte"/>
            <w:noProof/>
          </w:rPr>
          <w:t>5.2.4.5.</w:t>
        </w:r>
        <w:r>
          <w:rPr>
            <w:rFonts w:asciiTheme="minorHAnsi" w:eastAsiaTheme="minorEastAsia" w:hAnsiTheme="minorHAnsi" w:cstheme="minorBidi"/>
            <w:noProof/>
            <w:sz w:val="22"/>
            <w:szCs w:val="22"/>
          </w:rPr>
          <w:tab/>
        </w:r>
        <w:r w:rsidRPr="00511528">
          <w:rPr>
            <w:rStyle w:val="Lienhypertexte"/>
            <w:noProof/>
          </w:rPr>
          <w:t>EFFET</w:t>
        </w:r>
        <w:r>
          <w:rPr>
            <w:noProof/>
            <w:webHidden/>
          </w:rPr>
          <w:tab/>
        </w:r>
        <w:r>
          <w:rPr>
            <w:noProof/>
            <w:webHidden/>
          </w:rPr>
          <w:fldChar w:fldCharType="begin"/>
        </w:r>
        <w:r>
          <w:rPr>
            <w:noProof/>
            <w:webHidden/>
          </w:rPr>
          <w:instrText xml:space="preserve"> PAGEREF _Toc399235941 \h </w:instrText>
        </w:r>
        <w:r>
          <w:rPr>
            <w:noProof/>
            <w:webHidden/>
          </w:rPr>
        </w:r>
        <w:r>
          <w:rPr>
            <w:noProof/>
            <w:webHidden/>
          </w:rPr>
          <w:fldChar w:fldCharType="separate"/>
        </w:r>
        <w:r>
          <w:rPr>
            <w:noProof/>
            <w:webHidden/>
          </w:rPr>
          <w:t>69</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42" w:history="1">
        <w:r w:rsidRPr="00511528">
          <w:rPr>
            <w:rStyle w:val="Lienhypertexte"/>
            <w:noProof/>
          </w:rPr>
          <w:t>5.3.</w:t>
        </w:r>
        <w:r>
          <w:rPr>
            <w:rFonts w:asciiTheme="minorHAnsi" w:eastAsiaTheme="minorEastAsia" w:hAnsiTheme="minorHAnsi" w:cstheme="minorBidi"/>
            <w:smallCaps w:val="0"/>
            <w:noProof/>
            <w:sz w:val="22"/>
            <w:szCs w:val="22"/>
          </w:rPr>
          <w:tab/>
        </w:r>
        <w:r w:rsidRPr="00511528">
          <w:rPr>
            <w:rStyle w:val="Lienhypertexte"/>
            <w:noProof/>
          </w:rPr>
          <w:t>Les règles</w:t>
        </w:r>
        <w:r>
          <w:rPr>
            <w:noProof/>
            <w:webHidden/>
          </w:rPr>
          <w:tab/>
        </w:r>
        <w:r>
          <w:rPr>
            <w:noProof/>
            <w:webHidden/>
          </w:rPr>
          <w:fldChar w:fldCharType="begin"/>
        </w:r>
        <w:r>
          <w:rPr>
            <w:noProof/>
            <w:webHidden/>
          </w:rPr>
          <w:instrText xml:space="preserve"> PAGEREF _Toc399235942 \h </w:instrText>
        </w:r>
        <w:r>
          <w:rPr>
            <w:noProof/>
            <w:webHidden/>
          </w:rPr>
        </w:r>
        <w:r>
          <w:rPr>
            <w:noProof/>
            <w:webHidden/>
          </w:rPr>
          <w:fldChar w:fldCharType="separate"/>
        </w:r>
        <w:r>
          <w:rPr>
            <w:noProof/>
            <w:webHidden/>
          </w:rPr>
          <w:t>70</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43" w:history="1">
        <w:r w:rsidRPr="00511528">
          <w:rPr>
            <w:rStyle w:val="Lienhypertexte"/>
            <w:noProof/>
          </w:rPr>
          <w:t>5.3.1.</w:t>
        </w:r>
        <w:r>
          <w:rPr>
            <w:rFonts w:asciiTheme="minorHAnsi" w:eastAsiaTheme="minorEastAsia" w:hAnsiTheme="minorHAnsi" w:cstheme="minorBidi"/>
            <w:i w:val="0"/>
            <w:noProof/>
            <w:sz w:val="22"/>
            <w:szCs w:val="22"/>
          </w:rPr>
          <w:tab/>
        </w:r>
        <w:r w:rsidRPr="00511528">
          <w:rPr>
            <w:rStyle w:val="Lienhypertexte"/>
            <w:noProof/>
          </w:rPr>
          <w:t>Les conditions</w:t>
        </w:r>
        <w:r>
          <w:rPr>
            <w:noProof/>
            <w:webHidden/>
          </w:rPr>
          <w:tab/>
        </w:r>
        <w:r>
          <w:rPr>
            <w:noProof/>
            <w:webHidden/>
          </w:rPr>
          <w:fldChar w:fldCharType="begin"/>
        </w:r>
        <w:r>
          <w:rPr>
            <w:noProof/>
            <w:webHidden/>
          </w:rPr>
          <w:instrText xml:space="preserve"> PAGEREF _Toc399235943 \h </w:instrText>
        </w:r>
        <w:r>
          <w:rPr>
            <w:noProof/>
            <w:webHidden/>
          </w:rPr>
        </w:r>
        <w:r>
          <w:rPr>
            <w:noProof/>
            <w:webHidden/>
          </w:rPr>
          <w:fldChar w:fldCharType="separate"/>
        </w:r>
        <w:r>
          <w:rPr>
            <w:noProof/>
            <w:webHidden/>
          </w:rPr>
          <w:t>71</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44" w:history="1">
        <w:r w:rsidRPr="00511528">
          <w:rPr>
            <w:rStyle w:val="Lienhypertexte"/>
            <w:noProof/>
          </w:rPr>
          <w:t>5.3.2.</w:t>
        </w:r>
        <w:r>
          <w:rPr>
            <w:rFonts w:asciiTheme="minorHAnsi" w:eastAsiaTheme="minorEastAsia" w:hAnsiTheme="minorHAnsi" w:cstheme="minorBidi"/>
            <w:i w:val="0"/>
            <w:noProof/>
            <w:sz w:val="22"/>
            <w:szCs w:val="22"/>
          </w:rPr>
          <w:tab/>
        </w:r>
        <w:r w:rsidRPr="00511528">
          <w:rPr>
            <w:rStyle w:val="Lienhypertexte"/>
            <w:noProof/>
          </w:rPr>
          <w:t>Les actions</w:t>
        </w:r>
        <w:r>
          <w:rPr>
            <w:noProof/>
            <w:webHidden/>
          </w:rPr>
          <w:tab/>
        </w:r>
        <w:r>
          <w:rPr>
            <w:noProof/>
            <w:webHidden/>
          </w:rPr>
          <w:fldChar w:fldCharType="begin"/>
        </w:r>
        <w:r>
          <w:rPr>
            <w:noProof/>
            <w:webHidden/>
          </w:rPr>
          <w:instrText xml:space="preserve"> PAGEREF _Toc399235944 \h </w:instrText>
        </w:r>
        <w:r>
          <w:rPr>
            <w:noProof/>
            <w:webHidden/>
          </w:rPr>
        </w:r>
        <w:r>
          <w:rPr>
            <w:noProof/>
            <w:webHidden/>
          </w:rPr>
          <w:fldChar w:fldCharType="separate"/>
        </w:r>
        <w:r>
          <w:rPr>
            <w:noProof/>
            <w:webHidden/>
          </w:rPr>
          <w:t>72</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45" w:history="1">
        <w:r w:rsidRPr="00511528">
          <w:rPr>
            <w:rStyle w:val="Lienhypertexte"/>
            <w:noProof/>
          </w:rPr>
          <w:t>5.3.2.1.</w:t>
        </w:r>
        <w:r>
          <w:rPr>
            <w:rFonts w:asciiTheme="minorHAnsi" w:eastAsiaTheme="minorEastAsia" w:hAnsiTheme="minorHAnsi" w:cstheme="minorBidi"/>
            <w:noProof/>
            <w:sz w:val="22"/>
            <w:szCs w:val="22"/>
          </w:rPr>
          <w:tab/>
        </w:r>
        <w:r w:rsidRPr="00511528">
          <w:rPr>
            <w:rStyle w:val="Lienhypertexte"/>
            <w:noProof/>
          </w:rPr>
          <w:t>Affectation d'une valeur à une variable</w:t>
        </w:r>
        <w:r>
          <w:rPr>
            <w:noProof/>
            <w:webHidden/>
          </w:rPr>
          <w:tab/>
        </w:r>
        <w:r>
          <w:rPr>
            <w:noProof/>
            <w:webHidden/>
          </w:rPr>
          <w:fldChar w:fldCharType="begin"/>
        </w:r>
        <w:r>
          <w:rPr>
            <w:noProof/>
            <w:webHidden/>
          </w:rPr>
          <w:instrText xml:space="preserve"> PAGEREF _Toc399235945 \h </w:instrText>
        </w:r>
        <w:r>
          <w:rPr>
            <w:noProof/>
            <w:webHidden/>
          </w:rPr>
        </w:r>
        <w:r>
          <w:rPr>
            <w:noProof/>
            <w:webHidden/>
          </w:rPr>
          <w:fldChar w:fldCharType="separate"/>
        </w:r>
        <w:r>
          <w:rPr>
            <w:noProof/>
            <w:webHidden/>
          </w:rPr>
          <w:t>72</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46" w:history="1">
        <w:r w:rsidRPr="00511528">
          <w:rPr>
            <w:rStyle w:val="Lienhypertexte"/>
            <w:noProof/>
          </w:rPr>
          <w:t>5.3.2.2.</w:t>
        </w:r>
        <w:r>
          <w:rPr>
            <w:rFonts w:asciiTheme="minorHAnsi" w:eastAsiaTheme="minorEastAsia" w:hAnsiTheme="minorHAnsi" w:cstheme="minorBidi"/>
            <w:noProof/>
            <w:sz w:val="22"/>
            <w:szCs w:val="22"/>
          </w:rPr>
          <w:tab/>
        </w:r>
        <w:r w:rsidRPr="00511528">
          <w:rPr>
            <w:rStyle w:val="Lienhypertexte"/>
            <w:noProof/>
          </w:rPr>
          <w:t>Action sur un ensemble d'objets</w:t>
        </w:r>
        <w:r>
          <w:rPr>
            <w:noProof/>
            <w:webHidden/>
          </w:rPr>
          <w:tab/>
        </w:r>
        <w:r>
          <w:rPr>
            <w:noProof/>
            <w:webHidden/>
          </w:rPr>
          <w:fldChar w:fldCharType="begin"/>
        </w:r>
        <w:r>
          <w:rPr>
            <w:noProof/>
            <w:webHidden/>
          </w:rPr>
          <w:instrText xml:space="preserve"> PAGEREF _Toc399235946 \h </w:instrText>
        </w:r>
        <w:r>
          <w:rPr>
            <w:noProof/>
            <w:webHidden/>
          </w:rPr>
        </w:r>
        <w:r>
          <w:rPr>
            <w:noProof/>
            <w:webHidden/>
          </w:rPr>
          <w:fldChar w:fldCharType="separate"/>
        </w:r>
        <w:r>
          <w:rPr>
            <w:noProof/>
            <w:webHidden/>
          </w:rPr>
          <w:t>73</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47" w:history="1">
        <w:r w:rsidRPr="00511528">
          <w:rPr>
            <w:rStyle w:val="Lienhypertexte"/>
            <w:noProof/>
          </w:rPr>
          <w:t>5.3.2.3.</w:t>
        </w:r>
        <w:r>
          <w:rPr>
            <w:rFonts w:asciiTheme="minorHAnsi" w:eastAsiaTheme="minorEastAsia" w:hAnsiTheme="minorHAnsi" w:cstheme="minorBidi"/>
            <w:noProof/>
            <w:sz w:val="22"/>
            <w:szCs w:val="22"/>
          </w:rPr>
          <w:tab/>
        </w:r>
        <w:r w:rsidRPr="00511528">
          <w:rPr>
            <w:rStyle w:val="Lienhypertexte"/>
            <w:noProof/>
          </w:rPr>
          <w:t>Résolution de système d'équations</w:t>
        </w:r>
        <w:r>
          <w:rPr>
            <w:noProof/>
            <w:webHidden/>
          </w:rPr>
          <w:tab/>
        </w:r>
        <w:r>
          <w:rPr>
            <w:noProof/>
            <w:webHidden/>
          </w:rPr>
          <w:fldChar w:fldCharType="begin"/>
        </w:r>
        <w:r>
          <w:rPr>
            <w:noProof/>
            <w:webHidden/>
          </w:rPr>
          <w:instrText xml:space="preserve"> PAGEREF _Toc399235947 \h </w:instrText>
        </w:r>
        <w:r>
          <w:rPr>
            <w:noProof/>
            <w:webHidden/>
          </w:rPr>
        </w:r>
        <w:r>
          <w:rPr>
            <w:noProof/>
            <w:webHidden/>
          </w:rPr>
          <w:fldChar w:fldCharType="separate"/>
        </w:r>
        <w:r>
          <w:rPr>
            <w:noProof/>
            <w:webHidden/>
          </w:rPr>
          <w:t>74</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48" w:history="1">
        <w:r w:rsidRPr="00511528">
          <w:rPr>
            <w:rStyle w:val="Lienhypertexte"/>
            <w:noProof/>
          </w:rPr>
          <w:t>5.3.3.</w:t>
        </w:r>
        <w:r>
          <w:rPr>
            <w:rFonts w:asciiTheme="minorHAnsi" w:eastAsiaTheme="minorEastAsia" w:hAnsiTheme="minorHAnsi" w:cstheme="minorBidi"/>
            <w:i w:val="0"/>
            <w:noProof/>
            <w:sz w:val="22"/>
            <w:szCs w:val="22"/>
          </w:rPr>
          <w:tab/>
        </w:r>
        <w:r w:rsidRPr="00511528">
          <w:rPr>
            <w:rStyle w:val="Lienhypertexte"/>
            <w:noProof/>
          </w:rPr>
          <w:t>Les règles d’occurrence</w:t>
        </w:r>
        <w:r>
          <w:rPr>
            <w:noProof/>
            <w:webHidden/>
          </w:rPr>
          <w:tab/>
        </w:r>
        <w:r>
          <w:rPr>
            <w:noProof/>
            <w:webHidden/>
          </w:rPr>
          <w:fldChar w:fldCharType="begin"/>
        </w:r>
        <w:r>
          <w:rPr>
            <w:noProof/>
            <w:webHidden/>
          </w:rPr>
          <w:instrText xml:space="preserve"> PAGEREF _Toc399235948 \h </w:instrText>
        </w:r>
        <w:r>
          <w:rPr>
            <w:noProof/>
            <w:webHidden/>
          </w:rPr>
        </w:r>
        <w:r>
          <w:rPr>
            <w:noProof/>
            <w:webHidden/>
          </w:rPr>
          <w:fldChar w:fldCharType="separate"/>
        </w:r>
        <w:r>
          <w:rPr>
            <w:noProof/>
            <w:webHidden/>
          </w:rPr>
          <w:t>74</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49" w:history="1">
        <w:r w:rsidRPr="00511528">
          <w:rPr>
            <w:rStyle w:val="Lienhypertexte"/>
            <w:noProof/>
          </w:rPr>
          <w:t>5.3.3.1.</w:t>
        </w:r>
        <w:r>
          <w:rPr>
            <w:rFonts w:asciiTheme="minorHAnsi" w:eastAsiaTheme="minorEastAsia" w:hAnsiTheme="minorHAnsi" w:cstheme="minorBidi"/>
            <w:noProof/>
            <w:sz w:val="22"/>
            <w:szCs w:val="22"/>
          </w:rPr>
          <w:tab/>
        </w:r>
        <w:r w:rsidRPr="00511528">
          <w:rPr>
            <w:rStyle w:val="Lienhypertexte"/>
            <w:noProof/>
          </w:rPr>
          <w:t>Syntaxe d'une règle d'occurrence</w:t>
        </w:r>
        <w:r>
          <w:rPr>
            <w:noProof/>
            <w:webHidden/>
          </w:rPr>
          <w:tab/>
        </w:r>
        <w:r>
          <w:rPr>
            <w:noProof/>
            <w:webHidden/>
          </w:rPr>
          <w:fldChar w:fldCharType="begin"/>
        </w:r>
        <w:r>
          <w:rPr>
            <w:noProof/>
            <w:webHidden/>
          </w:rPr>
          <w:instrText xml:space="preserve"> PAGEREF _Toc399235949 \h </w:instrText>
        </w:r>
        <w:r>
          <w:rPr>
            <w:noProof/>
            <w:webHidden/>
          </w:rPr>
        </w:r>
        <w:r>
          <w:rPr>
            <w:noProof/>
            <w:webHidden/>
          </w:rPr>
          <w:fldChar w:fldCharType="separate"/>
        </w:r>
        <w:r>
          <w:rPr>
            <w:noProof/>
            <w:webHidden/>
          </w:rPr>
          <w:t>77</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50" w:history="1">
        <w:r w:rsidRPr="00511528">
          <w:rPr>
            <w:rStyle w:val="Lienhypertexte"/>
            <w:noProof/>
          </w:rPr>
          <w:t>5.3.3.2.</w:t>
        </w:r>
        <w:r>
          <w:rPr>
            <w:rFonts w:asciiTheme="minorHAnsi" w:eastAsiaTheme="minorEastAsia" w:hAnsiTheme="minorHAnsi" w:cstheme="minorBidi"/>
            <w:noProof/>
            <w:sz w:val="22"/>
            <w:szCs w:val="22"/>
          </w:rPr>
          <w:tab/>
        </w:r>
        <w:r w:rsidRPr="00511528">
          <w:rPr>
            <w:rStyle w:val="Lienhypertexte"/>
            <w:noProof/>
          </w:rPr>
          <w:t>Transitions normales</w:t>
        </w:r>
        <w:r>
          <w:rPr>
            <w:noProof/>
            <w:webHidden/>
          </w:rPr>
          <w:tab/>
        </w:r>
        <w:r>
          <w:rPr>
            <w:noProof/>
            <w:webHidden/>
          </w:rPr>
          <w:fldChar w:fldCharType="begin"/>
        </w:r>
        <w:r>
          <w:rPr>
            <w:noProof/>
            <w:webHidden/>
          </w:rPr>
          <w:instrText xml:space="preserve"> PAGEREF _Toc399235950 \h </w:instrText>
        </w:r>
        <w:r>
          <w:rPr>
            <w:noProof/>
            <w:webHidden/>
          </w:rPr>
        </w:r>
        <w:r>
          <w:rPr>
            <w:noProof/>
            <w:webHidden/>
          </w:rPr>
          <w:fldChar w:fldCharType="separate"/>
        </w:r>
        <w:r>
          <w:rPr>
            <w:noProof/>
            <w:webHidden/>
          </w:rPr>
          <w:t>81</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51" w:history="1">
        <w:r w:rsidRPr="00511528">
          <w:rPr>
            <w:rStyle w:val="Lienhypertexte"/>
            <w:noProof/>
          </w:rPr>
          <w:t>5.3.3.3.</w:t>
        </w:r>
        <w:r>
          <w:rPr>
            <w:rFonts w:asciiTheme="minorHAnsi" w:eastAsiaTheme="minorEastAsia" w:hAnsiTheme="minorHAnsi" w:cstheme="minorBidi"/>
            <w:noProof/>
            <w:sz w:val="22"/>
            <w:szCs w:val="22"/>
          </w:rPr>
          <w:tab/>
        </w:r>
        <w:r w:rsidRPr="00511528">
          <w:rPr>
            <w:rStyle w:val="Lienhypertexte"/>
            <w:noProof/>
          </w:rPr>
          <w:t>Défaillances</w:t>
        </w:r>
        <w:r>
          <w:rPr>
            <w:noProof/>
            <w:webHidden/>
          </w:rPr>
          <w:tab/>
        </w:r>
        <w:r>
          <w:rPr>
            <w:noProof/>
            <w:webHidden/>
          </w:rPr>
          <w:fldChar w:fldCharType="begin"/>
        </w:r>
        <w:r>
          <w:rPr>
            <w:noProof/>
            <w:webHidden/>
          </w:rPr>
          <w:instrText xml:space="preserve"> PAGEREF _Toc399235951 \h </w:instrText>
        </w:r>
        <w:r>
          <w:rPr>
            <w:noProof/>
            <w:webHidden/>
          </w:rPr>
        </w:r>
        <w:r>
          <w:rPr>
            <w:noProof/>
            <w:webHidden/>
          </w:rPr>
          <w:fldChar w:fldCharType="separate"/>
        </w:r>
        <w:r>
          <w:rPr>
            <w:noProof/>
            <w:webHidden/>
          </w:rPr>
          <w:t>82</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52" w:history="1">
        <w:r w:rsidRPr="00511528">
          <w:rPr>
            <w:rStyle w:val="Lienhypertexte"/>
            <w:noProof/>
          </w:rPr>
          <w:t>5.3.3.4.</w:t>
        </w:r>
        <w:r>
          <w:rPr>
            <w:rFonts w:asciiTheme="minorHAnsi" w:eastAsiaTheme="minorEastAsia" w:hAnsiTheme="minorHAnsi" w:cstheme="minorBidi"/>
            <w:noProof/>
            <w:sz w:val="22"/>
            <w:szCs w:val="22"/>
          </w:rPr>
          <w:tab/>
        </w:r>
        <w:r w:rsidRPr="00511528">
          <w:rPr>
            <w:rStyle w:val="Lienhypertexte"/>
            <w:noProof/>
          </w:rPr>
          <w:t>Indisponibilités</w:t>
        </w:r>
        <w:r>
          <w:rPr>
            <w:noProof/>
            <w:webHidden/>
          </w:rPr>
          <w:tab/>
        </w:r>
        <w:r>
          <w:rPr>
            <w:noProof/>
            <w:webHidden/>
          </w:rPr>
          <w:fldChar w:fldCharType="begin"/>
        </w:r>
        <w:r>
          <w:rPr>
            <w:noProof/>
            <w:webHidden/>
          </w:rPr>
          <w:instrText xml:space="preserve"> PAGEREF _Toc399235952 \h </w:instrText>
        </w:r>
        <w:r>
          <w:rPr>
            <w:noProof/>
            <w:webHidden/>
          </w:rPr>
        </w:r>
        <w:r>
          <w:rPr>
            <w:noProof/>
            <w:webHidden/>
          </w:rPr>
          <w:fldChar w:fldCharType="separate"/>
        </w:r>
        <w:r>
          <w:rPr>
            <w:noProof/>
            <w:webHidden/>
          </w:rPr>
          <w:t>84</w:t>
        </w:r>
        <w:r>
          <w:rPr>
            <w:noProof/>
            <w:webHidden/>
          </w:rPr>
          <w:fldChar w:fldCharType="end"/>
        </w:r>
      </w:hyperlink>
    </w:p>
    <w:p w:rsidR="00554134" w:rsidRDefault="00554134">
      <w:pPr>
        <w:pStyle w:val="TM4"/>
        <w:tabs>
          <w:tab w:val="left" w:pos="1400"/>
        </w:tabs>
        <w:rPr>
          <w:rFonts w:asciiTheme="minorHAnsi" w:eastAsiaTheme="minorEastAsia" w:hAnsiTheme="minorHAnsi" w:cstheme="minorBidi"/>
          <w:noProof/>
          <w:sz w:val="22"/>
          <w:szCs w:val="22"/>
        </w:rPr>
      </w:pPr>
      <w:hyperlink w:anchor="_Toc399235953" w:history="1">
        <w:r w:rsidRPr="00511528">
          <w:rPr>
            <w:rStyle w:val="Lienhypertexte"/>
            <w:noProof/>
          </w:rPr>
          <w:t>5.3.3.5.</w:t>
        </w:r>
        <w:r>
          <w:rPr>
            <w:rFonts w:asciiTheme="minorHAnsi" w:eastAsiaTheme="minorEastAsia" w:hAnsiTheme="minorHAnsi" w:cstheme="minorBidi"/>
            <w:noProof/>
            <w:sz w:val="22"/>
            <w:szCs w:val="22"/>
          </w:rPr>
          <w:tab/>
        </w:r>
        <w:r w:rsidRPr="00511528">
          <w:rPr>
            <w:rStyle w:val="Lienhypertexte"/>
            <w:noProof/>
          </w:rPr>
          <w:t>Réparations</w:t>
        </w:r>
        <w:r>
          <w:rPr>
            <w:noProof/>
            <w:webHidden/>
          </w:rPr>
          <w:tab/>
        </w:r>
        <w:r>
          <w:rPr>
            <w:noProof/>
            <w:webHidden/>
          </w:rPr>
          <w:fldChar w:fldCharType="begin"/>
        </w:r>
        <w:r>
          <w:rPr>
            <w:noProof/>
            <w:webHidden/>
          </w:rPr>
          <w:instrText xml:space="preserve"> PAGEREF _Toc399235953 \h </w:instrText>
        </w:r>
        <w:r>
          <w:rPr>
            <w:noProof/>
            <w:webHidden/>
          </w:rPr>
        </w:r>
        <w:r>
          <w:rPr>
            <w:noProof/>
            <w:webHidden/>
          </w:rPr>
          <w:fldChar w:fldCharType="separate"/>
        </w:r>
        <w:r>
          <w:rPr>
            <w:noProof/>
            <w:webHidden/>
          </w:rPr>
          <w:t>84</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54" w:history="1">
        <w:r w:rsidRPr="00511528">
          <w:rPr>
            <w:rStyle w:val="Lienhypertexte"/>
            <w:noProof/>
          </w:rPr>
          <w:t>5.3.4.</w:t>
        </w:r>
        <w:r>
          <w:rPr>
            <w:rFonts w:asciiTheme="minorHAnsi" w:eastAsiaTheme="minorEastAsia" w:hAnsiTheme="minorHAnsi" w:cstheme="minorBidi"/>
            <w:i w:val="0"/>
            <w:noProof/>
            <w:sz w:val="22"/>
            <w:szCs w:val="22"/>
          </w:rPr>
          <w:tab/>
        </w:r>
        <w:r w:rsidRPr="00511528">
          <w:rPr>
            <w:rStyle w:val="Lienhypertexte"/>
            <w:noProof/>
          </w:rPr>
          <w:t>Les règles d'interaction</w:t>
        </w:r>
        <w:r>
          <w:rPr>
            <w:noProof/>
            <w:webHidden/>
          </w:rPr>
          <w:tab/>
        </w:r>
        <w:r>
          <w:rPr>
            <w:noProof/>
            <w:webHidden/>
          </w:rPr>
          <w:fldChar w:fldCharType="begin"/>
        </w:r>
        <w:r>
          <w:rPr>
            <w:noProof/>
            <w:webHidden/>
          </w:rPr>
          <w:instrText xml:space="preserve"> PAGEREF _Toc399235954 \h </w:instrText>
        </w:r>
        <w:r>
          <w:rPr>
            <w:noProof/>
            <w:webHidden/>
          </w:rPr>
        </w:r>
        <w:r>
          <w:rPr>
            <w:noProof/>
            <w:webHidden/>
          </w:rPr>
          <w:fldChar w:fldCharType="separate"/>
        </w:r>
        <w:r>
          <w:rPr>
            <w:noProof/>
            <w:webHidden/>
          </w:rPr>
          <w:t>85</w:t>
        </w:r>
        <w:r>
          <w:rPr>
            <w:noProof/>
            <w:webHidden/>
          </w:rPr>
          <w:fldChar w:fldCharType="end"/>
        </w:r>
      </w:hyperlink>
    </w:p>
    <w:p w:rsidR="00554134" w:rsidRDefault="00554134">
      <w:pPr>
        <w:pStyle w:val="TM1"/>
        <w:tabs>
          <w:tab w:val="left" w:pos="400"/>
        </w:tabs>
        <w:rPr>
          <w:rFonts w:asciiTheme="minorHAnsi" w:eastAsiaTheme="minorEastAsia" w:hAnsiTheme="minorHAnsi" w:cstheme="minorBidi"/>
          <w:b w:val="0"/>
          <w:caps w:val="0"/>
          <w:noProof/>
          <w:sz w:val="22"/>
          <w:szCs w:val="22"/>
        </w:rPr>
      </w:pPr>
      <w:hyperlink w:anchor="_Toc399235955" w:history="1">
        <w:r w:rsidRPr="00511528">
          <w:rPr>
            <w:rStyle w:val="Lienhypertexte"/>
            <w:noProof/>
          </w:rPr>
          <w:t>6.</w:t>
        </w:r>
        <w:r>
          <w:rPr>
            <w:rFonts w:asciiTheme="minorHAnsi" w:eastAsiaTheme="minorEastAsia" w:hAnsiTheme="minorHAnsi" w:cstheme="minorBidi"/>
            <w:b w:val="0"/>
            <w:caps w:val="0"/>
            <w:noProof/>
            <w:sz w:val="22"/>
            <w:szCs w:val="22"/>
          </w:rPr>
          <w:tab/>
        </w:r>
        <w:r w:rsidRPr="00511528">
          <w:rPr>
            <w:rStyle w:val="Lienhypertexte"/>
            <w:noProof/>
          </w:rPr>
          <w:t>NOTIONS AVANCEES</w:t>
        </w:r>
        <w:r>
          <w:rPr>
            <w:noProof/>
            <w:webHidden/>
          </w:rPr>
          <w:tab/>
        </w:r>
        <w:r>
          <w:rPr>
            <w:noProof/>
            <w:webHidden/>
          </w:rPr>
          <w:fldChar w:fldCharType="begin"/>
        </w:r>
        <w:r>
          <w:rPr>
            <w:noProof/>
            <w:webHidden/>
          </w:rPr>
          <w:instrText xml:space="preserve"> PAGEREF _Toc399235955 \h </w:instrText>
        </w:r>
        <w:r>
          <w:rPr>
            <w:noProof/>
            <w:webHidden/>
          </w:rPr>
        </w:r>
        <w:r>
          <w:rPr>
            <w:noProof/>
            <w:webHidden/>
          </w:rPr>
          <w:fldChar w:fldCharType="separate"/>
        </w:r>
        <w:r>
          <w:rPr>
            <w:noProof/>
            <w:webHidden/>
          </w:rPr>
          <w:t>88</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56" w:history="1">
        <w:r w:rsidRPr="00511528">
          <w:rPr>
            <w:rStyle w:val="Lienhypertexte"/>
            <w:noProof/>
          </w:rPr>
          <w:t>6.1.</w:t>
        </w:r>
        <w:r>
          <w:rPr>
            <w:rFonts w:asciiTheme="minorHAnsi" w:eastAsiaTheme="minorEastAsia" w:hAnsiTheme="minorHAnsi" w:cstheme="minorBidi"/>
            <w:smallCaps w:val="0"/>
            <w:noProof/>
            <w:sz w:val="22"/>
            <w:szCs w:val="22"/>
          </w:rPr>
          <w:tab/>
        </w:r>
        <w:r w:rsidRPr="00511528">
          <w:rPr>
            <w:rStyle w:val="Lienhypertexte"/>
            <w:noProof/>
          </w:rPr>
          <w:t>La précompilation et les macros</w:t>
        </w:r>
        <w:r>
          <w:rPr>
            <w:noProof/>
            <w:webHidden/>
          </w:rPr>
          <w:tab/>
        </w:r>
        <w:r>
          <w:rPr>
            <w:noProof/>
            <w:webHidden/>
          </w:rPr>
          <w:fldChar w:fldCharType="begin"/>
        </w:r>
        <w:r>
          <w:rPr>
            <w:noProof/>
            <w:webHidden/>
          </w:rPr>
          <w:instrText xml:space="preserve"> PAGEREF _Toc399235956 \h </w:instrText>
        </w:r>
        <w:r>
          <w:rPr>
            <w:noProof/>
            <w:webHidden/>
          </w:rPr>
        </w:r>
        <w:r>
          <w:rPr>
            <w:noProof/>
            <w:webHidden/>
          </w:rPr>
          <w:fldChar w:fldCharType="separate"/>
        </w:r>
        <w:r>
          <w:rPr>
            <w:noProof/>
            <w:webHidden/>
          </w:rPr>
          <w:t>88</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57" w:history="1">
        <w:r w:rsidRPr="00511528">
          <w:rPr>
            <w:rStyle w:val="Lienhypertexte"/>
            <w:noProof/>
          </w:rPr>
          <w:t>6.2.</w:t>
        </w:r>
        <w:r>
          <w:rPr>
            <w:rFonts w:asciiTheme="minorHAnsi" w:eastAsiaTheme="minorEastAsia" w:hAnsiTheme="minorHAnsi" w:cstheme="minorBidi"/>
            <w:smallCaps w:val="0"/>
            <w:noProof/>
            <w:sz w:val="22"/>
            <w:szCs w:val="22"/>
          </w:rPr>
          <w:tab/>
        </w:r>
        <w:r w:rsidRPr="00511528">
          <w:rPr>
            <w:rStyle w:val="Lienhypertexte"/>
            <w:noProof/>
          </w:rPr>
          <w:t>Eléments globaux</w:t>
        </w:r>
        <w:r>
          <w:rPr>
            <w:noProof/>
            <w:webHidden/>
          </w:rPr>
          <w:tab/>
        </w:r>
        <w:r>
          <w:rPr>
            <w:noProof/>
            <w:webHidden/>
          </w:rPr>
          <w:fldChar w:fldCharType="begin"/>
        </w:r>
        <w:r>
          <w:rPr>
            <w:noProof/>
            <w:webHidden/>
          </w:rPr>
          <w:instrText xml:space="preserve"> PAGEREF _Toc399235957 \h </w:instrText>
        </w:r>
        <w:r>
          <w:rPr>
            <w:noProof/>
            <w:webHidden/>
          </w:rPr>
        </w:r>
        <w:r>
          <w:rPr>
            <w:noProof/>
            <w:webHidden/>
          </w:rPr>
          <w:fldChar w:fldCharType="separate"/>
        </w:r>
        <w:r>
          <w:rPr>
            <w:noProof/>
            <w:webHidden/>
          </w:rPr>
          <w:t>88</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58" w:history="1">
        <w:r w:rsidRPr="00511528">
          <w:rPr>
            <w:rStyle w:val="Lienhypertexte"/>
            <w:noProof/>
          </w:rPr>
          <w:t>6.3.</w:t>
        </w:r>
        <w:r>
          <w:rPr>
            <w:rFonts w:asciiTheme="minorHAnsi" w:eastAsiaTheme="minorEastAsia" w:hAnsiTheme="minorHAnsi" w:cstheme="minorBidi"/>
            <w:smallCaps w:val="0"/>
            <w:noProof/>
            <w:sz w:val="22"/>
            <w:szCs w:val="22"/>
          </w:rPr>
          <w:tab/>
        </w:r>
        <w:r w:rsidRPr="00511528">
          <w:rPr>
            <w:rStyle w:val="Lienhypertexte"/>
            <w:noProof/>
          </w:rPr>
          <w:t>Héritage et surcharge</w:t>
        </w:r>
        <w:r>
          <w:rPr>
            <w:noProof/>
            <w:webHidden/>
          </w:rPr>
          <w:tab/>
        </w:r>
        <w:r>
          <w:rPr>
            <w:noProof/>
            <w:webHidden/>
          </w:rPr>
          <w:fldChar w:fldCharType="begin"/>
        </w:r>
        <w:r>
          <w:rPr>
            <w:noProof/>
            <w:webHidden/>
          </w:rPr>
          <w:instrText xml:space="preserve"> PAGEREF _Toc399235958 \h </w:instrText>
        </w:r>
        <w:r>
          <w:rPr>
            <w:noProof/>
            <w:webHidden/>
          </w:rPr>
        </w:r>
        <w:r>
          <w:rPr>
            <w:noProof/>
            <w:webHidden/>
          </w:rPr>
          <w:fldChar w:fldCharType="separate"/>
        </w:r>
        <w:r>
          <w:rPr>
            <w:noProof/>
            <w:webHidden/>
          </w:rPr>
          <w:t>89</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59" w:history="1">
        <w:r w:rsidRPr="00511528">
          <w:rPr>
            <w:rStyle w:val="Lienhypertexte"/>
            <w:noProof/>
          </w:rPr>
          <w:t>6.4.</w:t>
        </w:r>
        <w:r>
          <w:rPr>
            <w:rFonts w:asciiTheme="minorHAnsi" w:eastAsiaTheme="minorEastAsia" w:hAnsiTheme="minorHAnsi" w:cstheme="minorBidi"/>
            <w:smallCaps w:val="0"/>
            <w:noProof/>
            <w:sz w:val="22"/>
            <w:szCs w:val="22"/>
          </w:rPr>
          <w:tab/>
        </w:r>
        <w:r w:rsidRPr="00511528">
          <w:rPr>
            <w:rStyle w:val="Lienhypertexte"/>
            <w:noProof/>
          </w:rPr>
          <w:t>Les Groupes</w:t>
        </w:r>
        <w:r>
          <w:rPr>
            <w:noProof/>
            <w:webHidden/>
          </w:rPr>
          <w:tab/>
        </w:r>
        <w:r>
          <w:rPr>
            <w:noProof/>
            <w:webHidden/>
          </w:rPr>
          <w:fldChar w:fldCharType="begin"/>
        </w:r>
        <w:r>
          <w:rPr>
            <w:noProof/>
            <w:webHidden/>
          </w:rPr>
          <w:instrText xml:space="preserve"> PAGEREF _Toc399235959 \h </w:instrText>
        </w:r>
        <w:r>
          <w:rPr>
            <w:noProof/>
            <w:webHidden/>
          </w:rPr>
        </w:r>
        <w:r>
          <w:rPr>
            <w:noProof/>
            <w:webHidden/>
          </w:rPr>
          <w:fldChar w:fldCharType="separate"/>
        </w:r>
        <w:r>
          <w:rPr>
            <w:noProof/>
            <w:webHidden/>
          </w:rPr>
          <w:t>90</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60" w:history="1">
        <w:r w:rsidRPr="00511528">
          <w:rPr>
            <w:rStyle w:val="Lienhypertexte"/>
            <w:noProof/>
          </w:rPr>
          <w:t>6.5.</w:t>
        </w:r>
        <w:r>
          <w:rPr>
            <w:rFonts w:asciiTheme="minorHAnsi" w:eastAsiaTheme="minorEastAsia" w:hAnsiTheme="minorHAnsi" w:cstheme="minorBidi"/>
            <w:smallCaps w:val="0"/>
            <w:noProof/>
            <w:sz w:val="22"/>
            <w:szCs w:val="22"/>
          </w:rPr>
          <w:tab/>
        </w:r>
        <w:r w:rsidRPr="00511528">
          <w:rPr>
            <w:rStyle w:val="Lienhypertexte"/>
            <w:noProof/>
          </w:rPr>
          <w:t>Les étapes</w:t>
        </w:r>
        <w:r>
          <w:rPr>
            <w:noProof/>
            <w:webHidden/>
          </w:rPr>
          <w:tab/>
        </w:r>
        <w:r>
          <w:rPr>
            <w:noProof/>
            <w:webHidden/>
          </w:rPr>
          <w:fldChar w:fldCharType="begin"/>
        </w:r>
        <w:r>
          <w:rPr>
            <w:noProof/>
            <w:webHidden/>
          </w:rPr>
          <w:instrText xml:space="preserve"> PAGEREF _Toc399235960 \h </w:instrText>
        </w:r>
        <w:r>
          <w:rPr>
            <w:noProof/>
            <w:webHidden/>
          </w:rPr>
        </w:r>
        <w:r>
          <w:rPr>
            <w:noProof/>
            <w:webHidden/>
          </w:rPr>
          <w:fldChar w:fldCharType="separate"/>
        </w:r>
        <w:r>
          <w:rPr>
            <w:noProof/>
            <w:webHidden/>
          </w:rPr>
          <w:t>91</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61" w:history="1">
        <w:r w:rsidRPr="00511528">
          <w:rPr>
            <w:rStyle w:val="Lienhypertexte"/>
            <w:noProof/>
          </w:rPr>
          <w:t>6.5.1.</w:t>
        </w:r>
        <w:r>
          <w:rPr>
            <w:rFonts w:asciiTheme="minorHAnsi" w:eastAsiaTheme="minorEastAsia" w:hAnsiTheme="minorHAnsi" w:cstheme="minorBidi"/>
            <w:i w:val="0"/>
            <w:noProof/>
            <w:sz w:val="22"/>
            <w:szCs w:val="22"/>
          </w:rPr>
          <w:tab/>
        </w:r>
        <w:r w:rsidRPr="00511528">
          <w:rPr>
            <w:rStyle w:val="Lienhypertexte"/>
            <w:noProof/>
          </w:rPr>
          <w:t>Déclaration des étapes</w:t>
        </w:r>
        <w:r>
          <w:rPr>
            <w:noProof/>
            <w:webHidden/>
          </w:rPr>
          <w:tab/>
        </w:r>
        <w:r>
          <w:rPr>
            <w:noProof/>
            <w:webHidden/>
          </w:rPr>
          <w:fldChar w:fldCharType="begin"/>
        </w:r>
        <w:r>
          <w:rPr>
            <w:noProof/>
            <w:webHidden/>
          </w:rPr>
          <w:instrText xml:space="preserve"> PAGEREF _Toc399235961 \h </w:instrText>
        </w:r>
        <w:r>
          <w:rPr>
            <w:noProof/>
            <w:webHidden/>
          </w:rPr>
        </w:r>
        <w:r>
          <w:rPr>
            <w:noProof/>
            <w:webHidden/>
          </w:rPr>
          <w:fldChar w:fldCharType="separate"/>
        </w:r>
        <w:r>
          <w:rPr>
            <w:noProof/>
            <w:webHidden/>
          </w:rPr>
          <w:t>92</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62" w:history="1">
        <w:r w:rsidRPr="00511528">
          <w:rPr>
            <w:rStyle w:val="Lienhypertexte"/>
            <w:noProof/>
          </w:rPr>
          <w:t>6.5.2.</w:t>
        </w:r>
        <w:r>
          <w:rPr>
            <w:rFonts w:asciiTheme="minorHAnsi" w:eastAsiaTheme="minorEastAsia" w:hAnsiTheme="minorHAnsi" w:cstheme="minorBidi"/>
            <w:i w:val="0"/>
            <w:noProof/>
            <w:sz w:val="22"/>
            <w:szCs w:val="22"/>
          </w:rPr>
          <w:tab/>
        </w:r>
        <w:r w:rsidRPr="00511528">
          <w:rPr>
            <w:rStyle w:val="Lienhypertexte"/>
            <w:noProof/>
          </w:rPr>
          <w:t>Regroupement des règles par étapes</w:t>
        </w:r>
        <w:r>
          <w:rPr>
            <w:noProof/>
            <w:webHidden/>
          </w:rPr>
          <w:tab/>
        </w:r>
        <w:r>
          <w:rPr>
            <w:noProof/>
            <w:webHidden/>
          </w:rPr>
          <w:fldChar w:fldCharType="begin"/>
        </w:r>
        <w:r>
          <w:rPr>
            <w:noProof/>
            <w:webHidden/>
          </w:rPr>
          <w:instrText xml:space="preserve"> PAGEREF _Toc399235962 \h </w:instrText>
        </w:r>
        <w:r>
          <w:rPr>
            <w:noProof/>
            <w:webHidden/>
          </w:rPr>
        </w:r>
        <w:r>
          <w:rPr>
            <w:noProof/>
            <w:webHidden/>
          </w:rPr>
          <w:fldChar w:fldCharType="separate"/>
        </w:r>
        <w:r>
          <w:rPr>
            <w:noProof/>
            <w:webHidden/>
          </w:rPr>
          <w:t>93</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63" w:history="1">
        <w:r w:rsidRPr="00511528">
          <w:rPr>
            <w:rStyle w:val="Lienhypertexte"/>
            <w:noProof/>
          </w:rPr>
          <w:t>6.5.3.</w:t>
        </w:r>
        <w:r>
          <w:rPr>
            <w:rFonts w:asciiTheme="minorHAnsi" w:eastAsiaTheme="minorEastAsia" w:hAnsiTheme="minorHAnsi" w:cstheme="minorBidi"/>
            <w:i w:val="0"/>
            <w:noProof/>
            <w:sz w:val="22"/>
            <w:szCs w:val="22"/>
          </w:rPr>
          <w:tab/>
        </w:r>
        <w:r w:rsidRPr="00511528">
          <w:rPr>
            <w:rStyle w:val="Lienhypertexte"/>
            <w:noProof/>
          </w:rPr>
          <w:t>Application des règles d'interaction en chaînage avant</w:t>
        </w:r>
        <w:r>
          <w:rPr>
            <w:noProof/>
            <w:webHidden/>
          </w:rPr>
          <w:tab/>
        </w:r>
        <w:r>
          <w:rPr>
            <w:noProof/>
            <w:webHidden/>
          </w:rPr>
          <w:fldChar w:fldCharType="begin"/>
        </w:r>
        <w:r>
          <w:rPr>
            <w:noProof/>
            <w:webHidden/>
          </w:rPr>
          <w:instrText xml:space="preserve"> PAGEREF _Toc399235963 \h </w:instrText>
        </w:r>
        <w:r>
          <w:rPr>
            <w:noProof/>
            <w:webHidden/>
          </w:rPr>
        </w:r>
        <w:r>
          <w:rPr>
            <w:noProof/>
            <w:webHidden/>
          </w:rPr>
          <w:fldChar w:fldCharType="separate"/>
        </w:r>
        <w:r>
          <w:rPr>
            <w:noProof/>
            <w:webHidden/>
          </w:rPr>
          <w:t>93</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64" w:history="1">
        <w:r w:rsidRPr="00511528">
          <w:rPr>
            <w:rStyle w:val="Lienhypertexte"/>
            <w:noProof/>
          </w:rPr>
          <w:t>6.5.4.</w:t>
        </w:r>
        <w:r>
          <w:rPr>
            <w:rFonts w:asciiTheme="minorHAnsi" w:eastAsiaTheme="minorEastAsia" w:hAnsiTheme="minorHAnsi" w:cstheme="minorBidi"/>
            <w:i w:val="0"/>
            <w:noProof/>
            <w:sz w:val="22"/>
            <w:szCs w:val="22"/>
          </w:rPr>
          <w:tab/>
        </w:r>
        <w:r w:rsidRPr="00511528">
          <w:rPr>
            <w:rStyle w:val="Lienhypertexte"/>
            <w:noProof/>
          </w:rPr>
          <w:t>Application des règles d'interaction en chaînage arrière</w:t>
        </w:r>
        <w:r>
          <w:rPr>
            <w:noProof/>
            <w:webHidden/>
          </w:rPr>
          <w:tab/>
        </w:r>
        <w:r>
          <w:rPr>
            <w:noProof/>
            <w:webHidden/>
          </w:rPr>
          <w:fldChar w:fldCharType="begin"/>
        </w:r>
        <w:r>
          <w:rPr>
            <w:noProof/>
            <w:webHidden/>
          </w:rPr>
          <w:instrText xml:space="preserve"> PAGEREF _Toc399235964 \h </w:instrText>
        </w:r>
        <w:r>
          <w:rPr>
            <w:noProof/>
            <w:webHidden/>
          </w:rPr>
        </w:r>
        <w:r>
          <w:rPr>
            <w:noProof/>
            <w:webHidden/>
          </w:rPr>
          <w:fldChar w:fldCharType="separate"/>
        </w:r>
        <w:r>
          <w:rPr>
            <w:noProof/>
            <w:webHidden/>
          </w:rPr>
          <w:t>95</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65" w:history="1">
        <w:r w:rsidRPr="00511528">
          <w:rPr>
            <w:rStyle w:val="Lienhypertexte"/>
            <w:noProof/>
          </w:rPr>
          <w:t>6.6.</w:t>
        </w:r>
        <w:r>
          <w:rPr>
            <w:rFonts w:asciiTheme="minorHAnsi" w:eastAsiaTheme="minorEastAsia" w:hAnsiTheme="minorHAnsi" w:cstheme="minorBidi"/>
            <w:smallCaps w:val="0"/>
            <w:noProof/>
            <w:sz w:val="22"/>
            <w:szCs w:val="22"/>
          </w:rPr>
          <w:tab/>
        </w:r>
        <w:r w:rsidRPr="00511528">
          <w:rPr>
            <w:rStyle w:val="Lienhypertexte"/>
            <w:noProof/>
          </w:rPr>
          <w:t>Les équations</w:t>
        </w:r>
        <w:r>
          <w:rPr>
            <w:noProof/>
            <w:webHidden/>
          </w:rPr>
          <w:tab/>
        </w:r>
        <w:r>
          <w:rPr>
            <w:noProof/>
            <w:webHidden/>
          </w:rPr>
          <w:fldChar w:fldCharType="begin"/>
        </w:r>
        <w:r>
          <w:rPr>
            <w:noProof/>
            <w:webHidden/>
          </w:rPr>
          <w:instrText xml:space="preserve"> PAGEREF _Toc399235965 \h </w:instrText>
        </w:r>
        <w:r>
          <w:rPr>
            <w:noProof/>
            <w:webHidden/>
          </w:rPr>
        </w:r>
        <w:r>
          <w:rPr>
            <w:noProof/>
            <w:webHidden/>
          </w:rPr>
          <w:fldChar w:fldCharType="separate"/>
        </w:r>
        <w:r>
          <w:rPr>
            <w:noProof/>
            <w:webHidden/>
          </w:rPr>
          <w:t>95</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66" w:history="1">
        <w:r w:rsidRPr="00511528">
          <w:rPr>
            <w:rStyle w:val="Lienhypertexte"/>
            <w:noProof/>
          </w:rPr>
          <w:t>6.6.1.</w:t>
        </w:r>
        <w:r>
          <w:rPr>
            <w:rFonts w:asciiTheme="minorHAnsi" w:eastAsiaTheme="minorEastAsia" w:hAnsiTheme="minorHAnsi" w:cstheme="minorBidi"/>
            <w:i w:val="0"/>
            <w:noProof/>
            <w:sz w:val="22"/>
            <w:szCs w:val="22"/>
          </w:rPr>
          <w:tab/>
        </w:r>
        <w:r w:rsidRPr="00511528">
          <w:rPr>
            <w:rStyle w:val="Lienhypertexte"/>
            <w:noProof/>
          </w:rPr>
          <w:t>Systèmes d'équations</w:t>
        </w:r>
        <w:r>
          <w:rPr>
            <w:noProof/>
            <w:webHidden/>
          </w:rPr>
          <w:tab/>
        </w:r>
        <w:r>
          <w:rPr>
            <w:noProof/>
            <w:webHidden/>
          </w:rPr>
          <w:fldChar w:fldCharType="begin"/>
        </w:r>
        <w:r>
          <w:rPr>
            <w:noProof/>
            <w:webHidden/>
          </w:rPr>
          <w:instrText xml:space="preserve"> PAGEREF _Toc399235966 \h </w:instrText>
        </w:r>
        <w:r>
          <w:rPr>
            <w:noProof/>
            <w:webHidden/>
          </w:rPr>
        </w:r>
        <w:r>
          <w:rPr>
            <w:noProof/>
            <w:webHidden/>
          </w:rPr>
          <w:fldChar w:fldCharType="separate"/>
        </w:r>
        <w:r>
          <w:rPr>
            <w:noProof/>
            <w:webHidden/>
          </w:rPr>
          <w:t>95</w:t>
        </w:r>
        <w:r>
          <w:rPr>
            <w:noProof/>
            <w:webHidden/>
          </w:rPr>
          <w:fldChar w:fldCharType="end"/>
        </w:r>
      </w:hyperlink>
    </w:p>
    <w:p w:rsidR="00554134" w:rsidRDefault="00554134">
      <w:pPr>
        <w:pStyle w:val="TM3"/>
        <w:tabs>
          <w:tab w:val="left" w:pos="1000"/>
        </w:tabs>
        <w:rPr>
          <w:rFonts w:asciiTheme="minorHAnsi" w:eastAsiaTheme="minorEastAsia" w:hAnsiTheme="minorHAnsi" w:cstheme="minorBidi"/>
          <w:i w:val="0"/>
          <w:noProof/>
          <w:sz w:val="22"/>
          <w:szCs w:val="22"/>
        </w:rPr>
      </w:pPr>
      <w:hyperlink w:anchor="_Toc399235967" w:history="1">
        <w:r w:rsidRPr="00511528">
          <w:rPr>
            <w:rStyle w:val="Lienhypertexte"/>
            <w:noProof/>
          </w:rPr>
          <w:t>6.6.2.</w:t>
        </w:r>
        <w:r>
          <w:rPr>
            <w:rFonts w:asciiTheme="minorHAnsi" w:eastAsiaTheme="minorEastAsia" w:hAnsiTheme="minorHAnsi" w:cstheme="minorBidi"/>
            <w:i w:val="0"/>
            <w:noProof/>
            <w:sz w:val="22"/>
            <w:szCs w:val="22"/>
          </w:rPr>
          <w:tab/>
        </w:r>
        <w:r w:rsidRPr="00511528">
          <w:rPr>
            <w:rStyle w:val="Lienhypertexte"/>
            <w:noProof/>
          </w:rPr>
          <w:t>Equations</w:t>
        </w:r>
        <w:r>
          <w:rPr>
            <w:noProof/>
            <w:webHidden/>
          </w:rPr>
          <w:tab/>
        </w:r>
        <w:r>
          <w:rPr>
            <w:noProof/>
            <w:webHidden/>
          </w:rPr>
          <w:fldChar w:fldCharType="begin"/>
        </w:r>
        <w:r>
          <w:rPr>
            <w:noProof/>
            <w:webHidden/>
          </w:rPr>
          <w:instrText xml:space="preserve"> PAGEREF _Toc399235967 \h </w:instrText>
        </w:r>
        <w:r>
          <w:rPr>
            <w:noProof/>
            <w:webHidden/>
          </w:rPr>
        </w:r>
        <w:r>
          <w:rPr>
            <w:noProof/>
            <w:webHidden/>
          </w:rPr>
          <w:fldChar w:fldCharType="separate"/>
        </w:r>
        <w:r>
          <w:rPr>
            <w:noProof/>
            <w:webHidden/>
          </w:rPr>
          <w:t>95</w:t>
        </w:r>
        <w:r>
          <w:rPr>
            <w:noProof/>
            <w:webHidden/>
          </w:rPr>
          <w:fldChar w:fldCharType="end"/>
        </w:r>
      </w:hyperlink>
    </w:p>
    <w:p w:rsidR="00554134" w:rsidRDefault="00554134">
      <w:pPr>
        <w:pStyle w:val="TM1"/>
        <w:tabs>
          <w:tab w:val="left" w:pos="400"/>
        </w:tabs>
        <w:rPr>
          <w:rFonts w:asciiTheme="minorHAnsi" w:eastAsiaTheme="minorEastAsia" w:hAnsiTheme="minorHAnsi" w:cstheme="minorBidi"/>
          <w:b w:val="0"/>
          <w:caps w:val="0"/>
          <w:noProof/>
          <w:sz w:val="22"/>
          <w:szCs w:val="22"/>
        </w:rPr>
      </w:pPr>
      <w:hyperlink w:anchor="_Toc399235968" w:history="1">
        <w:r w:rsidRPr="00511528">
          <w:rPr>
            <w:rStyle w:val="Lienhypertexte"/>
            <w:noProof/>
          </w:rPr>
          <w:t>7.</w:t>
        </w:r>
        <w:r>
          <w:rPr>
            <w:rFonts w:asciiTheme="minorHAnsi" w:eastAsiaTheme="minorEastAsia" w:hAnsiTheme="minorHAnsi" w:cstheme="minorBidi"/>
            <w:b w:val="0"/>
            <w:caps w:val="0"/>
            <w:noProof/>
            <w:sz w:val="22"/>
            <w:szCs w:val="22"/>
          </w:rPr>
          <w:tab/>
        </w:r>
        <w:r w:rsidRPr="00511528">
          <w:rPr>
            <w:rStyle w:val="Lienhypertexte"/>
            <w:noProof/>
          </w:rPr>
          <w:t>REFERENCES</w:t>
        </w:r>
        <w:r>
          <w:rPr>
            <w:noProof/>
            <w:webHidden/>
          </w:rPr>
          <w:tab/>
        </w:r>
        <w:r>
          <w:rPr>
            <w:noProof/>
            <w:webHidden/>
          </w:rPr>
          <w:fldChar w:fldCharType="begin"/>
        </w:r>
        <w:r>
          <w:rPr>
            <w:noProof/>
            <w:webHidden/>
          </w:rPr>
          <w:instrText xml:space="preserve"> PAGEREF _Toc399235968 \h </w:instrText>
        </w:r>
        <w:r>
          <w:rPr>
            <w:noProof/>
            <w:webHidden/>
          </w:rPr>
        </w:r>
        <w:r>
          <w:rPr>
            <w:noProof/>
            <w:webHidden/>
          </w:rPr>
          <w:fldChar w:fldCharType="separate"/>
        </w:r>
        <w:r>
          <w:rPr>
            <w:noProof/>
            <w:webHidden/>
          </w:rPr>
          <w:t>97</w:t>
        </w:r>
        <w:r>
          <w:rPr>
            <w:noProof/>
            <w:webHidden/>
          </w:rPr>
          <w:fldChar w:fldCharType="end"/>
        </w:r>
      </w:hyperlink>
    </w:p>
    <w:p w:rsidR="00554134" w:rsidRDefault="00554134">
      <w:pPr>
        <w:pStyle w:val="TM1"/>
        <w:tabs>
          <w:tab w:val="left" w:pos="400"/>
        </w:tabs>
        <w:rPr>
          <w:rFonts w:asciiTheme="minorHAnsi" w:eastAsiaTheme="minorEastAsia" w:hAnsiTheme="minorHAnsi" w:cstheme="minorBidi"/>
          <w:b w:val="0"/>
          <w:caps w:val="0"/>
          <w:noProof/>
          <w:sz w:val="22"/>
          <w:szCs w:val="22"/>
        </w:rPr>
      </w:pPr>
      <w:hyperlink w:anchor="_Toc399235969" w:history="1">
        <w:r w:rsidRPr="00511528">
          <w:rPr>
            <w:rStyle w:val="Lienhypertexte"/>
            <w:noProof/>
          </w:rPr>
          <w:t>8.</w:t>
        </w:r>
        <w:r>
          <w:rPr>
            <w:rFonts w:asciiTheme="minorHAnsi" w:eastAsiaTheme="minorEastAsia" w:hAnsiTheme="minorHAnsi" w:cstheme="minorBidi"/>
            <w:b w:val="0"/>
            <w:caps w:val="0"/>
            <w:noProof/>
            <w:sz w:val="22"/>
            <w:szCs w:val="22"/>
          </w:rPr>
          <w:tab/>
        </w:r>
        <w:r w:rsidRPr="00511528">
          <w:rPr>
            <w:rStyle w:val="Lienhypertexte"/>
            <w:noProof/>
          </w:rPr>
          <w:t>ANNEXE 1 : EVOLUTIONS DU LANGAGE FIGARO</w:t>
        </w:r>
        <w:r>
          <w:rPr>
            <w:noProof/>
            <w:webHidden/>
          </w:rPr>
          <w:tab/>
        </w:r>
        <w:r>
          <w:rPr>
            <w:noProof/>
            <w:webHidden/>
          </w:rPr>
          <w:fldChar w:fldCharType="begin"/>
        </w:r>
        <w:r>
          <w:rPr>
            <w:noProof/>
            <w:webHidden/>
          </w:rPr>
          <w:instrText xml:space="preserve"> PAGEREF _Toc399235969 \h </w:instrText>
        </w:r>
        <w:r>
          <w:rPr>
            <w:noProof/>
            <w:webHidden/>
          </w:rPr>
        </w:r>
        <w:r>
          <w:rPr>
            <w:noProof/>
            <w:webHidden/>
          </w:rPr>
          <w:fldChar w:fldCharType="separate"/>
        </w:r>
        <w:r>
          <w:rPr>
            <w:noProof/>
            <w:webHidden/>
          </w:rPr>
          <w:t>98</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70" w:history="1">
        <w:r w:rsidRPr="00511528">
          <w:rPr>
            <w:rStyle w:val="Lienhypertexte"/>
            <w:noProof/>
          </w:rPr>
          <w:t>8.1.</w:t>
        </w:r>
        <w:r>
          <w:rPr>
            <w:rFonts w:asciiTheme="minorHAnsi" w:eastAsiaTheme="minorEastAsia" w:hAnsiTheme="minorHAnsi" w:cstheme="minorBidi"/>
            <w:smallCaps w:val="0"/>
            <w:noProof/>
            <w:sz w:val="22"/>
            <w:szCs w:val="22"/>
          </w:rPr>
          <w:tab/>
        </w:r>
        <w:r w:rsidRPr="00511528">
          <w:rPr>
            <w:rStyle w:val="Lienhypertexte"/>
            <w:noProof/>
          </w:rPr>
          <w:t>Ajouts pour la simulation de Monte Carlo</w:t>
        </w:r>
        <w:r>
          <w:rPr>
            <w:noProof/>
            <w:webHidden/>
          </w:rPr>
          <w:tab/>
        </w:r>
        <w:r>
          <w:rPr>
            <w:noProof/>
            <w:webHidden/>
          </w:rPr>
          <w:fldChar w:fldCharType="begin"/>
        </w:r>
        <w:r>
          <w:rPr>
            <w:noProof/>
            <w:webHidden/>
          </w:rPr>
          <w:instrText xml:space="preserve"> PAGEREF _Toc399235970 \h </w:instrText>
        </w:r>
        <w:r>
          <w:rPr>
            <w:noProof/>
            <w:webHidden/>
          </w:rPr>
        </w:r>
        <w:r>
          <w:rPr>
            <w:noProof/>
            <w:webHidden/>
          </w:rPr>
          <w:fldChar w:fldCharType="separate"/>
        </w:r>
        <w:r>
          <w:rPr>
            <w:noProof/>
            <w:webHidden/>
          </w:rPr>
          <w:t>98</w:t>
        </w:r>
        <w:r>
          <w:rPr>
            <w:noProof/>
            <w:webHidden/>
          </w:rPr>
          <w:fldChar w:fldCharType="end"/>
        </w:r>
      </w:hyperlink>
    </w:p>
    <w:p w:rsidR="00554134" w:rsidRDefault="00554134">
      <w:pPr>
        <w:pStyle w:val="TM2"/>
        <w:tabs>
          <w:tab w:val="left" w:pos="600"/>
        </w:tabs>
        <w:rPr>
          <w:rFonts w:asciiTheme="minorHAnsi" w:eastAsiaTheme="minorEastAsia" w:hAnsiTheme="minorHAnsi" w:cstheme="minorBidi"/>
          <w:smallCaps w:val="0"/>
          <w:noProof/>
          <w:sz w:val="22"/>
          <w:szCs w:val="22"/>
        </w:rPr>
      </w:pPr>
      <w:hyperlink w:anchor="_Toc399235971" w:history="1">
        <w:r w:rsidRPr="00511528">
          <w:rPr>
            <w:rStyle w:val="Lienhypertexte"/>
            <w:noProof/>
          </w:rPr>
          <w:t>8.2.</w:t>
        </w:r>
        <w:r>
          <w:rPr>
            <w:rFonts w:asciiTheme="minorHAnsi" w:eastAsiaTheme="minorEastAsia" w:hAnsiTheme="minorHAnsi" w:cstheme="minorBidi"/>
            <w:smallCaps w:val="0"/>
            <w:noProof/>
            <w:sz w:val="22"/>
            <w:szCs w:val="22"/>
          </w:rPr>
          <w:tab/>
        </w:r>
        <w:r w:rsidRPr="00511528">
          <w:rPr>
            <w:rStyle w:val="Lienhypertexte"/>
            <w:noProof/>
          </w:rPr>
          <w:t>Ajouts pour la génération d’arbres de défaillances</w:t>
        </w:r>
        <w:r>
          <w:rPr>
            <w:noProof/>
            <w:webHidden/>
          </w:rPr>
          <w:tab/>
        </w:r>
        <w:r>
          <w:rPr>
            <w:noProof/>
            <w:webHidden/>
          </w:rPr>
          <w:fldChar w:fldCharType="begin"/>
        </w:r>
        <w:r>
          <w:rPr>
            <w:noProof/>
            <w:webHidden/>
          </w:rPr>
          <w:instrText xml:space="preserve"> PAGEREF _Toc399235971 \h </w:instrText>
        </w:r>
        <w:r>
          <w:rPr>
            <w:noProof/>
            <w:webHidden/>
          </w:rPr>
        </w:r>
        <w:r>
          <w:rPr>
            <w:noProof/>
            <w:webHidden/>
          </w:rPr>
          <w:fldChar w:fldCharType="separate"/>
        </w:r>
        <w:r>
          <w:rPr>
            <w:noProof/>
            <w:webHidden/>
          </w:rPr>
          <w:t>98</w:t>
        </w:r>
        <w:r>
          <w:rPr>
            <w:noProof/>
            <w:webHidden/>
          </w:rPr>
          <w:fldChar w:fldCharType="end"/>
        </w:r>
      </w:hyperlink>
    </w:p>
    <w:p w:rsidR="00554134" w:rsidRDefault="00554134">
      <w:pPr>
        <w:pStyle w:val="TM1"/>
        <w:tabs>
          <w:tab w:val="left" w:pos="400"/>
        </w:tabs>
        <w:rPr>
          <w:rFonts w:asciiTheme="minorHAnsi" w:eastAsiaTheme="minorEastAsia" w:hAnsiTheme="minorHAnsi" w:cstheme="minorBidi"/>
          <w:b w:val="0"/>
          <w:caps w:val="0"/>
          <w:noProof/>
          <w:sz w:val="22"/>
          <w:szCs w:val="22"/>
        </w:rPr>
      </w:pPr>
      <w:hyperlink w:anchor="_Toc399235972" w:history="1">
        <w:r w:rsidRPr="00511528">
          <w:rPr>
            <w:rStyle w:val="Lienhypertexte"/>
            <w:noProof/>
            <w:lang w:val="en-GB"/>
          </w:rPr>
          <w:t>9.</w:t>
        </w:r>
        <w:r>
          <w:rPr>
            <w:rFonts w:asciiTheme="minorHAnsi" w:eastAsiaTheme="minorEastAsia" w:hAnsiTheme="minorHAnsi" w:cstheme="minorBidi"/>
            <w:b w:val="0"/>
            <w:caps w:val="0"/>
            <w:noProof/>
            <w:sz w:val="22"/>
            <w:szCs w:val="22"/>
          </w:rPr>
          <w:tab/>
        </w:r>
        <w:r w:rsidRPr="00511528">
          <w:rPr>
            <w:rStyle w:val="Lienhypertexte"/>
            <w:noProof/>
            <w:lang w:val="en-GB"/>
          </w:rPr>
          <w:t>ANNEXE 2 : INDEX</w:t>
        </w:r>
        <w:r>
          <w:rPr>
            <w:noProof/>
            <w:webHidden/>
          </w:rPr>
          <w:tab/>
        </w:r>
        <w:r>
          <w:rPr>
            <w:noProof/>
            <w:webHidden/>
          </w:rPr>
          <w:fldChar w:fldCharType="begin"/>
        </w:r>
        <w:r>
          <w:rPr>
            <w:noProof/>
            <w:webHidden/>
          </w:rPr>
          <w:instrText xml:space="preserve"> PAGEREF _Toc399235972 \h </w:instrText>
        </w:r>
        <w:r>
          <w:rPr>
            <w:noProof/>
            <w:webHidden/>
          </w:rPr>
        </w:r>
        <w:r>
          <w:rPr>
            <w:noProof/>
            <w:webHidden/>
          </w:rPr>
          <w:fldChar w:fldCharType="separate"/>
        </w:r>
        <w:r>
          <w:rPr>
            <w:noProof/>
            <w:webHidden/>
          </w:rPr>
          <w:t>99</w:t>
        </w:r>
        <w:r>
          <w:rPr>
            <w:noProof/>
            <w:webHidden/>
          </w:rPr>
          <w:fldChar w:fldCharType="end"/>
        </w:r>
      </w:hyperlink>
    </w:p>
    <w:p w:rsidR="00AE3BD8" w:rsidRDefault="00AE3BD8">
      <w:pPr>
        <w:widowControl/>
      </w:pPr>
      <w:r>
        <w:fldChar w:fldCharType="end"/>
      </w:r>
    </w:p>
    <w:p w:rsidR="00AE3BD8" w:rsidRDefault="00AE3BD8" w:rsidP="00554134">
      <w:pPr>
        <w:pStyle w:val="Titre"/>
      </w:pPr>
      <w:bookmarkStart w:id="3" w:name="DEBUT_PATRIMONIAL"/>
      <w:bookmarkEnd w:id="3"/>
      <w:r>
        <w:br w:type="page"/>
      </w:r>
      <w:bookmarkStart w:id="4" w:name="_Toc334607156"/>
      <w:bookmarkStart w:id="5" w:name="_Toc399235844"/>
      <w:r w:rsidR="009037BC">
        <w:t>Préliminaires</w:t>
      </w:r>
      <w:bookmarkEnd w:id="5"/>
    </w:p>
    <w:p w:rsidR="00AE3BD8" w:rsidRDefault="00AE3BD8">
      <w:r>
        <w:t xml:space="preserve">Ce document est destiné aux personnes cherchant à se familiariser avec le langage FIGARO et ses possibilités (chapitres 1 et 2) et aux personnes devant écrire ou modifier des bases de connaissances. Il décrit de façon détaillée la syntaxe du langage et la sémantique associée. </w:t>
      </w:r>
      <w:r w:rsidR="00232F04">
        <w:t>En revanche</w:t>
      </w:r>
      <w:r>
        <w:t>, il ne constitue pas à proprement parler un guide pour la conception de bases de connaissances.</w:t>
      </w:r>
    </w:p>
    <w:p w:rsidR="00AE3BD8" w:rsidRPr="00B1190F" w:rsidRDefault="00AE3BD8">
      <w:pPr>
        <w:pStyle w:val="Dcal"/>
        <w:rPr>
          <w:rFonts w:cs="Arial"/>
        </w:rPr>
      </w:pPr>
      <w:r w:rsidRPr="00B1190F">
        <w:rPr>
          <w:rFonts w:cs="Arial"/>
        </w:rPr>
        <w:t>-</w:t>
      </w:r>
      <w:r w:rsidRPr="00B1190F">
        <w:rPr>
          <w:rFonts w:cs="Arial"/>
        </w:rPr>
        <w:tab/>
        <w:t>Le premier chapitre décrit les objectifs du langage et explique pourquoi ce langage a été développé à EDF.</w:t>
      </w:r>
    </w:p>
    <w:p w:rsidR="00AE3BD8" w:rsidRPr="00B1190F" w:rsidRDefault="00AE3BD8">
      <w:pPr>
        <w:pStyle w:val="Dcal"/>
        <w:rPr>
          <w:rFonts w:cs="Arial"/>
        </w:rPr>
      </w:pPr>
      <w:r w:rsidRPr="00B1190F">
        <w:rPr>
          <w:rFonts w:cs="Arial"/>
        </w:rPr>
        <w:t>-</w:t>
      </w:r>
      <w:r w:rsidRPr="00B1190F">
        <w:rPr>
          <w:rFonts w:cs="Arial"/>
        </w:rPr>
        <w:tab/>
        <w:t>Le deuxième chapitre décrit les principes de modélisation des systèmes en FIGARO. Il décrit notamment le principe d'exploitation des règles d'un modèle FIGARO en chaînage avant et en chaînage arrière.</w:t>
      </w:r>
    </w:p>
    <w:p w:rsidR="00AE3BD8" w:rsidRPr="00B1190F" w:rsidRDefault="00AE3BD8">
      <w:pPr>
        <w:pStyle w:val="Dcal"/>
        <w:rPr>
          <w:rFonts w:cs="Arial"/>
        </w:rPr>
      </w:pPr>
      <w:r w:rsidRPr="00B1190F">
        <w:rPr>
          <w:rFonts w:cs="Arial"/>
        </w:rPr>
        <w:t>-</w:t>
      </w:r>
      <w:r w:rsidRPr="00B1190F">
        <w:rPr>
          <w:rFonts w:cs="Arial"/>
        </w:rPr>
        <w:tab/>
        <w:t>Le troisième chapitre décrit les éléments lexicaux du langage.</w:t>
      </w:r>
    </w:p>
    <w:p w:rsidR="00AE3BD8" w:rsidRPr="00B1190F" w:rsidRDefault="00AE3BD8">
      <w:pPr>
        <w:pStyle w:val="Dcal"/>
        <w:rPr>
          <w:rFonts w:cs="Arial"/>
        </w:rPr>
      </w:pPr>
      <w:r w:rsidRPr="00B1190F">
        <w:rPr>
          <w:rFonts w:cs="Arial"/>
        </w:rPr>
        <w:t>-</w:t>
      </w:r>
      <w:r w:rsidRPr="00B1190F">
        <w:rPr>
          <w:rFonts w:cs="Arial"/>
        </w:rPr>
        <w:tab/>
        <w:t>Le quatrième chapitre décrit principalement la syntaxe des expressions utilisables en FIGARO.</w:t>
      </w:r>
    </w:p>
    <w:p w:rsidR="00AE3BD8" w:rsidRPr="00B1190F" w:rsidRDefault="00AE3BD8">
      <w:pPr>
        <w:pStyle w:val="Dcal"/>
        <w:rPr>
          <w:rFonts w:cs="Arial"/>
        </w:rPr>
      </w:pPr>
      <w:r w:rsidRPr="00B1190F">
        <w:rPr>
          <w:rFonts w:cs="Arial"/>
        </w:rPr>
        <w:t>-</w:t>
      </w:r>
      <w:r w:rsidRPr="00B1190F">
        <w:rPr>
          <w:rFonts w:cs="Arial"/>
        </w:rPr>
        <w:tab/>
        <w:t>Le cinquième chapitre décrit de façon détaillée la syntaxe de définition des classes d'objets FIGARO. Cette partie sera très utile aux personnes chargées d'écrire ou de modifier des bases de connaissances.</w:t>
      </w:r>
    </w:p>
    <w:p w:rsidR="00AE3BD8" w:rsidRPr="00B1190F" w:rsidRDefault="00AE3BD8">
      <w:pPr>
        <w:pStyle w:val="Dcal"/>
        <w:rPr>
          <w:rFonts w:cs="Arial"/>
        </w:rPr>
      </w:pPr>
      <w:r w:rsidRPr="00B1190F">
        <w:rPr>
          <w:rFonts w:cs="Arial"/>
        </w:rPr>
        <w:t>-</w:t>
      </w:r>
      <w:r w:rsidRPr="00B1190F">
        <w:rPr>
          <w:rFonts w:cs="Arial"/>
        </w:rPr>
        <w:tab/>
        <w:t xml:space="preserve">Enfin, le sixième chapitre décrit les possibilités </w:t>
      </w:r>
      <w:r w:rsidR="00DE2432">
        <w:rPr>
          <w:rFonts w:cs="Arial"/>
        </w:rPr>
        <w:t xml:space="preserve">"avancées" </w:t>
      </w:r>
      <w:r w:rsidRPr="00B1190F">
        <w:rPr>
          <w:rFonts w:cs="Arial"/>
        </w:rPr>
        <w:t>du langage.</w:t>
      </w:r>
    </w:p>
    <w:p w:rsidR="00AE3BD8" w:rsidRDefault="00C22708">
      <w:r>
        <w:t>La</w:t>
      </w:r>
      <w:r w:rsidR="00AE3BD8">
        <w:t xml:space="preserve"> seconde version du manuel (in</w:t>
      </w:r>
      <w:r>
        <w:t>dice B) intégrait</w:t>
      </w:r>
      <w:r w:rsidR="00AE3BD8">
        <w:t xml:space="preserve"> le retour d'expérience principalement issu de projets opérationnels, KB3 et TOPASE, et de l'enseignement de FIGARO à l'Université de</w:t>
      </w:r>
      <w:r>
        <w:t xml:space="preserve"> Rouen. Par ailleurs, elle tenait</w:t>
      </w:r>
      <w:r w:rsidR="00AE3BD8">
        <w:t xml:space="preserve"> compte de la clarification de certains concepts du langage FIGARO faite suite à la réécriture en C</w:t>
      </w:r>
      <w:r w:rsidR="00AE3BD8">
        <w:rPr>
          <w:vertAlign w:val="superscript"/>
        </w:rPr>
        <w:t>++</w:t>
      </w:r>
      <w:r w:rsidR="00AE3BD8">
        <w:t xml:space="preserve"> des traitements d'</w:t>
      </w:r>
      <w:r>
        <w:t>instanciation et de vérification</w:t>
      </w:r>
      <w:r w:rsidR="00AE3BD8">
        <w:t xml:space="preserve"> de bases de connaissances.</w:t>
      </w:r>
    </w:p>
    <w:p w:rsidR="00CC6715" w:rsidRDefault="00CC6715" w:rsidP="007C43E9">
      <w:r>
        <w:t>Cette troisième version du manuel (indice C) décrit le langage tel qu’il a été stabilisé lors du développement de la version 3 de KB3, avant 2005.</w:t>
      </w:r>
    </w:p>
    <w:p w:rsidR="00CC6715" w:rsidRDefault="00CC6715" w:rsidP="007C43E9">
      <w:r>
        <w:t>Etant</w:t>
      </w:r>
      <w:r w:rsidR="00C22708">
        <w:t xml:space="preserve"> donné la </w:t>
      </w:r>
      <w:r>
        <w:t>stabilité</w:t>
      </w:r>
      <w:r w:rsidR="00C22708">
        <w:t xml:space="preserve"> du langage</w:t>
      </w:r>
      <w:r>
        <w:t>, aucune mention des différences (d’ailleurs assez mineures) par rapport à des versions antérieures du langage ne figure dans ce document.</w:t>
      </w:r>
    </w:p>
    <w:p w:rsidR="00AE3BD8" w:rsidRDefault="00AE3BD8" w:rsidP="00CC6715">
      <w:pPr>
        <w:keepNext/>
        <w:outlineLvl w:val="0"/>
        <w:rPr>
          <w:b/>
          <w:sz w:val="24"/>
        </w:rPr>
      </w:pPr>
      <w:r>
        <w:rPr>
          <w:b/>
          <w:sz w:val="24"/>
        </w:rPr>
        <w:t>Conventions utilisées dans ce manuel</w:t>
      </w:r>
      <w:bookmarkEnd w:id="4"/>
    </w:p>
    <w:p w:rsidR="00AE3BD8" w:rsidRDefault="00AE3BD8">
      <w:r>
        <w:t xml:space="preserve">Ce manuel contient des descriptions de syntaxe pour les différentes </w:t>
      </w:r>
      <w:r w:rsidR="00C22708">
        <w:t>expressions</w:t>
      </w:r>
      <w:r>
        <w:t xml:space="preserve"> du langage FIGARO. Cette notation utilise les méta-caractères suivants :</w:t>
      </w:r>
    </w:p>
    <w:tbl>
      <w:tblPr>
        <w:tblW w:w="0" w:type="auto"/>
        <w:tblLayout w:type="fixed"/>
        <w:tblCellMar>
          <w:left w:w="70" w:type="dxa"/>
          <w:right w:w="70" w:type="dxa"/>
        </w:tblCellMar>
        <w:tblLook w:val="0000" w:firstRow="0" w:lastRow="0" w:firstColumn="0" w:lastColumn="0" w:noHBand="0" w:noVBand="0"/>
      </w:tblPr>
      <w:tblGrid>
        <w:gridCol w:w="1772"/>
        <w:gridCol w:w="5102"/>
        <w:gridCol w:w="2268"/>
      </w:tblGrid>
      <w:tr w:rsidR="00AE3BD8">
        <w:tblPrEx>
          <w:tblCellMar>
            <w:top w:w="0" w:type="dxa"/>
            <w:bottom w:w="0" w:type="dxa"/>
          </w:tblCellMar>
        </w:tblPrEx>
        <w:trPr>
          <w:cantSplit/>
        </w:trPr>
        <w:tc>
          <w:tcPr>
            <w:tcW w:w="1772" w:type="dxa"/>
            <w:tcBorders>
              <w:top w:val="single" w:sz="6" w:space="0" w:color="auto"/>
              <w:left w:val="single" w:sz="6" w:space="0" w:color="auto"/>
              <w:bottom w:val="single" w:sz="6" w:space="0" w:color="auto"/>
              <w:right w:val="single" w:sz="6" w:space="0" w:color="auto"/>
            </w:tcBorders>
          </w:tcPr>
          <w:p w:rsidR="00AE3BD8" w:rsidRDefault="00AE3BD8">
            <w:pPr>
              <w:rPr>
                <w:b/>
              </w:rPr>
            </w:pPr>
            <w:r>
              <w:rPr>
                <w:b/>
              </w:rPr>
              <w:t>Méta-caractère</w:t>
            </w:r>
          </w:p>
        </w:tc>
        <w:tc>
          <w:tcPr>
            <w:tcW w:w="5102" w:type="dxa"/>
            <w:tcBorders>
              <w:top w:val="single" w:sz="6" w:space="0" w:color="auto"/>
              <w:left w:val="single" w:sz="6" w:space="0" w:color="auto"/>
              <w:bottom w:val="single" w:sz="6" w:space="0" w:color="auto"/>
              <w:right w:val="single" w:sz="6" w:space="0" w:color="auto"/>
            </w:tcBorders>
          </w:tcPr>
          <w:p w:rsidR="00AE3BD8" w:rsidRDefault="00AE3BD8">
            <w:pPr>
              <w:rPr>
                <w:b/>
              </w:rPr>
            </w:pPr>
            <w:r>
              <w:rPr>
                <w:b/>
              </w:rPr>
              <w:t>Description</w:t>
            </w:r>
          </w:p>
        </w:tc>
        <w:tc>
          <w:tcPr>
            <w:tcW w:w="2268" w:type="dxa"/>
            <w:tcBorders>
              <w:top w:val="single" w:sz="6" w:space="0" w:color="auto"/>
              <w:left w:val="single" w:sz="6" w:space="0" w:color="auto"/>
              <w:bottom w:val="single" w:sz="6" w:space="0" w:color="auto"/>
              <w:right w:val="single" w:sz="6" w:space="0" w:color="auto"/>
            </w:tcBorders>
          </w:tcPr>
          <w:p w:rsidR="00AE3BD8" w:rsidRDefault="00AE3BD8">
            <w:pPr>
              <w:rPr>
                <w:b/>
              </w:rPr>
            </w:pPr>
            <w:r>
              <w:rPr>
                <w:b/>
              </w:rPr>
              <w:t>Exemple</w:t>
            </w:r>
          </w:p>
        </w:tc>
      </w:tr>
      <w:tr w:rsidR="00AE3BD8">
        <w:tblPrEx>
          <w:tblCellMar>
            <w:top w:w="0" w:type="dxa"/>
            <w:bottom w:w="0" w:type="dxa"/>
          </w:tblCellMar>
        </w:tblPrEx>
        <w:trPr>
          <w:cantSplit/>
        </w:trPr>
        <w:tc>
          <w:tcPr>
            <w:tcW w:w="1772" w:type="dxa"/>
            <w:tcBorders>
              <w:top w:val="single" w:sz="6" w:space="0" w:color="auto"/>
              <w:left w:val="single" w:sz="6" w:space="0" w:color="auto"/>
              <w:bottom w:val="single" w:sz="6" w:space="0" w:color="auto"/>
              <w:right w:val="single" w:sz="6" w:space="0" w:color="auto"/>
            </w:tcBorders>
          </w:tcPr>
          <w:p w:rsidR="00AE3BD8" w:rsidRDefault="00AE3BD8">
            <w:pPr>
              <w:spacing w:after="0"/>
            </w:pPr>
            <w:r>
              <w:t>[ ]</w:t>
            </w:r>
          </w:p>
        </w:tc>
        <w:tc>
          <w:tcPr>
            <w:tcW w:w="5102" w:type="dxa"/>
            <w:tcBorders>
              <w:top w:val="single" w:sz="6" w:space="0" w:color="auto"/>
              <w:left w:val="single" w:sz="6" w:space="0" w:color="auto"/>
              <w:bottom w:val="single" w:sz="6" w:space="0" w:color="auto"/>
              <w:right w:val="single" w:sz="6" w:space="0" w:color="auto"/>
            </w:tcBorders>
          </w:tcPr>
          <w:p w:rsidR="00AE3BD8" w:rsidRDefault="00AE3BD8">
            <w:pPr>
              <w:spacing w:after="0"/>
            </w:pPr>
            <w:r>
              <w:t>Signifie que l'information entre les crochets est optionnelle.</w:t>
            </w:r>
          </w:p>
        </w:tc>
        <w:tc>
          <w:tcPr>
            <w:tcW w:w="2268" w:type="dxa"/>
            <w:tcBorders>
              <w:top w:val="single" w:sz="6" w:space="0" w:color="auto"/>
              <w:left w:val="single" w:sz="6" w:space="0" w:color="auto"/>
              <w:bottom w:val="single" w:sz="6" w:space="0" w:color="auto"/>
              <w:right w:val="single" w:sz="6" w:space="0" w:color="auto"/>
            </w:tcBorders>
          </w:tcPr>
          <w:p w:rsidR="00AE3BD8" w:rsidRDefault="00AE3BD8">
            <w:pPr>
              <w:spacing w:after="0"/>
              <w:rPr>
                <w:rFonts w:ascii="Courier New" w:hAnsi="Courier New"/>
              </w:rPr>
            </w:pPr>
            <w:r>
              <w:rPr>
                <w:rFonts w:ascii="Courier New" w:hAnsi="Courier New"/>
              </w:rPr>
              <w:t>[ DE_TYPE type ]</w:t>
            </w:r>
          </w:p>
        </w:tc>
      </w:tr>
      <w:tr w:rsidR="00AE3BD8">
        <w:tblPrEx>
          <w:tblCellMar>
            <w:top w:w="0" w:type="dxa"/>
            <w:bottom w:w="0" w:type="dxa"/>
          </w:tblCellMar>
        </w:tblPrEx>
        <w:trPr>
          <w:cantSplit/>
        </w:trPr>
        <w:tc>
          <w:tcPr>
            <w:tcW w:w="1772" w:type="dxa"/>
            <w:tcBorders>
              <w:top w:val="single" w:sz="6" w:space="0" w:color="auto"/>
              <w:left w:val="single" w:sz="6" w:space="0" w:color="auto"/>
              <w:bottom w:val="single" w:sz="6" w:space="0" w:color="auto"/>
              <w:right w:val="single" w:sz="6" w:space="0" w:color="auto"/>
            </w:tcBorders>
          </w:tcPr>
          <w:p w:rsidR="00AE3BD8" w:rsidRDefault="00AE3BD8">
            <w:pPr>
              <w:spacing w:after="0"/>
            </w:pPr>
            <w:r>
              <w:t>|</w:t>
            </w:r>
          </w:p>
        </w:tc>
        <w:tc>
          <w:tcPr>
            <w:tcW w:w="5102" w:type="dxa"/>
            <w:tcBorders>
              <w:top w:val="single" w:sz="6" w:space="0" w:color="auto"/>
              <w:left w:val="single" w:sz="6" w:space="0" w:color="auto"/>
              <w:bottom w:val="single" w:sz="6" w:space="0" w:color="auto"/>
              <w:right w:val="single" w:sz="6" w:space="0" w:color="auto"/>
            </w:tcBorders>
          </w:tcPr>
          <w:p w:rsidR="00AE3BD8" w:rsidRDefault="00554134">
            <w:pPr>
              <w:spacing w:after="0"/>
            </w:pPr>
            <w:r>
              <w:t>Est utilisée pour exprimer</w:t>
            </w:r>
            <w:r w:rsidR="00AE3BD8">
              <w:t xml:space="preserve"> une alternative. Les mots-clés entourant ce symbole sont équivalents.</w:t>
            </w:r>
          </w:p>
        </w:tc>
        <w:tc>
          <w:tcPr>
            <w:tcW w:w="2268" w:type="dxa"/>
            <w:tcBorders>
              <w:top w:val="single" w:sz="6" w:space="0" w:color="auto"/>
              <w:left w:val="single" w:sz="6" w:space="0" w:color="auto"/>
              <w:bottom w:val="single" w:sz="6" w:space="0" w:color="auto"/>
              <w:right w:val="single" w:sz="6" w:space="0" w:color="auto"/>
            </w:tcBorders>
          </w:tcPr>
          <w:p w:rsidR="00AE3BD8" w:rsidRDefault="00AE3BD8">
            <w:pPr>
              <w:spacing w:after="0"/>
              <w:rPr>
                <w:rFonts w:ascii="Courier New" w:hAnsi="Courier New"/>
              </w:rPr>
            </w:pPr>
            <w:r>
              <w:rPr>
                <w:rFonts w:ascii="Courier New" w:hAnsi="Courier New"/>
              </w:rPr>
              <w:t>UN | UNE</w:t>
            </w:r>
          </w:p>
        </w:tc>
      </w:tr>
    </w:tbl>
    <w:p w:rsidR="00AE3BD8" w:rsidRDefault="00AE3BD8"/>
    <w:p w:rsidR="00AE3BD8" w:rsidRDefault="00AE3BD8">
      <w:r>
        <w:t>Ce manuel utilise les conventions typographiques suivantes :</w:t>
      </w:r>
    </w:p>
    <w:p w:rsidR="00AE3BD8" w:rsidRDefault="00AE3BD8">
      <w:pPr>
        <w:pStyle w:val="Courrier"/>
        <w:outlineLvl w:val="0"/>
        <w:rPr>
          <w:noProof w:val="0"/>
        </w:rPr>
      </w:pPr>
      <w:r>
        <w:rPr>
          <w:noProof w:val="0"/>
        </w:rPr>
        <w:t>Machine à écrire</w:t>
      </w:r>
    </w:p>
    <w:p w:rsidR="00AE3BD8" w:rsidRDefault="00AE3BD8">
      <w:pPr>
        <w:pStyle w:val="Retraitnormal"/>
      </w:pPr>
      <w:r>
        <w:t>Indique que les lignes correspondantes font partie d'un programme FIGARO.</w:t>
      </w:r>
    </w:p>
    <w:p w:rsidR="00AE3BD8" w:rsidRDefault="00AE3BD8">
      <w:pPr>
        <w:pStyle w:val="Courrier"/>
        <w:outlineLvl w:val="0"/>
        <w:rPr>
          <w:b/>
          <w:noProof w:val="0"/>
        </w:rPr>
      </w:pPr>
      <w:r>
        <w:rPr>
          <w:b/>
          <w:noProof w:val="0"/>
        </w:rPr>
        <w:t>Machine à écrire gras</w:t>
      </w:r>
      <w:r>
        <w:rPr>
          <w:b/>
          <w:noProof w:val="0"/>
        </w:rPr>
        <w:tab/>
      </w:r>
    </w:p>
    <w:p w:rsidR="00AE3BD8" w:rsidRDefault="00AE3BD8">
      <w:pPr>
        <w:pStyle w:val="Retraitnormal"/>
      </w:pPr>
      <w:r>
        <w:t>Permet de faire la différence entre des identificateurs de l'utilisateur et les mots clés du langage dans les exemples. Les mots-clés seront toujours en gras.</w:t>
      </w:r>
    </w:p>
    <w:p w:rsidR="00AE3BD8" w:rsidRDefault="00C22708">
      <w:pPr>
        <w:spacing w:after="0"/>
        <w:ind w:left="284"/>
        <w:rPr>
          <w:i/>
        </w:rPr>
      </w:pPr>
      <w:r>
        <w:rPr>
          <w:i/>
        </w:rPr>
        <w:t>Italique</w:t>
      </w:r>
    </w:p>
    <w:p w:rsidR="00AE3BD8" w:rsidRDefault="00AE3BD8">
      <w:pPr>
        <w:pStyle w:val="Retraitnormal"/>
      </w:pPr>
      <w:r>
        <w:t>Indique que le mot fait référence à un champ d'objet ou à un type d'un exemple.</w:t>
      </w:r>
    </w:p>
    <w:p w:rsidR="00AE3BD8" w:rsidRDefault="00AE3BD8">
      <w:pPr>
        <w:pStyle w:val="Titre1"/>
      </w:pPr>
      <w:bookmarkStart w:id="6" w:name="_Toc334607157"/>
      <w:bookmarkStart w:id="7" w:name="_Toc335111862"/>
      <w:bookmarkStart w:id="8" w:name="_Toc335647096"/>
      <w:bookmarkStart w:id="9" w:name="_Toc335647190"/>
      <w:bookmarkStart w:id="10" w:name="_Toc335704103"/>
      <w:bookmarkStart w:id="11" w:name="_Toc342099141"/>
      <w:bookmarkStart w:id="12" w:name="_Toc342986816"/>
      <w:bookmarkStart w:id="13" w:name="_Toc343072168"/>
      <w:bookmarkStart w:id="14" w:name="_Toc443104415"/>
      <w:r>
        <w:tab/>
      </w:r>
      <w:bookmarkStart w:id="15" w:name="_Toc399235845"/>
      <w:r>
        <w:t>Introduction</w:t>
      </w:r>
      <w:bookmarkEnd w:id="6"/>
      <w:bookmarkEnd w:id="7"/>
      <w:bookmarkEnd w:id="8"/>
      <w:bookmarkEnd w:id="9"/>
      <w:bookmarkEnd w:id="10"/>
      <w:bookmarkEnd w:id="11"/>
      <w:bookmarkEnd w:id="12"/>
      <w:bookmarkEnd w:id="13"/>
      <w:bookmarkEnd w:id="14"/>
      <w:bookmarkEnd w:id="15"/>
    </w:p>
    <w:p w:rsidR="00AE3BD8" w:rsidRDefault="00AE3BD8">
      <w:r>
        <w:t>Le langage FIGARO est un langage permettant de modéliser les systèmes pour réaliser des études de sûreté de fonctionnement. Le but de ce chapitre est de présenter rapidement le domaine d'application du langage et ses principaux objectifs.</w:t>
      </w:r>
    </w:p>
    <w:p w:rsidR="00AE3BD8" w:rsidRDefault="00AE3BD8">
      <w:pPr>
        <w:pStyle w:val="Titre2"/>
      </w:pPr>
      <w:bookmarkStart w:id="16" w:name="_Toc334331899"/>
      <w:bookmarkStart w:id="17" w:name="_Toc334607158"/>
      <w:bookmarkStart w:id="18" w:name="_Toc335111863"/>
      <w:bookmarkStart w:id="19" w:name="_Toc335647097"/>
      <w:bookmarkStart w:id="20" w:name="_Toc335647191"/>
      <w:bookmarkStart w:id="21" w:name="_Toc335704104"/>
      <w:bookmarkStart w:id="22" w:name="_Toc342099142"/>
      <w:bookmarkStart w:id="23" w:name="_Toc342986817"/>
      <w:bookmarkStart w:id="24" w:name="_Toc343072169"/>
      <w:bookmarkStart w:id="25" w:name="_Toc443104416"/>
      <w:bookmarkStart w:id="26" w:name="_Toc399235846"/>
      <w:r>
        <w:t>Contexte et historique</w:t>
      </w:r>
      <w:bookmarkEnd w:id="16"/>
      <w:bookmarkEnd w:id="17"/>
      <w:bookmarkEnd w:id="18"/>
      <w:bookmarkEnd w:id="19"/>
      <w:bookmarkEnd w:id="20"/>
      <w:bookmarkEnd w:id="21"/>
      <w:bookmarkEnd w:id="22"/>
      <w:bookmarkEnd w:id="23"/>
      <w:bookmarkEnd w:id="24"/>
      <w:bookmarkEnd w:id="25"/>
      <w:bookmarkEnd w:id="26"/>
    </w:p>
    <w:p w:rsidR="00AE3BD8" w:rsidRDefault="00AE3BD8">
      <w:pPr>
        <w:pStyle w:val="Titre3"/>
      </w:pPr>
      <w:bookmarkStart w:id="27" w:name="_Toc334331900"/>
      <w:bookmarkStart w:id="28" w:name="_Toc334607159"/>
      <w:bookmarkStart w:id="29" w:name="_Toc335111864"/>
      <w:bookmarkStart w:id="30" w:name="_Toc335647098"/>
      <w:bookmarkStart w:id="31" w:name="_Toc335647192"/>
      <w:bookmarkStart w:id="32" w:name="_Toc335704105"/>
      <w:bookmarkStart w:id="33" w:name="_Toc342099143"/>
      <w:bookmarkStart w:id="34" w:name="_Toc342986818"/>
      <w:bookmarkStart w:id="35" w:name="_Toc343072170"/>
      <w:bookmarkStart w:id="36" w:name="_Toc443104417"/>
      <w:bookmarkStart w:id="37" w:name="_Toc399235847"/>
      <w:r>
        <w:t>Qu'</w:t>
      </w:r>
      <w:r w:rsidR="003A2F2E">
        <w:t>est-ce</w:t>
      </w:r>
      <w:r>
        <w:t xml:space="preserve"> qu'une étude de sûreté de fonctionnement ?</w:t>
      </w:r>
      <w:bookmarkEnd w:id="27"/>
      <w:bookmarkEnd w:id="28"/>
      <w:bookmarkEnd w:id="29"/>
      <w:bookmarkEnd w:id="30"/>
      <w:bookmarkEnd w:id="31"/>
      <w:bookmarkEnd w:id="32"/>
      <w:bookmarkEnd w:id="33"/>
      <w:bookmarkEnd w:id="34"/>
      <w:bookmarkEnd w:id="35"/>
      <w:bookmarkEnd w:id="36"/>
      <w:bookmarkEnd w:id="37"/>
    </w:p>
    <w:p w:rsidR="00AE3BD8" w:rsidRDefault="00AE3BD8">
      <w:r>
        <w:t>L'objectif d'une étude de sûreté de fonctionnement d'un système est d'évaluer la fiabilité ou la disponibilité d'un système /1/. De façon classique, une telle étude se déroule en 3 phases.</w:t>
      </w:r>
    </w:p>
    <w:p w:rsidR="00AE3BD8" w:rsidRDefault="00AE3BD8">
      <w:r>
        <w:t xml:space="preserve">Dans une première phase, le fiabiliste en charge de l’étude doit </w:t>
      </w:r>
      <w:r>
        <w:rPr>
          <w:b/>
        </w:rPr>
        <w:t>modéliser le système</w:t>
      </w:r>
      <w:r>
        <w:t xml:space="preserve"> à étudier, c'est-à-dire élaborer une représentation du système qui permette de répondre aux objectifs de l'étude. L’activité de modélisation consiste principalement à décrire le système (topologie, composants, limites du système) et à formaliser les hypothèses qui sont utilisées pour l’étude (à quel niveau de détail sont décrits les composants, quels sont les modes de défaillance retenus pour chaque composant, quelle modélisation est adoptée pour décrire des comportements comme la propagation de fluide ou le flux électrique).</w:t>
      </w:r>
    </w:p>
    <w:p w:rsidR="00AE3BD8" w:rsidRDefault="00AE3BD8">
      <w:r>
        <w:t xml:space="preserve">Dans une deuxième phase, le fiabiliste </w:t>
      </w:r>
      <w:r w:rsidR="003A2F2E">
        <w:rPr>
          <w:b/>
        </w:rPr>
        <w:t>construit les modèles de f</w:t>
      </w:r>
      <w:r>
        <w:rPr>
          <w:b/>
        </w:rPr>
        <w:t>iabilité</w:t>
      </w:r>
      <w:r>
        <w:t xml:space="preserve"> appropriés à l’étude du système, en utilisant le modèle et les hypothèses élaborés dans la première phase. Il existe plusieurs types de modèles de fiabilité utilisables /1/ (Arbre de défaillances, Graphe de Markov, Réseau de Pétri, ...). Chacun de ces modèles permet de réaliser un certain type d’analyse. Par exemple :</w:t>
      </w:r>
    </w:p>
    <w:p w:rsidR="00AE3BD8" w:rsidRDefault="00AE3BD8">
      <w:pPr>
        <w:pStyle w:val="Dcal"/>
      </w:pPr>
      <w:r>
        <w:t>-</w:t>
      </w:r>
      <w:r>
        <w:tab/>
        <w:t>Une modélisation par Arbre de défaillances permet de représenter de façon très détaillée la logique d'un système.</w:t>
      </w:r>
    </w:p>
    <w:p w:rsidR="00AE3BD8" w:rsidRDefault="00AE3BD8">
      <w:pPr>
        <w:pStyle w:val="Dcal"/>
      </w:pPr>
      <w:r>
        <w:t>-</w:t>
      </w:r>
      <w:r>
        <w:tab/>
        <w:t>Une modélisation par Graphe de Markov permet de prendre en compte les dépendances entre composants.</w:t>
      </w:r>
    </w:p>
    <w:p w:rsidR="00AE3BD8" w:rsidRDefault="00AE3BD8">
      <w:r>
        <w:t>Chaque type de modèle a ses limites et est associé à un certain nombre d’hypothèses à respecter. Par exemple, une modélisation par Arbre de défaillances suppose l’indépendance des composants du système. Le choix du type de modèle de fiabilité utilisé pour l’étude d’un système particulier est de la responsabilité du fiabiliste en charge de l’étude.</w:t>
      </w:r>
    </w:p>
    <w:p w:rsidR="00AE3BD8" w:rsidRDefault="00AE3BD8">
      <w:r>
        <w:t xml:space="preserve">Enfin, dans une dernière phase, les modèles de fiabilité construits sont </w:t>
      </w:r>
      <w:r>
        <w:rPr>
          <w:b/>
        </w:rPr>
        <w:t>quantifiés par des codes de calcul</w:t>
      </w:r>
      <w:r>
        <w:t xml:space="preserve"> appropriés afin d’obtenir les résultats attendus concernant la fiabilité ou la disponibilité du système.</w:t>
      </w:r>
    </w:p>
    <w:p w:rsidR="00AE3BD8" w:rsidRDefault="00AE3BD8"/>
    <w:p w:rsidR="00AE3BD8" w:rsidRDefault="00AE3BD8">
      <w:r>
        <w:t>La réalisation d'une étude de sûreté de fonctionnement d'un système est donc une activité pluridisciplinaire, qui fait à la fois appel à des connaissances sur le fonctionnement du système et à des connaissances fiabilistes sur la modélisation des systèmes.</w:t>
      </w:r>
    </w:p>
    <w:p w:rsidR="00AE3BD8" w:rsidRDefault="00AE3BD8">
      <w:r>
        <w:t>De façon classique, les activités de modélisation du système et d'élaboration des modèles de fiabilité sont réalisées "manuellement" par le fiabiliste. Les résultats de l'étude sont consignés dans un document décrivant :</w:t>
      </w:r>
    </w:p>
    <w:p w:rsidR="00AE3BD8" w:rsidRDefault="00AE3BD8">
      <w:r>
        <w:t>-</w:t>
      </w:r>
      <w:r>
        <w:tab/>
        <w:t>la modélisation du système réalisée (qui est décrite de façon plus ou moins détaillée),</w:t>
      </w:r>
    </w:p>
    <w:p w:rsidR="00AE3BD8" w:rsidRDefault="00AE3BD8">
      <w:r>
        <w:t>-</w:t>
      </w:r>
      <w:r>
        <w:tab/>
        <w:t>les modèles de fiabilité construits,</w:t>
      </w:r>
    </w:p>
    <w:p w:rsidR="00AE3BD8" w:rsidRDefault="00AE3BD8">
      <w:r>
        <w:t>-</w:t>
      </w:r>
      <w:r>
        <w:tab/>
        <w:t>les résultats obtenus.</w:t>
      </w:r>
    </w:p>
    <w:p w:rsidR="00AE3BD8" w:rsidRDefault="00AE3BD8"/>
    <w:p w:rsidR="00AE3BD8" w:rsidRDefault="00AE3BD8">
      <w:pPr>
        <w:pStyle w:val="Titre3"/>
      </w:pPr>
      <w:bookmarkStart w:id="38" w:name="_Toc334331901"/>
      <w:bookmarkStart w:id="39" w:name="_Toc334607160"/>
      <w:bookmarkStart w:id="40" w:name="_Toc335111865"/>
      <w:bookmarkStart w:id="41" w:name="_Toc335647099"/>
      <w:bookmarkStart w:id="42" w:name="_Toc335647193"/>
      <w:bookmarkStart w:id="43" w:name="_Toc335704106"/>
      <w:bookmarkStart w:id="44" w:name="_Toc342099144"/>
      <w:bookmarkStart w:id="45" w:name="_Toc342986819"/>
      <w:bookmarkStart w:id="46" w:name="_Toc343072171"/>
      <w:bookmarkStart w:id="47" w:name="_Toc443104418"/>
      <w:bookmarkStart w:id="48" w:name="_Toc399235848"/>
      <w:r>
        <w:t>Vers l'automatisation</w:t>
      </w:r>
      <w:bookmarkEnd w:id="38"/>
      <w:bookmarkEnd w:id="39"/>
      <w:bookmarkEnd w:id="40"/>
      <w:bookmarkEnd w:id="41"/>
      <w:bookmarkEnd w:id="42"/>
      <w:bookmarkEnd w:id="43"/>
      <w:bookmarkEnd w:id="44"/>
      <w:bookmarkEnd w:id="45"/>
      <w:bookmarkEnd w:id="46"/>
      <w:bookmarkEnd w:id="47"/>
      <w:bookmarkEnd w:id="48"/>
    </w:p>
    <w:p w:rsidR="00AE3BD8" w:rsidRDefault="00AE3BD8">
      <w:r>
        <w:t xml:space="preserve">Depuis 1986, EDF a </w:t>
      </w:r>
      <w:r w:rsidR="003A2F2E">
        <w:t>dû</w:t>
      </w:r>
      <w:r>
        <w:t xml:space="preserve"> mener à bien plusieurs Etudes Probabilistes de Sûreté (EPS) de centrales nucléaires, chaque EPS nécessitant la réalisation d'un grand nombre d'études de sûreté de fonctionnement de systèmes élémentaires. Par ailleurs, depuis quelques années, des demandes émergent à EDF pour introduire les techniques de sûreté de fonctionnement dans le processus de conception des systèmes.</w:t>
      </w:r>
    </w:p>
    <w:p w:rsidR="00AE3BD8" w:rsidRDefault="00AE3BD8">
      <w:r>
        <w:t>Les travaux réalisés dans le cadre de ces nouveaux projets ont montré les limites de l'approche manuelle classique pour réaliser les études de sûreté de fonctionnement des systèmes.</w:t>
      </w:r>
    </w:p>
    <w:p w:rsidR="00AE3BD8" w:rsidRDefault="00AE3BD8">
      <w:pPr>
        <w:keepNext/>
        <w:outlineLvl w:val="0"/>
        <w:rPr>
          <w:b/>
        </w:rPr>
      </w:pPr>
      <w:r>
        <w:rPr>
          <w:b/>
        </w:rPr>
        <w:t>Manque de traçabilité et de transparence des études</w:t>
      </w:r>
    </w:p>
    <w:p w:rsidR="00AE3BD8" w:rsidRDefault="00AE3BD8">
      <w:r>
        <w:t>Le raisonnement mené par le fiabiliste pour construire le modèle de fiabilité contient souvent beaucoup d'implicite. Ce manque de transparence entraîne deux types de problèmes.</w:t>
      </w:r>
    </w:p>
    <w:p w:rsidR="00AE3BD8" w:rsidRDefault="00AE3BD8">
      <w:pPr>
        <w:pStyle w:val="Dcal"/>
      </w:pPr>
      <w:r>
        <w:t>*</w:t>
      </w:r>
      <w:r>
        <w:tab/>
        <w:t>Difficulté pour mettre à jour les études</w:t>
      </w:r>
    </w:p>
    <w:p w:rsidR="00AE3BD8" w:rsidRDefault="00AE3BD8">
      <w:pPr>
        <w:pStyle w:val="Dcal"/>
      </w:pPr>
      <w:r>
        <w:tab/>
        <w:t xml:space="preserve">Il est souvent difficile, pour celui qui n'a pas réalisé l'étude, de se </w:t>
      </w:r>
      <w:r w:rsidR="003A2F2E">
        <w:t>réapproprier</w:t>
      </w:r>
      <w:r>
        <w:t xml:space="preserve"> les modèles de fiabilité pour les faire évoluer. Ce problème se pose notamment dans le cadre des EPS pour lesquelles les modèles construits doivent évoluer dans le temps.</w:t>
      </w:r>
    </w:p>
    <w:p w:rsidR="00AE3BD8" w:rsidRDefault="00AE3BD8">
      <w:pPr>
        <w:pStyle w:val="Dcal"/>
      </w:pPr>
      <w:r>
        <w:t>*</w:t>
      </w:r>
      <w:r>
        <w:tab/>
        <w:t>Difficulté pour diffuser les études à des non fiabilistes</w:t>
      </w:r>
    </w:p>
    <w:p w:rsidR="00AE3BD8" w:rsidRDefault="00AE3BD8">
      <w:pPr>
        <w:pStyle w:val="Dcal"/>
      </w:pPr>
      <w:r>
        <w:tab/>
        <w:t>Comme nous l'avons déjà souligné, la réalisation d'une étude de fiabilité fait appel à des connaissances différentes, ce qui nécessite de faire appel à des interlocuteurs différents (concepteurs du système, exploitants). Il est important que ces interlocuteurs non fiabilistes puissent comprendre et valider les hypothèses et résultats sans pour autant comprendre le détail des modèles de fiabilité construits.</w:t>
      </w:r>
    </w:p>
    <w:p w:rsidR="00AE3BD8" w:rsidRDefault="00AE3BD8">
      <w:pPr>
        <w:keepNext/>
        <w:outlineLvl w:val="0"/>
        <w:rPr>
          <w:b/>
        </w:rPr>
      </w:pPr>
      <w:r>
        <w:rPr>
          <w:b/>
        </w:rPr>
        <w:t>Difficulté pour garantir l'homogénéité des études au sein d’un même projet</w:t>
      </w:r>
    </w:p>
    <w:p w:rsidR="00AE3BD8" w:rsidRDefault="00AE3BD8">
      <w:r>
        <w:t>Pour mener à bien des études probabilistes de grands systèmes complexes (EPS par exemple), il est nécessaire de réaliser et d’intégrer un grand nombre d'études de systèmes élémentaires. Ces études sont le plus souvent prises en charge par différents intervenants et il est difficile de garantir leur cohérence et leur homogénéité (choix du niveau de détail, méthode de prise en compte des modes de défaillances, ...).</w:t>
      </w:r>
    </w:p>
    <w:p w:rsidR="00AE3BD8" w:rsidRDefault="00AE3BD8">
      <w:pPr>
        <w:keepNext/>
        <w:outlineLvl w:val="0"/>
        <w:rPr>
          <w:b/>
        </w:rPr>
      </w:pPr>
      <w:r>
        <w:rPr>
          <w:b/>
        </w:rPr>
        <w:t>Délais nécessaires aux études</w:t>
      </w:r>
    </w:p>
    <w:p w:rsidR="00AE3BD8" w:rsidRDefault="00AE3BD8">
      <w:r>
        <w:t>La réalisation d'une étude de système "à la main" est un travail important, qui nécessite des délais conséquents. Ces délais rendent difficile l’intégration de telles études à des processus de conception de systèmes (processus itératif nécessitant de comparer "rapidement" des architectures de systèmes).</w:t>
      </w:r>
    </w:p>
    <w:p w:rsidR="00AE3BD8" w:rsidRDefault="00AE3BD8">
      <w:r>
        <w:t xml:space="preserve">Ainsi, pour </w:t>
      </w:r>
      <w:r>
        <w:rPr>
          <w:b/>
        </w:rPr>
        <w:t xml:space="preserve">pallier </w:t>
      </w:r>
      <w:r w:rsidR="003A2F2E">
        <w:rPr>
          <w:b/>
        </w:rPr>
        <w:t>les</w:t>
      </w:r>
      <w:r>
        <w:rPr>
          <w:b/>
        </w:rPr>
        <w:t xml:space="preserve"> limites des études de sûreté de fonctionnement manuelles</w:t>
      </w:r>
      <w:r>
        <w:t>, des recherches sont menées à EDF depuis 1986 pour automatiser ces études. L'objectif de ces recherches est de mettre en place des outils permettant :</w:t>
      </w:r>
    </w:p>
    <w:p w:rsidR="00AE3BD8" w:rsidRDefault="00AE3BD8">
      <w:pPr>
        <w:pStyle w:val="Dcal"/>
      </w:pPr>
      <w:r>
        <w:t>-</w:t>
      </w:r>
      <w:r>
        <w:tab/>
        <w:t xml:space="preserve">de </w:t>
      </w:r>
      <w:r>
        <w:rPr>
          <w:b/>
        </w:rPr>
        <w:t>modéliser</w:t>
      </w:r>
      <w:r>
        <w:t xml:space="preserve"> simplement les systèmes,</w:t>
      </w:r>
    </w:p>
    <w:p w:rsidR="00AE3BD8" w:rsidRDefault="00AE3BD8">
      <w:pPr>
        <w:pStyle w:val="Dcal"/>
      </w:pPr>
      <w:r>
        <w:t>-</w:t>
      </w:r>
      <w:r>
        <w:tab/>
        <w:t xml:space="preserve">de </w:t>
      </w:r>
      <w:r>
        <w:rPr>
          <w:b/>
        </w:rPr>
        <w:t>formaliser, tracer et automatiser</w:t>
      </w:r>
      <w:r>
        <w:t xml:space="preserve"> le raisonnement du fiabiliste pour construire les modèles de fiabilité à partir de la modélisation d'un système particulier,</w:t>
      </w:r>
    </w:p>
    <w:p w:rsidR="00AE3BD8" w:rsidRDefault="00AE3BD8">
      <w:pPr>
        <w:pStyle w:val="Titre3"/>
      </w:pPr>
      <w:bookmarkStart w:id="49" w:name="_Toc334331902"/>
      <w:bookmarkStart w:id="50" w:name="_Toc334607161"/>
      <w:bookmarkStart w:id="51" w:name="_Toc335111866"/>
      <w:bookmarkStart w:id="52" w:name="_Toc335647100"/>
      <w:bookmarkStart w:id="53" w:name="_Toc335647194"/>
      <w:bookmarkStart w:id="54" w:name="_Toc335704107"/>
      <w:bookmarkStart w:id="55" w:name="_Toc342099145"/>
      <w:bookmarkStart w:id="56" w:name="_Toc342986820"/>
      <w:bookmarkStart w:id="57" w:name="_Toc343072172"/>
      <w:bookmarkStart w:id="58" w:name="_Toc443104419"/>
      <w:bookmarkStart w:id="59" w:name="_Toc399235849"/>
      <w:r>
        <w:t>Démarche pour l'automatisation</w:t>
      </w:r>
      <w:bookmarkEnd w:id="49"/>
      <w:bookmarkEnd w:id="50"/>
      <w:bookmarkEnd w:id="51"/>
      <w:bookmarkEnd w:id="52"/>
      <w:bookmarkEnd w:id="53"/>
      <w:bookmarkEnd w:id="54"/>
      <w:bookmarkEnd w:id="55"/>
      <w:bookmarkEnd w:id="56"/>
      <w:bookmarkEnd w:id="57"/>
      <w:bookmarkEnd w:id="58"/>
      <w:bookmarkEnd w:id="59"/>
    </w:p>
    <w:p w:rsidR="00AE3BD8" w:rsidRDefault="00AE3BD8">
      <w:r>
        <w:t>Lorsqu’on réalise l’étude de sûreté de fonctionnement d’un système, on a besoin de collecter un certain nombre d’informations sur chaque composant du système. Ainsi, pour une pompe motorisée, on se demandera, par exemple, quel est le tableau électrique d’alimentation de la pompe, quel est l’état initial de la pompe (marche ou arrêt), etc.</w:t>
      </w:r>
    </w:p>
    <w:p w:rsidR="00AE3BD8" w:rsidRDefault="00AE3BD8">
      <w:r>
        <w:t xml:space="preserve">Pour modéliser un composant, on lui associe donc (implicitement ou non) un certain nombre de propriétés. Il est clair que ces propriétés sont le plus souvent </w:t>
      </w:r>
      <w:r>
        <w:rPr>
          <w:b/>
        </w:rPr>
        <w:t>communes à tous les composants d’un même type</w:t>
      </w:r>
      <w:r>
        <w:t>. (Toutes les pompes motorisées des systèmes thermohydrauliques possèdent un tableau électrique d’alimentation et un état initial).</w:t>
      </w:r>
    </w:p>
    <w:p w:rsidR="00AE3BD8" w:rsidRDefault="00AE3BD8">
      <w:r>
        <w:t xml:space="preserve">Ainsi, toutes les études de sûreté de fonctionnement relatives à une même classe de systèmes (systèmes thermohydrauliques, systèmes électriques, ...) peuvent utiliser un même </w:t>
      </w:r>
      <w:r>
        <w:rPr>
          <w:b/>
        </w:rPr>
        <w:t>modèle générique</w:t>
      </w:r>
      <w:r>
        <w:t xml:space="preserve"> pour décrire les systèmes.</w:t>
      </w:r>
    </w:p>
    <w:p w:rsidR="00AE3BD8" w:rsidRDefault="00AE3BD8">
      <w:r>
        <w:t>La démarche retenue par EDF pour automatiser les études de sûreté de fonctionnement est basée sur ce principe (cf.; figure 1) :</w:t>
      </w:r>
    </w:p>
    <w:p w:rsidR="00AE3BD8" w:rsidRDefault="00AE3BD8">
      <w:pPr>
        <w:pStyle w:val="Dcal"/>
      </w:pPr>
      <w:r>
        <w:t>-</w:t>
      </w:r>
      <w:r>
        <w:tab/>
        <w:t xml:space="preserve">Pour une classe de systèmes, on décrit dans une </w:t>
      </w:r>
      <w:r>
        <w:rPr>
          <w:b/>
        </w:rPr>
        <w:t>base de connaissances</w:t>
      </w:r>
      <w:r>
        <w:t xml:space="preserve"> </w:t>
      </w:r>
      <w:r>
        <w:fldChar w:fldCharType="begin"/>
      </w:r>
      <w:r>
        <w:instrText xml:space="preserve"> XE "base de connaissances" </w:instrText>
      </w:r>
      <w:r>
        <w:fldChar w:fldCharType="end"/>
      </w:r>
      <w:r>
        <w:t>un modèle générique à tous les systèmes de la classe. Ce modèle générique décrit les propriétés et le comportement des différents types de composants appartenant à cette classe de systèmes. (Une base de connaissances dédiée aux systèmes thermohydrauliques contient la description des composants de type pompe, vanne, clapet, etc.).</w:t>
      </w:r>
    </w:p>
    <w:p w:rsidR="00AE3BD8" w:rsidRDefault="00AE3BD8"/>
    <w:p w:rsidR="00AE3BD8" w:rsidRDefault="00AE3BD8"/>
    <w:p w:rsidR="00AE3BD8" w:rsidRDefault="00AE3BD8"/>
    <w:p w:rsidR="00AE3BD8" w:rsidRDefault="00347436">
      <w:r>
        <w:rPr>
          <w:noProof/>
        </w:rPr>
        <w:drawing>
          <wp:inline distT="0" distB="0" distL="0" distR="0" wp14:anchorId="490A8C70" wp14:editId="34BA93A8">
            <wp:extent cx="5756745" cy="51206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2407"/>
                    <a:stretch/>
                  </pic:blipFill>
                  <pic:spPr bwMode="auto">
                    <a:xfrm>
                      <a:off x="0" y="0"/>
                      <a:ext cx="5756910" cy="5120787"/>
                    </a:xfrm>
                    <a:prstGeom prst="rect">
                      <a:avLst/>
                    </a:prstGeom>
                    <a:noFill/>
                    <a:ln>
                      <a:noFill/>
                    </a:ln>
                    <a:extLst>
                      <a:ext uri="{53640926-AAD7-44D8-BBD7-CCE9431645EC}">
                        <a14:shadowObscured xmlns:a14="http://schemas.microsoft.com/office/drawing/2010/main"/>
                      </a:ext>
                    </a:extLst>
                  </pic:spPr>
                </pic:pic>
              </a:graphicData>
            </a:graphic>
          </wp:inline>
        </w:drawing>
      </w:r>
    </w:p>
    <w:p w:rsidR="00AE3BD8" w:rsidRDefault="00AE3BD8"/>
    <w:p w:rsidR="00AE3BD8" w:rsidRDefault="00AE3BD8"/>
    <w:p w:rsidR="00AE3BD8" w:rsidRDefault="00AE3BD8">
      <w:pPr>
        <w:pStyle w:val="Dcal"/>
        <w:rPr>
          <w:i/>
        </w:rPr>
      </w:pPr>
      <w:r>
        <w:rPr>
          <w:i/>
        </w:rPr>
        <w:tab/>
        <w:t>Par exemple, le "modèle générique" d'une pompe peut être le suivant :</w:t>
      </w:r>
    </w:p>
    <w:p w:rsidR="00AE3BD8" w:rsidRDefault="00AE3BD8">
      <w:pPr>
        <w:pStyle w:val="Dcal"/>
        <w:spacing w:after="0"/>
        <w:ind w:hanging="284"/>
        <w:outlineLvl w:val="0"/>
        <w:rPr>
          <w:i/>
        </w:rPr>
      </w:pPr>
      <w:r>
        <w:rPr>
          <w:i/>
        </w:rPr>
        <w:tab/>
        <w:t>Type Pompe</w:t>
      </w:r>
    </w:p>
    <w:p w:rsidR="00AE3BD8" w:rsidRDefault="00AE3BD8">
      <w:pPr>
        <w:pStyle w:val="Dcal"/>
        <w:spacing w:after="0"/>
        <w:ind w:hanging="284"/>
        <w:rPr>
          <w:i/>
        </w:rPr>
      </w:pPr>
      <w:r>
        <w:rPr>
          <w:i/>
        </w:rPr>
        <w:tab/>
        <w:t>Propriétés :</w:t>
      </w:r>
    </w:p>
    <w:p w:rsidR="00AE3BD8" w:rsidRDefault="00AE3BD8">
      <w:pPr>
        <w:pStyle w:val="Dcal"/>
        <w:spacing w:after="0"/>
        <w:ind w:left="1702" w:hanging="284"/>
        <w:rPr>
          <w:i/>
        </w:rPr>
      </w:pPr>
      <w:r>
        <w:rPr>
          <w:i/>
        </w:rPr>
        <w:t>-</w:t>
      </w:r>
      <w:r>
        <w:rPr>
          <w:i/>
        </w:rPr>
        <w:tab/>
        <w:t>état initial,</w:t>
      </w:r>
    </w:p>
    <w:p w:rsidR="00AE3BD8" w:rsidRDefault="00AE3BD8">
      <w:pPr>
        <w:pStyle w:val="Dcal"/>
        <w:spacing w:after="0"/>
        <w:ind w:left="1702" w:hanging="284"/>
        <w:rPr>
          <w:i/>
        </w:rPr>
      </w:pPr>
      <w:r>
        <w:rPr>
          <w:i/>
        </w:rPr>
        <w:t>-</w:t>
      </w:r>
      <w:r>
        <w:rPr>
          <w:i/>
        </w:rPr>
        <w:tab/>
        <w:t>tableau d'alimentation,</w:t>
      </w:r>
    </w:p>
    <w:p w:rsidR="00AE3BD8" w:rsidRDefault="00AE3BD8">
      <w:pPr>
        <w:pStyle w:val="Dcal"/>
        <w:ind w:left="1702"/>
        <w:rPr>
          <w:i/>
        </w:rPr>
      </w:pPr>
      <w:r>
        <w:rPr>
          <w:i/>
        </w:rPr>
        <w:t>-</w:t>
      </w:r>
      <w:r>
        <w:rPr>
          <w:i/>
        </w:rPr>
        <w:tab/>
        <w:t>composants amonts</w:t>
      </w:r>
    </w:p>
    <w:p w:rsidR="00AE3BD8" w:rsidRDefault="00AE3BD8">
      <w:pPr>
        <w:pStyle w:val="Dcal"/>
      </w:pPr>
      <w:r>
        <w:t>-</w:t>
      </w:r>
      <w:r>
        <w:tab/>
        <w:t xml:space="preserve">La </w:t>
      </w:r>
      <w:r>
        <w:rPr>
          <w:b/>
        </w:rPr>
        <w:t>description du système</w:t>
      </w:r>
      <w:r>
        <w:t xml:space="preserve"> à étudier (modélisation de la topologie du système, des composants contenus dans le système), est réalisée en utilisant le modèle générique de la base de connaissances.</w:t>
      </w:r>
    </w:p>
    <w:p w:rsidR="00AE3BD8" w:rsidRDefault="00AE3BD8">
      <w:pPr>
        <w:pStyle w:val="Dcal"/>
        <w:rPr>
          <w:i/>
        </w:rPr>
      </w:pPr>
      <w:r>
        <w:rPr>
          <w:i/>
        </w:rPr>
        <w:tab/>
        <w:t>Par exemple, la description de la pompe P1 utilise le modèle "pompe" de la base de connaissances :</w:t>
      </w:r>
    </w:p>
    <w:p w:rsidR="00AE3BD8" w:rsidRDefault="00AE3BD8">
      <w:pPr>
        <w:pStyle w:val="Dcal"/>
        <w:spacing w:after="0"/>
        <w:ind w:hanging="284"/>
        <w:outlineLvl w:val="0"/>
        <w:rPr>
          <w:i/>
        </w:rPr>
      </w:pPr>
      <w:r>
        <w:rPr>
          <w:i/>
        </w:rPr>
        <w:tab/>
        <w:t>Pompe P1</w:t>
      </w:r>
    </w:p>
    <w:p w:rsidR="00AE3BD8" w:rsidRDefault="00AE3BD8">
      <w:pPr>
        <w:pStyle w:val="Dcal"/>
        <w:spacing w:after="0"/>
        <w:ind w:hanging="284"/>
        <w:rPr>
          <w:i/>
        </w:rPr>
      </w:pPr>
      <w:r>
        <w:rPr>
          <w:i/>
        </w:rPr>
        <w:tab/>
        <w:t>Propriétés :</w:t>
      </w:r>
    </w:p>
    <w:p w:rsidR="00AE3BD8" w:rsidRDefault="00AE3BD8">
      <w:pPr>
        <w:pStyle w:val="Dcal"/>
        <w:spacing w:after="0"/>
        <w:ind w:left="1702" w:hanging="284"/>
        <w:rPr>
          <w:i/>
        </w:rPr>
      </w:pPr>
      <w:r>
        <w:rPr>
          <w:i/>
        </w:rPr>
        <w:t>-</w:t>
      </w:r>
      <w:r>
        <w:rPr>
          <w:i/>
        </w:rPr>
        <w:tab/>
        <w:t>état initial : marche</w:t>
      </w:r>
    </w:p>
    <w:p w:rsidR="00AE3BD8" w:rsidRDefault="00AE3BD8">
      <w:pPr>
        <w:pStyle w:val="Dcal"/>
        <w:spacing w:after="0"/>
        <w:ind w:left="1702" w:hanging="284"/>
        <w:rPr>
          <w:i/>
        </w:rPr>
      </w:pPr>
      <w:r>
        <w:rPr>
          <w:i/>
        </w:rPr>
        <w:t>-</w:t>
      </w:r>
      <w:r>
        <w:rPr>
          <w:i/>
        </w:rPr>
        <w:tab/>
        <w:t>Tableau électrique d'alimentation : tableau T1</w:t>
      </w:r>
    </w:p>
    <w:p w:rsidR="00AE3BD8" w:rsidRDefault="00AE3BD8">
      <w:pPr>
        <w:pStyle w:val="Dcal"/>
        <w:ind w:left="1702"/>
        <w:rPr>
          <w:i/>
        </w:rPr>
      </w:pPr>
      <w:r>
        <w:rPr>
          <w:i/>
        </w:rPr>
        <w:t>-</w:t>
      </w:r>
      <w:r>
        <w:rPr>
          <w:i/>
        </w:rPr>
        <w:tab/>
        <w:t>composants amont : vanne V1</w:t>
      </w:r>
    </w:p>
    <w:p w:rsidR="00AE3BD8" w:rsidRDefault="00AE3BD8">
      <w:pPr>
        <w:pStyle w:val="Dcal"/>
      </w:pPr>
      <w:r>
        <w:t>-</w:t>
      </w:r>
      <w:r>
        <w:tab/>
        <w:t xml:space="preserve">On génère ensuite automatiquement les modèles de fiabilité requis, en utilisant le </w:t>
      </w:r>
      <w:r>
        <w:rPr>
          <w:b/>
        </w:rPr>
        <w:t>modèle du système</w:t>
      </w:r>
      <w:r>
        <w:t xml:space="preserve">, constitué de la </w:t>
      </w:r>
      <w:r>
        <w:rPr>
          <w:b/>
        </w:rPr>
        <w:t>base de connaissances</w:t>
      </w:r>
      <w:r>
        <w:t xml:space="preserve"> et de la </w:t>
      </w:r>
      <w:r>
        <w:rPr>
          <w:b/>
        </w:rPr>
        <w:t>description du système</w:t>
      </w:r>
      <w:r>
        <w:t xml:space="preserve"> à étudier.</w:t>
      </w:r>
    </w:p>
    <w:p w:rsidR="00AE3BD8" w:rsidRDefault="00AE3BD8">
      <w:r>
        <w:t xml:space="preserve">Ainsi, la démarche retenue par EDF pour automatiser les études de sûreté de fonctionnement s'apparente aux techniques de l'intelligence artificielle. Chaque base de connaissances contient des </w:t>
      </w:r>
      <w:r>
        <w:rPr>
          <w:b/>
        </w:rPr>
        <w:t>connaissances expertes et réutilisables</w:t>
      </w:r>
      <w:r>
        <w:t xml:space="preserve"> pour plusieurs études.</w:t>
      </w:r>
    </w:p>
    <w:p w:rsidR="00AE3BD8" w:rsidRDefault="00AE3BD8" w:rsidP="00B1190F">
      <w:pPr>
        <w:pStyle w:val="Remarque"/>
        <w:numPr>
          <w:ilvl w:val="0"/>
          <w:numId w:val="4"/>
        </w:numPr>
        <w:ind w:left="567" w:firstLine="0"/>
      </w:pPr>
      <w:r>
        <w:t>La connaissance représentée dans une base de connaissances dépend bien sûr de la classe des systèmes à étudier mais aussi, le plus souvent, du type d'étude de sûreté de fonctionnement que l'on cherche à automatiser (du type de modèle de fiabilité que l'on veut générer automatiquement avec la base de connaissances).</w:t>
      </w:r>
    </w:p>
    <w:p w:rsidR="00AE3BD8" w:rsidRDefault="00AE3BD8"/>
    <w:p w:rsidR="00AE3BD8" w:rsidRDefault="00AE3BD8">
      <w:pPr>
        <w:pStyle w:val="Titre2"/>
      </w:pPr>
      <w:bookmarkStart w:id="60" w:name="_Toc334331903"/>
      <w:bookmarkStart w:id="61" w:name="_Toc334607162"/>
      <w:bookmarkStart w:id="62" w:name="_Toc335111867"/>
      <w:bookmarkStart w:id="63" w:name="_Toc335647101"/>
      <w:bookmarkStart w:id="64" w:name="_Toc335647195"/>
      <w:bookmarkStart w:id="65" w:name="_Toc335704108"/>
      <w:bookmarkStart w:id="66" w:name="_Toc342099146"/>
      <w:bookmarkStart w:id="67" w:name="_Toc342986821"/>
      <w:bookmarkStart w:id="68" w:name="_Toc343072173"/>
      <w:bookmarkStart w:id="69" w:name="_Toc443104420"/>
      <w:bookmarkStart w:id="70" w:name="_Toc399235850"/>
      <w:r>
        <w:t>Pourquoi un langage de modélisation spécifique ?</w:t>
      </w:r>
      <w:bookmarkEnd w:id="60"/>
      <w:bookmarkEnd w:id="61"/>
      <w:bookmarkEnd w:id="62"/>
      <w:bookmarkEnd w:id="63"/>
      <w:bookmarkEnd w:id="64"/>
      <w:bookmarkEnd w:id="65"/>
      <w:bookmarkEnd w:id="66"/>
      <w:bookmarkEnd w:id="67"/>
      <w:bookmarkEnd w:id="68"/>
      <w:bookmarkEnd w:id="69"/>
      <w:bookmarkEnd w:id="70"/>
    </w:p>
    <w:p w:rsidR="00AE3BD8" w:rsidRDefault="00AE3BD8">
      <w:r>
        <w:t xml:space="preserve">Pour mettre en oeuvre cette démarche d'automatisation des études de sûreté de fonctionnement des systèmes, le premier problème consiste à trouver un </w:t>
      </w:r>
      <w:r>
        <w:rPr>
          <w:b/>
        </w:rPr>
        <w:t>langage</w:t>
      </w:r>
      <w:r>
        <w:t xml:space="preserve"> permettant au fiabiliste de représenter simplement ses connaissances sur un système.</w:t>
      </w:r>
    </w:p>
    <w:p w:rsidR="00AE3BD8" w:rsidRDefault="00AE3BD8">
      <w:r>
        <w:t>Ce langage doit répondre aux exigences suivantes :</w:t>
      </w:r>
    </w:p>
    <w:p w:rsidR="00AE3BD8" w:rsidRDefault="00AE3BD8">
      <w:r>
        <w:t xml:space="preserve">- Les connaissances doivent être </w:t>
      </w:r>
      <w:r>
        <w:rPr>
          <w:b/>
        </w:rPr>
        <w:t>"faciles"</w:t>
      </w:r>
      <w:r>
        <w:t xml:space="preserve"> à représenter pour le fiabiliste. Autrement dit, le langage choisi doit être simple à appréhender pour le fiabiliste. Il doit lui permettre de manipuler simplement les concepts nécessaires à la formalisation de son raisonnement (en intégrant le maximum de notions liées à la fiabilité).</w:t>
      </w:r>
    </w:p>
    <w:p w:rsidR="00AE3BD8" w:rsidRDefault="00AE3BD8">
      <w:pPr>
        <w:pStyle w:val="Dcal"/>
      </w:pPr>
      <w:r>
        <w:t>*</w:t>
      </w:r>
      <w:r>
        <w:tab/>
        <w:t>Le langage doit permettre la description de connaissances génériques (Bases de connaissances).</w:t>
      </w:r>
    </w:p>
    <w:p w:rsidR="00AE3BD8" w:rsidRDefault="00AE3BD8">
      <w:pPr>
        <w:pStyle w:val="Dcal"/>
      </w:pPr>
      <w:r>
        <w:t>*</w:t>
      </w:r>
      <w:r>
        <w:tab/>
        <w:t>Il doit fournir un formalisme simple pour la description de systèmes particuliers à partir de la modélisation générique de la base de connaissances. Ce formalisme doit pouvoir être associé à une interface graphique (description de la topologie et des composants du systèmes).</w:t>
      </w:r>
    </w:p>
    <w:p w:rsidR="00AE3BD8" w:rsidRDefault="00AE3BD8">
      <w:pPr>
        <w:pStyle w:val="Dcal"/>
      </w:pPr>
      <w:r>
        <w:t>*</w:t>
      </w:r>
      <w:r>
        <w:tab/>
        <w:t xml:space="preserve">Il doit permettre de modéliser les systèmes avec le </w:t>
      </w:r>
      <w:r>
        <w:rPr>
          <w:b/>
        </w:rPr>
        <w:t>même</w:t>
      </w:r>
      <w:r>
        <w:t xml:space="preserve"> formalisme, quels que soient les modèles de fiabilité à construire. Autrement dit, ce langage doit être une généralisation des modélisations fiabilistes courantes (Arbre de défaillances, Graphe de Markov, Réseau de Pétri, ...).</w:t>
      </w:r>
    </w:p>
    <w:p w:rsidR="00AE3BD8" w:rsidRDefault="00AE3BD8">
      <w:r>
        <w:t xml:space="preserve">- Les modèles construits avec ce langage (Bases de connaissances et descriptions de systèmes) doivent être </w:t>
      </w:r>
      <w:r>
        <w:rPr>
          <w:b/>
        </w:rPr>
        <w:t>lisibles</w:t>
      </w:r>
      <w:r>
        <w:t xml:space="preserve"> par des non-spécialistes.</w:t>
      </w:r>
    </w:p>
    <w:p w:rsidR="00AE3BD8" w:rsidRDefault="00AE3BD8">
      <w:r>
        <w:t xml:space="preserve">- Le formalisme utilisé doit être </w:t>
      </w:r>
      <w:r>
        <w:rPr>
          <w:b/>
        </w:rPr>
        <w:t>évolutif</w:t>
      </w:r>
      <w:r>
        <w:t xml:space="preserve"> afin de permettre son extension à la modélisation de système pour d'autres types d'études que les études de sûreté de fonctionnement (maintenance, diagnostic).</w:t>
      </w:r>
    </w:p>
    <w:p w:rsidR="00AE3BD8" w:rsidRDefault="00AE3BD8">
      <w:r>
        <w:t xml:space="preserve">- Enfin, les modèles construits avec ce langage doivent être </w:t>
      </w:r>
      <w:r>
        <w:rPr>
          <w:b/>
        </w:rPr>
        <w:t>maintenables</w:t>
      </w:r>
      <w:r>
        <w:t>.</w:t>
      </w:r>
    </w:p>
    <w:p w:rsidR="00AE3BD8" w:rsidRDefault="00AE3BD8">
      <w:pPr>
        <w:pStyle w:val="Dcal"/>
      </w:pPr>
      <w:r>
        <w:t>*</w:t>
      </w:r>
      <w:r>
        <w:tab/>
        <w:t>On doit pouvoir modifier facilement la connaissance contenue dans un modèle.</w:t>
      </w:r>
    </w:p>
    <w:p w:rsidR="00AE3BD8" w:rsidRDefault="00AE3BD8">
      <w:pPr>
        <w:pStyle w:val="Dcal"/>
      </w:pPr>
      <w:r>
        <w:t>*</w:t>
      </w:r>
      <w:r>
        <w:tab/>
        <w:t xml:space="preserve">Les connaissances doivent être </w:t>
      </w:r>
      <w:r>
        <w:rPr>
          <w:b/>
        </w:rPr>
        <w:t>structurées</w:t>
      </w:r>
      <w:r>
        <w:t xml:space="preserve"> et </w:t>
      </w:r>
      <w:r>
        <w:rPr>
          <w:b/>
        </w:rPr>
        <w:t>formalisées</w:t>
      </w:r>
      <w:r>
        <w:t xml:space="preserve"> pour permettre l'accès rapide aux informations que l'on recherche.</w:t>
      </w:r>
    </w:p>
    <w:p w:rsidR="00AE3BD8" w:rsidRDefault="00AE3BD8">
      <w:pPr>
        <w:pStyle w:val="Dcal"/>
      </w:pPr>
      <w:r>
        <w:t>*</w:t>
      </w:r>
      <w:r>
        <w:tab/>
        <w:t xml:space="preserve">Le langage doit être associé à des outils de </w:t>
      </w:r>
      <w:r w:rsidR="009E5C7C">
        <w:t>débogage</w:t>
      </w:r>
      <w:r>
        <w:t>.</w:t>
      </w:r>
    </w:p>
    <w:p w:rsidR="00AE3BD8" w:rsidRDefault="00AE3BD8">
      <w:r>
        <w:t>L'analyse des langages informatiques existants et disponibles sur le marché montre qu'aucun de ces langages n'est adapté à ces exigences. Les langages à vocation générale (PROLOG, ADA, C, ...) ne satisfont pas directement aux contraintes de lisibilité des modèles et de simplicité d'appréhension par le fiabiliste.</w:t>
      </w:r>
    </w:p>
    <w:p w:rsidR="00AE3BD8" w:rsidRDefault="00AE3BD8">
      <w:r>
        <w:t xml:space="preserve">Ainsi, pour répondre au problème de la modélisation des systèmes dans le domaine des études de sûreté de fonctionnement, EDF a développé son propre langage de modélisation : </w:t>
      </w:r>
      <w:r>
        <w:rPr>
          <w:b/>
        </w:rPr>
        <w:t>le langage FIGARO</w:t>
      </w:r>
      <w:r>
        <w:t>.</w:t>
      </w:r>
    </w:p>
    <w:p w:rsidR="00AE3BD8" w:rsidRDefault="00AE3BD8"/>
    <w:p w:rsidR="00AE3BD8" w:rsidRDefault="00AE3BD8" w:rsidP="00DE2432">
      <w:pPr>
        <w:pStyle w:val="Titre1"/>
      </w:pPr>
      <w:bookmarkStart w:id="71" w:name="_Toc334607163"/>
      <w:bookmarkStart w:id="72" w:name="_Toc335111868"/>
      <w:bookmarkStart w:id="73" w:name="_Toc335647102"/>
      <w:bookmarkStart w:id="74" w:name="_Toc335647196"/>
      <w:bookmarkStart w:id="75" w:name="_Toc335704109"/>
      <w:bookmarkStart w:id="76" w:name="_Toc342099147"/>
      <w:bookmarkStart w:id="77" w:name="_Toc342986822"/>
      <w:bookmarkStart w:id="78" w:name="_Toc343072174"/>
      <w:bookmarkStart w:id="79" w:name="_Toc443104421"/>
      <w:bookmarkStart w:id="80" w:name="_Toc399235851"/>
      <w:r w:rsidRPr="00DE2432">
        <w:t>Principes</w:t>
      </w:r>
      <w:r>
        <w:t xml:space="preserve"> de modélisation en FIGARO</w:t>
      </w:r>
      <w:bookmarkEnd w:id="71"/>
      <w:bookmarkEnd w:id="72"/>
      <w:bookmarkEnd w:id="73"/>
      <w:bookmarkEnd w:id="74"/>
      <w:bookmarkEnd w:id="75"/>
      <w:bookmarkEnd w:id="76"/>
      <w:bookmarkEnd w:id="77"/>
      <w:bookmarkEnd w:id="78"/>
      <w:bookmarkEnd w:id="79"/>
      <w:bookmarkEnd w:id="80"/>
    </w:p>
    <w:p w:rsidR="00AE3BD8" w:rsidRDefault="00AE3BD8">
      <w:pPr>
        <w:pStyle w:val="Titre2"/>
      </w:pPr>
      <w:bookmarkStart w:id="81" w:name="_Toc334607164"/>
      <w:bookmarkStart w:id="82" w:name="_Toc335111869"/>
      <w:bookmarkStart w:id="83" w:name="_Toc335647103"/>
      <w:bookmarkStart w:id="84" w:name="_Toc335647197"/>
      <w:bookmarkStart w:id="85" w:name="_Toc335704110"/>
      <w:bookmarkStart w:id="86" w:name="_Toc342099148"/>
      <w:bookmarkStart w:id="87" w:name="_Toc342986823"/>
      <w:bookmarkStart w:id="88" w:name="_Toc343072175"/>
      <w:bookmarkStart w:id="89" w:name="_Toc443104422"/>
      <w:r>
        <w:tab/>
      </w:r>
      <w:bookmarkStart w:id="90" w:name="_Toc399235852"/>
      <w:r>
        <w:t>Les Classes et les Objets</w:t>
      </w:r>
      <w:bookmarkEnd w:id="81"/>
      <w:bookmarkEnd w:id="82"/>
      <w:bookmarkEnd w:id="83"/>
      <w:bookmarkEnd w:id="84"/>
      <w:bookmarkEnd w:id="85"/>
      <w:bookmarkEnd w:id="86"/>
      <w:bookmarkEnd w:id="87"/>
      <w:bookmarkEnd w:id="88"/>
      <w:bookmarkEnd w:id="89"/>
      <w:bookmarkEnd w:id="90"/>
      <w:r>
        <w:t xml:space="preserve"> </w:t>
      </w:r>
      <w:r>
        <w:fldChar w:fldCharType="begin"/>
      </w:r>
      <w:r>
        <w:instrText xml:space="preserve"> XE "TYPE" </w:instrText>
      </w:r>
      <w:r>
        <w:fldChar w:fldCharType="end"/>
      </w:r>
      <w:r>
        <w:fldChar w:fldCharType="begin"/>
      </w:r>
      <w:r>
        <w:instrText xml:space="preserve"> XE "Objet" </w:instrText>
      </w:r>
      <w:r>
        <w:fldChar w:fldCharType="end"/>
      </w:r>
    </w:p>
    <w:p w:rsidR="00AE3BD8" w:rsidRDefault="00AE3BD8">
      <w:r>
        <w:t>Comme nous l'avons vu dans l'introduction, le langage FIGARO est un langage hybride au sens où c'est à la fois un langage objet (qui gère des classes et des objets) et un langage d'intelligence artificielle (qui gère des mécanismes d'inférences sur des règles). Cette section présente de manière générale les notions principales de la partie "Objet" de FIGARO. La partie "Intelligence artificielle" sera présentée ultérieurement.</w:t>
      </w:r>
    </w:p>
    <w:p w:rsidR="00AE3BD8" w:rsidRDefault="00AE3BD8">
      <w:pPr>
        <w:pStyle w:val="Titre3"/>
      </w:pPr>
      <w:bookmarkStart w:id="91" w:name="_Toc342099149"/>
      <w:bookmarkStart w:id="92" w:name="_Toc342986824"/>
      <w:bookmarkStart w:id="93" w:name="_Toc343072176"/>
      <w:bookmarkStart w:id="94" w:name="_Toc443104423"/>
      <w:bookmarkStart w:id="95" w:name="_Toc399235853"/>
      <w:r>
        <w:t>Définitions</w:t>
      </w:r>
      <w:bookmarkEnd w:id="91"/>
      <w:bookmarkEnd w:id="92"/>
      <w:bookmarkEnd w:id="93"/>
      <w:bookmarkEnd w:id="94"/>
      <w:bookmarkEnd w:id="95"/>
    </w:p>
    <w:p w:rsidR="00AE3BD8" w:rsidRDefault="00AE3BD8">
      <w:r>
        <w:t>Le petit Robert donne les définitions suivantes pour "objet" et "classe" :</w:t>
      </w:r>
    </w:p>
    <w:p w:rsidR="00AE3BD8" w:rsidRDefault="00AE3BD8" w:rsidP="009E5C7C">
      <w:r>
        <w:rPr>
          <w:b/>
        </w:rPr>
        <w:t>Objet :</w:t>
      </w:r>
      <w:r>
        <w:tab/>
        <w:t>Toute chose, (y compris les êtres animés), qui affecte les sens et spécialement la vue.</w:t>
      </w:r>
    </w:p>
    <w:p w:rsidR="00AE3BD8" w:rsidRDefault="00AE3BD8" w:rsidP="009E5C7C">
      <w:r>
        <w:rPr>
          <w:b/>
        </w:rPr>
        <w:t>Classe :</w:t>
      </w:r>
      <w:r w:rsidR="009E5C7C">
        <w:t xml:space="preserve"> </w:t>
      </w:r>
      <w:r>
        <w:t>Ensemble d'individus ou d'objets qui ont des caractères communs.</w:t>
      </w:r>
    </w:p>
    <w:p w:rsidR="00AE3BD8" w:rsidRDefault="00AE3BD8">
      <w:r>
        <w:t>En FIGARO, ces définitions générales sont spécialisées :</w:t>
      </w:r>
    </w:p>
    <w:p w:rsidR="00AE3BD8" w:rsidRDefault="00AE3BD8" w:rsidP="009E5C7C">
      <w:r>
        <w:rPr>
          <w:b/>
        </w:rPr>
        <w:t>Classe :</w:t>
      </w:r>
      <w:r w:rsidR="009E5C7C">
        <w:t xml:space="preserve"> </w:t>
      </w:r>
      <w:r>
        <w:rPr>
          <w:b/>
        </w:rPr>
        <w:t>Description</w:t>
      </w:r>
      <w:r>
        <w:t xml:space="preserve"> commune à tous les composants des systèmes étudiés qui ont le même comportement et les mêmes caractéristiques. Chaque classe est identifiée par un nom et contient une série de caractéristiques qui sont les caractéristiques communes aux composants qu'elle décrit.</w:t>
      </w:r>
    </w:p>
    <w:p w:rsidR="00AE3BD8" w:rsidRDefault="00AE3BD8" w:rsidP="009E5C7C">
      <w:pPr>
        <w:rPr>
          <w:i/>
        </w:rPr>
      </w:pPr>
      <w:r>
        <w:rPr>
          <w:i/>
        </w:rPr>
        <w:t>Exemple : la classe 'pompe' est la description commune à toutes les pompes des systèmes étudiés. Elle contient une série de caractéristiques communes à toutes les pompes :</w:t>
      </w:r>
    </w:p>
    <w:p w:rsidR="00AE3BD8" w:rsidRDefault="00AE3BD8" w:rsidP="009E5C7C">
      <w:pPr>
        <w:rPr>
          <w:i/>
        </w:rPr>
      </w:pPr>
      <w:r>
        <w:rPr>
          <w:i/>
        </w:rPr>
        <w:tab/>
        <w:t>Classe 'pompe'</w:t>
      </w:r>
    </w:p>
    <w:p w:rsidR="00AE3BD8" w:rsidRDefault="00AE3BD8" w:rsidP="009E5C7C">
      <w:pPr>
        <w:rPr>
          <w:i/>
        </w:rPr>
      </w:pPr>
      <w:r>
        <w:rPr>
          <w:i/>
        </w:rPr>
        <w:tab/>
        <w:t>Caractéristiques :</w:t>
      </w:r>
      <w:r>
        <w:rPr>
          <w:i/>
        </w:rPr>
        <w:tab/>
        <w:t>état initial,</w:t>
      </w:r>
    </w:p>
    <w:p w:rsidR="00AE3BD8" w:rsidRDefault="00AE3BD8" w:rsidP="009E5C7C">
      <w:pPr>
        <w:rPr>
          <w:i/>
        </w:rPr>
      </w:pPr>
      <w:r>
        <w:rPr>
          <w:i/>
        </w:rPr>
        <w:tab/>
      </w:r>
      <w:r>
        <w:rPr>
          <w:i/>
        </w:rPr>
        <w:tab/>
      </w:r>
      <w:r>
        <w:rPr>
          <w:i/>
        </w:rPr>
        <w:tab/>
      </w:r>
      <w:r>
        <w:rPr>
          <w:i/>
        </w:rPr>
        <w:tab/>
        <w:t>tableau d'alimentation,</w:t>
      </w:r>
    </w:p>
    <w:p w:rsidR="00AE3BD8" w:rsidRDefault="00AE3BD8" w:rsidP="009E5C7C">
      <w:pPr>
        <w:rPr>
          <w:i/>
        </w:rPr>
      </w:pPr>
      <w:r>
        <w:rPr>
          <w:i/>
        </w:rPr>
        <w:tab/>
      </w:r>
      <w:r>
        <w:rPr>
          <w:i/>
        </w:rPr>
        <w:tab/>
      </w:r>
      <w:r>
        <w:rPr>
          <w:i/>
        </w:rPr>
        <w:tab/>
      </w:r>
      <w:r>
        <w:rPr>
          <w:i/>
        </w:rPr>
        <w:tab/>
        <w:t>...</w:t>
      </w:r>
    </w:p>
    <w:p w:rsidR="00AE3BD8" w:rsidRDefault="00AE3BD8" w:rsidP="009E5C7C">
      <w:r>
        <w:rPr>
          <w:b/>
        </w:rPr>
        <w:t>Objet :</w:t>
      </w:r>
      <w:r>
        <w:tab/>
        <w:t>Tout composant d'un système. Chaque objet est identifié par un nom particulier.</w:t>
      </w:r>
    </w:p>
    <w:p w:rsidR="00AE3BD8" w:rsidRDefault="00AE3BD8" w:rsidP="009E5C7C">
      <w:pPr>
        <w:rPr>
          <w:i/>
        </w:rPr>
      </w:pPr>
      <w:r>
        <w:rPr>
          <w:i/>
        </w:rPr>
        <w:tab/>
        <w:t>Exemple : la pompe S002PO du système S est l'objet S002PO.</w:t>
      </w:r>
    </w:p>
    <w:p w:rsidR="00AE3BD8" w:rsidRDefault="00AE3BD8" w:rsidP="009E5C7C">
      <w:pPr>
        <w:rPr>
          <w:b/>
        </w:rPr>
      </w:pPr>
      <w:r>
        <w:rPr>
          <w:b/>
        </w:rPr>
        <w:tab/>
      </w:r>
      <w:r>
        <w:t xml:space="preserve">En FIGARO, chaque objet d'un système appartient à une classe. On dit aussi que l'objet d'une classe est une </w:t>
      </w:r>
      <w:r>
        <w:rPr>
          <w:b/>
        </w:rPr>
        <w:t>instance de la classe</w:t>
      </w:r>
      <w:r>
        <w:t xml:space="preserve">. Il est décrit en utilisant la description de la classe, c'est à dire qu'il est décrit par les mêmes caractéristiques que sa classe d'appartenance. </w:t>
      </w:r>
      <w:r w:rsidR="00232F04">
        <w:t>En revanche</w:t>
      </w:r>
      <w:r>
        <w:t>, les caractéristiques communes ont des valeurs spécifiques au système décrit.</w:t>
      </w:r>
    </w:p>
    <w:p w:rsidR="00AE3BD8" w:rsidRDefault="00AE3BD8" w:rsidP="009E5C7C">
      <w:pPr>
        <w:rPr>
          <w:i/>
        </w:rPr>
      </w:pPr>
      <w:r>
        <w:rPr>
          <w:i/>
        </w:rPr>
        <w:tab/>
        <w:t>Exemple : l'objet S002PO est une instance de la classe 'pompe' :</w:t>
      </w:r>
    </w:p>
    <w:p w:rsidR="00AE3BD8" w:rsidRDefault="00AE3BD8" w:rsidP="009E5C7C">
      <w:pPr>
        <w:rPr>
          <w:i/>
        </w:rPr>
      </w:pPr>
      <w:r>
        <w:rPr>
          <w:i/>
        </w:rPr>
        <w:tab/>
        <w:t>Objet S002PO</w:t>
      </w:r>
    </w:p>
    <w:p w:rsidR="00AE3BD8" w:rsidRDefault="00AE3BD8" w:rsidP="009E5C7C">
      <w:pPr>
        <w:rPr>
          <w:i/>
        </w:rPr>
      </w:pPr>
      <w:r>
        <w:rPr>
          <w:i/>
        </w:rPr>
        <w:tab/>
        <w:t>Caractéristiques :</w:t>
      </w:r>
      <w:r>
        <w:rPr>
          <w:i/>
        </w:rPr>
        <w:tab/>
        <w:t>état initial = arrêt,</w:t>
      </w:r>
    </w:p>
    <w:p w:rsidR="00AE3BD8" w:rsidRDefault="00AE3BD8" w:rsidP="009E5C7C">
      <w:pPr>
        <w:rPr>
          <w:i/>
        </w:rPr>
      </w:pPr>
      <w:r>
        <w:rPr>
          <w:i/>
        </w:rPr>
        <w:tab/>
      </w:r>
      <w:r>
        <w:rPr>
          <w:i/>
        </w:rPr>
        <w:tab/>
      </w:r>
      <w:r>
        <w:rPr>
          <w:i/>
        </w:rPr>
        <w:tab/>
      </w:r>
      <w:r>
        <w:rPr>
          <w:i/>
        </w:rPr>
        <w:tab/>
        <w:t>tableau d'alimentation = tableau T1</w:t>
      </w:r>
    </w:p>
    <w:p w:rsidR="00AE3BD8" w:rsidRDefault="00AE3BD8" w:rsidP="009E5C7C">
      <w:r>
        <w:t xml:space="preserve">Les objets d'un système particulier appartenant à la même classe C forment </w:t>
      </w:r>
      <w:r>
        <w:rPr>
          <w:b/>
        </w:rPr>
        <w:t>l'ensemble</w:t>
      </w:r>
      <w:r>
        <w:t xml:space="preserve"> des objets de la classe C du système.</w:t>
      </w:r>
    </w:p>
    <w:p w:rsidR="00AE3BD8" w:rsidRDefault="00AE3BD8">
      <w:r>
        <w:t xml:space="preserve">Une classe en FIGARO est appelée un </w:t>
      </w:r>
      <w:r>
        <w:rPr>
          <w:b/>
        </w:rPr>
        <w:t>TYPE</w:t>
      </w:r>
      <w:r>
        <w:t>.</w:t>
      </w:r>
    </w:p>
    <w:p w:rsidR="00AE3BD8" w:rsidRDefault="00AE3BD8">
      <w:pPr>
        <w:pStyle w:val="Courrier"/>
      </w:pPr>
      <w:r>
        <w:rPr>
          <w:b/>
        </w:rPr>
        <w:t>TYPE</w:t>
      </w:r>
      <w:r>
        <w:t xml:space="preserve"> pompe ;</w:t>
      </w:r>
    </w:p>
    <w:p w:rsidR="00AE3BD8" w:rsidRDefault="00AE3BD8">
      <w:pPr>
        <w:pStyle w:val="Courrier"/>
      </w:pPr>
    </w:p>
    <w:p w:rsidR="00AE3BD8" w:rsidRDefault="00AE3BD8">
      <w:r>
        <w:t xml:space="preserve">Les caractéristiques permettant de décrire chaque TYPE ou chaque OBJET sont des champs valués ou des règles. Les </w:t>
      </w:r>
      <w:r>
        <w:rPr>
          <w:b/>
        </w:rPr>
        <w:t>champs valués</w:t>
      </w:r>
      <w:r>
        <w:t xml:space="preserve"> permettent de définir les propriétés des objets, notamment les différentes variables qui permettront de caractériser l'état d'un objet.</w:t>
      </w:r>
    </w:p>
    <w:p w:rsidR="00AE3BD8" w:rsidRDefault="00AE3BD8">
      <w:pPr>
        <w:pStyle w:val="Courrier"/>
        <w:outlineLvl w:val="0"/>
        <w:rPr>
          <w:noProof w:val="0"/>
          <w:u w:val="single"/>
        </w:rPr>
      </w:pPr>
      <w:r>
        <w:rPr>
          <w:noProof w:val="0"/>
          <w:u w:val="single"/>
        </w:rPr>
        <w:t>Exemple de TYPE</w:t>
      </w:r>
    </w:p>
    <w:p w:rsidR="00AE3BD8" w:rsidRDefault="00AE3BD8">
      <w:pPr>
        <w:pStyle w:val="Courrier"/>
        <w:keepNext/>
        <w:rPr>
          <w:noProof w:val="0"/>
        </w:rPr>
      </w:pPr>
      <w:r>
        <w:rPr>
          <w:b/>
          <w:noProof w:val="0"/>
        </w:rPr>
        <w:t>TYPE</w:t>
      </w:r>
      <w:r>
        <w:rPr>
          <w:b/>
          <w:noProof w:val="0"/>
        </w:rPr>
        <w:tab/>
      </w:r>
      <w:r>
        <w:rPr>
          <w:noProof w:val="0"/>
        </w:rPr>
        <w:t>pompe ;</w:t>
      </w:r>
    </w:p>
    <w:p w:rsidR="00AE3BD8" w:rsidRDefault="00AE3BD8">
      <w:pPr>
        <w:pStyle w:val="Courrier"/>
        <w:keepNext/>
        <w:rPr>
          <w:b/>
          <w:noProof w:val="0"/>
        </w:rPr>
      </w:pPr>
      <w:r>
        <w:rPr>
          <w:b/>
          <w:noProof w:val="0"/>
        </w:rPr>
        <w:t xml:space="preserve">ATTRIBUT   </w:t>
      </w:r>
      <w:r>
        <w:rPr>
          <w:b/>
          <w:noProof w:val="0"/>
        </w:rPr>
        <w:tab/>
      </w:r>
      <w:r>
        <w:rPr>
          <w:noProof w:val="0"/>
        </w:rPr>
        <w:t xml:space="preserve">(* paragraphe permettant de définir les variables d'état </w:t>
      </w:r>
      <w:r>
        <w:rPr>
          <w:noProof w:val="0"/>
        </w:rPr>
        <w:tab/>
      </w:r>
      <w:r>
        <w:rPr>
          <w:noProof w:val="0"/>
        </w:rPr>
        <w:tab/>
      </w:r>
      <w:r>
        <w:rPr>
          <w:noProof w:val="0"/>
        </w:rPr>
        <w:tab/>
        <w:t>des objets du type pompe*)</w:t>
      </w:r>
    </w:p>
    <w:p w:rsidR="00AE3BD8" w:rsidRDefault="00AE3BD8">
      <w:pPr>
        <w:pStyle w:val="Courrier"/>
        <w:keepNext/>
        <w:rPr>
          <w:b/>
          <w:noProof w:val="0"/>
        </w:rPr>
      </w:pPr>
      <w:r>
        <w:rPr>
          <w:b/>
          <w:noProof w:val="0"/>
        </w:rPr>
        <w:tab/>
      </w:r>
      <w:r>
        <w:rPr>
          <w:noProof w:val="0"/>
        </w:rPr>
        <w:t>debit</w:t>
      </w:r>
      <w:r>
        <w:rPr>
          <w:b/>
          <w:noProof w:val="0"/>
        </w:rPr>
        <w:t xml:space="preserve"> DOMAINE</w:t>
      </w:r>
      <w:r>
        <w:rPr>
          <w:noProof w:val="0"/>
        </w:rPr>
        <w:tab/>
      </w:r>
      <w:r>
        <w:rPr>
          <w:b/>
          <w:noProof w:val="0"/>
        </w:rPr>
        <w:t>REEL ;</w:t>
      </w:r>
    </w:p>
    <w:p w:rsidR="00AE3BD8" w:rsidRDefault="00AE3BD8">
      <w:pPr>
        <w:pStyle w:val="Courrierp"/>
        <w:rPr>
          <w:noProof w:val="0"/>
        </w:rPr>
      </w:pPr>
      <w:r>
        <w:rPr>
          <w:b/>
          <w:noProof w:val="0"/>
        </w:rPr>
        <w:tab/>
      </w:r>
      <w:r>
        <w:rPr>
          <w:noProof w:val="0"/>
        </w:rPr>
        <w:t>etat</w:t>
      </w:r>
      <w:r>
        <w:rPr>
          <w:b/>
          <w:noProof w:val="0"/>
        </w:rPr>
        <w:t xml:space="preserve">  DOMAINE</w:t>
      </w:r>
      <w:r>
        <w:rPr>
          <w:b/>
          <w:noProof w:val="0"/>
        </w:rPr>
        <w:tab/>
      </w:r>
      <w:r>
        <w:rPr>
          <w:noProof w:val="0"/>
        </w:rPr>
        <w:t>'arret' 'marche' ;</w:t>
      </w:r>
    </w:p>
    <w:p w:rsidR="00AE3BD8" w:rsidRDefault="00AE3BD8">
      <w:pPr>
        <w:pStyle w:val="Courrier"/>
        <w:outlineLvl w:val="0"/>
        <w:rPr>
          <w:noProof w:val="0"/>
          <w:u w:val="single"/>
        </w:rPr>
      </w:pPr>
      <w:r>
        <w:rPr>
          <w:noProof w:val="0"/>
          <w:u w:val="single"/>
        </w:rPr>
        <w:t>Exemples d'OBJETS</w:t>
      </w:r>
    </w:p>
    <w:p w:rsidR="00AE3BD8" w:rsidRDefault="00AE3BD8">
      <w:pPr>
        <w:pStyle w:val="Courrier"/>
        <w:keepNext/>
      </w:pPr>
      <w:r>
        <w:rPr>
          <w:b/>
        </w:rPr>
        <w:t>OBJET</w:t>
      </w:r>
      <w:r>
        <w:t xml:space="preserve"> S002PO </w:t>
      </w:r>
      <w:r>
        <w:rPr>
          <w:b/>
        </w:rPr>
        <w:t>EST_UNE</w:t>
      </w:r>
      <w:r>
        <w:t xml:space="preserve"> pompe ;</w:t>
      </w:r>
    </w:p>
    <w:p w:rsidR="00AE3BD8" w:rsidRDefault="00AE3BD8">
      <w:pPr>
        <w:pStyle w:val="Courrier"/>
        <w:keepNext/>
        <w:outlineLvl w:val="0"/>
      </w:pPr>
      <w:r>
        <w:rPr>
          <w:b/>
        </w:rPr>
        <w:t>ATTRIBUT</w:t>
      </w:r>
    </w:p>
    <w:p w:rsidR="00AE3BD8" w:rsidRDefault="00AE3BD8">
      <w:pPr>
        <w:pStyle w:val="Courrier"/>
        <w:keepNext/>
      </w:pPr>
      <w:r>
        <w:tab/>
        <w:t>debit</w:t>
      </w:r>
      <w:r>
        <w:tab/>
        <w:t>= 2.5e3 ;</w:t>
      </w:r>
    </w:p>
    <w:p w:rsidR="00AE3BD8" w:rsidRDefault="00AE3BD8">
      <w:pPr>
        <w:pStyle w:val="Courrier"/>
        <w:rPr>
          <w:b/>
          <w:noProof w:val="0"/>
        </w:rPr>
      </w:pPr>
      <w:r>
        <w:rPr>
          <w:b/>
          <w:noProof w:val="0"/>
        </w:rPr>
        <w:tab/>
      </w:r>
      <w:r>
        <w:rPr>
          <w:noProof w:val="0"/>
        </w:rPr>
        <w:t>etat</w:t>
      </w:r>
      <w:r>
        <w:rPr>
          <w:b/>
          <w:noProof w:val="0"/>
        </w:rPr>
        <w:t xml:space="preserve"> = </w:t>
      </w:r>
      <w:r>
        <w:rPr>
          <w:noProof w:val="0"/>
        </w:rPr>
        <w:t xml:space="preserve">'arret' </w:t>
      </w:r>
      <w:r>
        <w:rPr>
          <w:b/>
          <w:noProof w:val="0"/>
        </w:rPr>
        <w:t>;</w:t>
      </w:r>
    </w:p>
    <w:p w:rsidR="00AE3BD8" w:rsidRDefault="00AE3BD8">
      <w:pPr>
        <w:pStyle w:val="Courrier"/>
        <w:rPr>
          <w:b/>
          <w:noProof w:val="0"/>
        </w:rPr>
      </w:pPr>
    </w:p>
    <w:p w:rsidR="00AE3BD8" w:rsidRDefault="00AE3BD8">
      <w:pPr>
        <w:pStyle w:val="Courrier"/>
        <w:keepNext/>
        <w:outlineLvl w:val="0"/>
        <w:rPr>
          <w:b/>
          <w:noProof w:val="0"/>
        </w:rPr>
      </w:pPr>
      <w:r>
        <w:rPr>
          <w:b/>
          <w:noProof w:val="0"/>
        </w:rPr>
        <w:t xml:space="preserve">OBJET </w:t>
      </w:r>
      <w:r>
        <w:rPr>
          <w:noProof w:val="0"/>
        </w:rPr>
        <w:t>S001PO</w:t>
      </w:r>
      <w:r>
        <w:rPr>
          <w:b/>
          <w:noProof w:val="0"/>
        </w:rPr>
        <w:t xml:space="preserve"> EST_UNE </w:t>
      </w:r>
      <w:r>
        <w:rPr>
          <w:noProof w:val="0"/>
        </w:rPr>
        <w:t>pompe</w:t>
      </w:r>
      <w:r>
        <w:rPr>
          <w:b/>
          <w:noProof w:val="0"/>
        </w:rPr>
        <w:t xml:space="preserve"> ;</w:t>
      </w:r>
    </w:p>
    <w:p w:rsidR="00AE3BD8" w:rsidRDefault="00AE3BD8">
      <w:pPr>
        <w:pStyle w:val="Courrier"/>
        <w:keepNext/>
        <w:outlineLvl w:val="0"/>
        <w:rPr>
          <w:noProof w:val="0"/>
        </w:rPr>
      </w:pPr>
      <w:r>
        <w:rPr>
          <w:b/>
          <w:noProof w:val="0"/>
        </w:rPr>
        <w:t>ATTRIBUT</w:t>
      </w:r>
    </w:p>
    <w:p w:rsidR="00AE3BD8" w:rsidRDefault="00AE3BD8">
      <w:pPr>
        <w:pStyle w:val="Courrier"/>
        <w:keepNext/>
        <w:rPr>
          <w:b/>
          <w:noProof w:val="0"/>
        </w:rPr>
      </w:pPr>
      <w:r>
        <w:rPr>
          <w:noProof w:val="0"/>
        </w:rPr>
        <w:tab/>
        <w:t>debit</w:t>
      </w:r>
      <w:r>
        <w:rPr>
          <w:noProof w:val="0"/>
        </w:rPr>
        <w:tab/>
      </w:r>
      <w:r>
        <w:rPr>
          <w:b/>
          <w:noProof w:val="0"/>
        </w:rPr>
        <w:t>=</w:t>
      </w:r>
      <w:r>
        <w:rPr>
          <w:noProof w:val="0"/>
        </w:rPr>
        <w:t xml:space="preserve"> 5000 </w:t>
      </w:r>
      <w:r>
        <w:rPr>
          <w:b/>
          <w:noProof w:val="0"/>
        </w:rPr>
        <w:t>;</w:t>
      </w:r>
    </w:p>
    <w:p w:rsidR="00AE3BD8" w:rsidRDefault="00AE3BD8">
      <w:pPr>
        <w:pStyle w:val="Courrierp"/>
        <w:rPr>
          <w:noProof w:val="0"/>
        </w:rPr>
      </w:pPr>
      <w:r>
        <w:rPr>
          <w:b/>
          <w:noProof w:val="0"/>
        </w:rPr>
        <w:tab/>
      </w:r>
      <w:r>
        <w:rPr>
          <w:noProof w:val="0"/>
        </w:rPr>
        <w:t>etat</w:t>
      </w:r>
      <w:r>
        <w:rPr>
          <w:b/>
          <w:noProof w:val="0"/>
        </w:rPr>
        <w:t xml:space="preserve"> = </w:t>
      </w:r>
      <w:r>
        <w:rPr>
          <w:noProof w:val="0"/>
        </w:rPr>
        <w:t xml:space="preserve">'marche' </w:t>
      </w:r>
      <w:r>
        <w:rPr>
          <w:b/>
          <w:noProof w:val="0"/>
        </w:rPr>
        <w:t>;</w:t>
      </w:r>
    </w:p>
    <w:p w:rsidR="00AE3BD8" w:rsidRDefault="00AE3BD8">
      <w:r>
        <w:t xml:space="preserve">Comme nous le verrons plus loin dans ce chapitre, les </w:t>
      </w:r>
      <w:r>
        <w:rPr>
          <w:b/>
        </w:rPr>
        <w:t>règles</w:t>
      </w:r>
      <w:r>
        <w:t xml:space="preserve"> permettent de définir le comportement dynamique des objets, c'est à dire les règles d'évolution des variables d'état des objets au cours du temps (par exemple, le démarrage d'une pompe en secours d'une autre, ...).</w:t>
      </w:r>
    </w:p>
    <w:p w:rsidR="00AE3BD8" w:rsidRDefault="00AE3BD8">
      <w:pPr>
        <w:pStyle w:val="Titre3"/>
      </w:pPr>
      <w:bookmarkStart w:id="96" w:name="_Toc342099150"/>
      <w:bookmarkStart w:id="97" w:name="_Toc342986825"/>
      <w:bookmarkStart w:id="98" w:name="_Toc343072177"/>
      <w:bookmarkStart w:id="99" w:name="_Toc443104424"/>
      <w:bookmarkStart w:id="100" w:name="_Toc399235854"/>
      <w:r>
        <w:t>Structure d'un modèle FIGARO</w:t>
      </w:r>
      <w:bookmarkEnd w:id="96"/>
      <w:bookmarkEnd w:id="97"/>
      <w:bookmarkEnd w:id="98"/>
      <w:bookmarkEnd w:id="99"/>
      <w:bookmarkEnd w:id="100"/>
    </w:p>
    <w:p w:rsidR="00AE3BD8" w:rsidRDefault="00AE3BD8">
      <w:r>
        <w:t xml:space="preserve">Maintenant que nous avons défini les notions de "classe" et d’ "objets", nous pouvons préciser </w:t>
      </w:r>
      <w:r>
        <w:rPr>
          <w:b/>
        </w:rPr>
        <w:t>comment</w:t>
      </w:r>
      <w:r>
        <w:t xml:space="preserve"> le langage FIGARO est utilisé pour automatiser les études de sûreté de fonctionnement des systèmes. Le principe est le suivant :</w:t>
      </w:r>
    </w:p>
    <w:p w:rsidR="00AE3BD8" w:rsidRDefault="00AE3BD8">
      <w:r>
        <w:t xml:space="preserve">- Pour une classe de systèmes (systèmes thermohydrauliques, systèmes électriques, ...), on décrit en FIGARO dans une </w:t>
      </w:r>
      <w:r>
        <w:rPr>
          <w:b/>
        </w:rPr>
        <w:t>base de connaissances</w:t>
      </w:r>
      <w:r>
        <w:t xml:space="preserve"> </w:t>
      </w:r>
      <w:r>
        <w:fldChar w:fldCharType="begin"/>
      </w:r>
      <w:r>
        <w:instrText xml:space="preserve"> XE"Base de connaissances" </w:instrText>
      </w:r>
      <w:r>
        <w:fldChar w:fldCharType="end"/>
      </w:r>
      <w:r>
        <w:t>chaque TYPE de composants appartenant à la classe de systèmes étudiée. Une base de connaissances FIGARO contient donc un modèle de description commun à tous les systèmes de la classe. C'est un ensemble de TYPES.</w:t>
      </w:r>
    </w:p>
    <w:p w:rsidR="00AE3BD8" w:rsidRDefault="00AE3BD8">
      <w:r>
        <w:t xml:space="preserve">- Pour étudier un système particulier, on élabore une </w:t>
      </w:r>
      <w:r>
        <w:rPr>
          <w:b/>
        </w:rPr>
        <w:t>description de ce système</w:t>
      </w:r>
      <w:r>
        <w:t xml:space="preserve"> en utilisant la base de connaissances :</w:t>
      </w:r>
    </w:p>
    <w:p w:rsidR="00AE3BD8" w:rsidRDefault="00AE3BD8">
      <w:pPr>
        <w:pStyle w:val="Dcal"/>
      </w:pPr>
      <w:r>
        <w:t>*</w:t>
      </w:r>
      <w:r>
        <w:tab/>
        <w:t>Chaque objet du système est créé comme une instance d'un type de la base de connaissances.</w:t>
      </w:r>
    </w:p>
    <w:p w:rsidR="00AE3BD8" w:rsidRDefault="00AE3BD8">
      <w:pPr>
        <w:pStyle w:val="Dcal"/>
      </w:pPr>
      <w:r>
        <w:t>*</w:t>
      </w:r>
      <w:r>
        <w:tab/>
        <w:t>Pour chaque objet, des valeurs spécifiques au système sont attribuées à chaque champ valué caractéristique du type de l'objet.</w:t>
      </w:r>
    </w:p>
    <w:p w:rsidR="00AE3BD8" w:rsidRDefault="00AE3BD8">
      <w:r>
        <w:t xml:space="preserve">La description d'un système en FIGARO (ou base de faits </w:t>
      </w:r>
      <w:r>
        <w:fldChar w:fldCharType="begin"/>
      </w:r>
      <w:r>
        <w:instrText xml:space="preserve"> XE "Base de faits" </w:instrText>
      </w:r>
      <w:r>
        <w:fldChar w:fldCharType="end"/>
      </w:r>
      <w:r>
        <w:t>) contient donc la description d'un ensemble d'objets.</w:t>
      </w:r>
    </w:p>
    <w:p w:rsidR="00AE3BD8" w:rsidRDefault="00AE3BD8">
      <w:r>
        <w:t xml:space="preserve">- La base de connaissances associée à la base de faits (description du système) constitue un modèle complet du système à étudier. Ce modèle est appelé le </w:t>
      </w:r>
      <w:r>
        <w:rPr>
          <w:b/>
        </w:rPr>
        <w:t>modèle FIGARO</w:t>
      </w:r>
      <w:r>
        <w:t xml:space="preserve"> </w:t>
      </w:r>
      <w:r>
        <w:fldChar w:fldCharType="begin"/>
      </w:r>
      <w:r>
        <w:instrText xml:space="preserve"> XE "Modèle FIGARO" </w:instrText>
      </w:r>
      <w:r>
        <w:fldChar w:fldCharType="end"/>
      </w:r>
      <w:r>
        <w:t>du système.</w:t>
      </w:r>
    </w:p>
    <w:p w:rsidR="00AE3BD8" w:rsidRDefault="00AE3BD8">
      <w:r>
        <w:object w:dxaOrig="10839" w:dyaOrig="3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85.2pt;height:155.9pt" o:ole="">
            <v:imagedata r:id="rId9" o:title=""/>
          </v:shape>
        </w:object>
      </w:r>
    </w:p>
    <w:p w:rsidR="00AE3BD8" w:rsidRDefault="00AE3BD8"/>
    <w:p w:rsidR="00AE3BD8" w:rsidRDefault="00AE3BD8">
      <w:r>
        <w:t>- Des traitements permettent ensuite d'exploiter le modèle FIGARO du système pour générer automatiquement les modèles de fiabilité requis.</w:t>
      </w:r>
    </w:p>
    <w:p w:rsidR="00AE3BD8" w:rsidRDefault="00AE3BD8">
      <w:r>
        <w:t>L'ensemble des traitements permettant de créer et d'exploiter un modèle FIGARO pour générer automatiquement des modèles de fiabilité sont réunis dans "l'</w:t>
      </w:r>
      <w:r>
        <w:rPr>
          <w:b/>
        </w:rPr>
        <w:t>Atelier FIGARO</w:t>
      </w:r>
      <w:r>
        <w:t>" (cf. Annexe 3).</w:t>
      </w:r>
    </w:p>
    <w:p w:rsidR="00AE3BD8" w:rsidRDefault="00AE3BD8">
      <w:r>
        <w:t>Les avantages de cette approche sont les suivants :</w:t>
      </w:r>
    </w:p>
    <w:p w:rsidR="00AE3BD8" w:rsidRDefault="00AE3BD8">
      <w:pPr>
        <w:ind w:left="708" w:hanging="360"/>
      </w:pPr>
      <w:r>
        <w:fldChar w:fldCharType="begin"/>
      </w:r>
      <w:r>
        <w:instrText>SYMBOL 183 \f "Symbol" \s 10 \h</w:instrText>
      </w:r>
      <w:r>
        <w:fldChar w:fldCharType="end"/>
      </w:r>
      <w:r>
        <w:tab/>
        <w:t xml:space="preserve">Les classes sont des </w:t>
      </w:r>
      <w:r>
        <w:rPr>
          <w:b/>
        </w:rPr>
        <w:t>collections de caractéristiques</w:t>
      </w:r>
      <w:r>
        <w:t>. Elles permettent d'éviter de dupliquer de l'information.</w:t>
      </w:r>
    </w:p>
    <w:p w:rsidR="00AE3BD8" w:rsidRDefault="00AE3BD8">
      <w:pPr>
        <w:ind w:left="708" w:hanging="360"/>
      </w:pPr>
      <w:r>
        <w:fldChar w:fldCharType="begin"/>
      </w:r>
      <w:r>
        <w:instrText>SYMBOL 183 \f "Symbol" \s 10 \h</w:instrText>
      </w:r>
      <w:r>
        <w:fldChar w:fldCharType="end"/>
      </w:r>
      <w:r>
        <w:tab/>
        <w:t xml:space="preserve">Les bases de connaissances peuvent être </w:t>
      </w:r>
      <w:r>
        <w:rPr>
          <w:b/>
        </w:rPr>
        <w:t>réutilisées</w:t>
      </w:r>
      <w:r>
        <w:t xml:space="preserve"> pour d'autres études. En effet, elles spécifient une connaissance générique distincte de la description du système étudié.</w:t>
      </w:r>
    </w:p>
    <w:p w:rsidR="00AE3BD8" w:rsidRDefault="00AE3BD8">
      <w:pPr>
        <w:ind w:left="708" w:hanging="360"/>
      </w:pPr>
      <w:r>
        <w:fldChar w:fldCharType="begin"/>
      </w:r>
      <w:r>
        <w:instrText>SYMBOL 183 \f "Symbol" \s 10 \h</w:instrText>
      </w:r>
      <w:r>
        <w:fldChar w:fldCharType="end"/>
      </w:r>
      <w:r>
        <w:tab/>
        <w:t xml:space="preserve">La connaissance est </w:t>
      </w:r>
      <w:r>
        <w:rPr>
          <w:b/>
        </w:rPr>
        <w:t>classifiée</w:t>
      </w:r>
      <w:r>
        <w:t xml:space="preserve"> sous forme d'une hiérarchie de classes. La conception de modèles complexes est alors simplifiée.</w:t>
      </w:r>
    </w:p>
    <w:p w:rsidR="00AE3BD8" w:rsidRDefault="00AE3BD8">
      <w:r>
        <w:t>Les notions de classes et d'objets peuvent s'apparenter à celles de types et de variables en programmation classique. Toutefois, les langages objets ajoutent une notion capitale : c'est le mécanisme d'héritage entre les classes. C'est ce que nous allons étudier dans la section suivante.</w:t>
      </w:r>
    </w:p>
    <w:p w:rsidR="00AE3BD8" w:rsidRDefault="00AE3BD8">
      <w:pPr>
        <w:pStyle w:val="Titre2"/>
      </w:pPr>
      <w:bookmarkStart w:id="101" w:name="_Toc334607165"/>
      <w:bookmarkStart w:id="102" w:name="_Toc335111870"/>
      <w:bookmarkStart w:id="103" w:name="_Toc335647104"/>
      <w:bookmarkStart w:id="104" w:name="_Toc335647198"/>
      <w:bookmarkStart w:id="105" w:name="_Toc335704111"/>
      <w:bookmarkStart w:id="106" w:name="_Toc342099151"/>
      <w:bookmarkStart w:id="107" w:name="_Toc342986826"/>
      <w:bookmarkStart w:id="108" w:name="_Toc343072178"/>
      <w:bookmarkStart w:id="109" w:name="_Toc443104425"/>
      <w:r>
        <w:tab/>
      </w:r>
      <w:bookmarkStart w:id="110" w:name="_Toc399235855"/>
      <w:r>
        <w:t>L'héritage entre classes</w:t>
      </w:r>
      <w:bookmarkEnd w:id="101"/>
      <w:bookmarkEnd w:id="102"/>
      <w:bookmarkEnd w:id="103"/>
      <w:bookmarkEnd w:id="104"/>
      <w:bookmarkEnd w:id="105"/>
      <w:bookmarkEnd w:id="106"/>
      <w:bookmarkEnd w:id="107"/>
      <w:bookmarkEnd w:id="108"/>
      <w:bookmarkEnd w:id="109"/>
      <w:bookmarkEnd w:id="110"/>
      <w:r>
        <w:t xml:space="preserve"> </w:t>
      </w:r>
      <w:r>
        <w:fldChar w:fldCharType="begin"/>
      </w:r>
      <w:r>
        <w:instrText xml:space="preserve"> XE "Héritage" </w:instrText>
      </w:r>
      <w:r>
        <w:fldChar w:fldCharType="end"/>
      </w:r>
    </w:p>
    <w:p w:rsidR="00AE3BD8" w:rsidRDefault="00AE3BD8">
      <w:r>
        <w:t>Un problème important des bases de connaissances, est la répétition de données qui implique une mise à jour longue et difficile. Aussi, pour éviter de dupliquer une information, il est intéressant de la mettre en commun. Une hiérarchie apparaît alors entre les classes. Cette hiérarchie est facile à mettre en place dans les langages objets grâce à l'héritage.</w:t>
      </w:r>
    </w:p>
    <w:p w:rsidR="00AE3BD8" w:rsidRDefault="00AE3BD8">
      <w:r>
        <w:t>Prenons l'exemple d'un système thermo-hydraulique. Il contient à la fois des motopompes et des turbopompes. Ces deux types de pompe ont des caractéristiques communes qu'il est judicieux de mettre en commun. Nous allons donc définir une classe générique (celle des pompes) et deux classes spécialisées (celle des pompes motorisées et celles des turbopompes).</w:t>
      </w:r>
    </w:p>
    <w:p w:rsidR="00AE3BD8" w:rsidRDefault="00AE3BD8">
      <w:pPr>
        <w:pStyle w:val="Courrier"/>
        <w:keepNext/>
        <w:widowControl w:val="0"/>
        <w:rPr>
          <w:noProof w:val="0"/>
        </w:rPr>
      </w:pPr>
      <w:r>
        <w:rPr>
          <w:b/>
          <w:noProof w:val="0"/>
        </w:rPr>
        <w:t>TYPE</w:t>
      </w:r>
      <w:r>
        <w:rPr>
          <w:b/>
          <w:noProof w:val="0"/>
        </w:rPr>
        <w:tab/>
      </w:r>
      <w:r>
        <w:rPr>
          <w:noProof w:val="0"/>
        </w:rPr>
        <w:t>pompe ;</w:t>
      </w:r>
    </w:p>
    <w:p w:rsidR="00AE3BD8" w:rsidRDefault="00AE3BD8">
      <w:pPr>
        <w:pStyle w:val="Courrier"/>
        <w:keepNext/>
        <w:widowControl w:val="0"/>
        <w:outlineLvl w:val="0"/>
        <w:rPr>
          <w:b/>
          <w:noProof w:val="0"/>
        </w:rPr>
      </w:pPr>
      <w:r>
        <w:rPr>
          <w:b/>
          <w:noProof w:val="0"/>
        </w:rPr>
        <w:t>ATTRIBUT</w:t>
      </w:r>
    </w:p>
    <w:p w:rsidR="00AE3BD8" w:rsidRDefault="00AE3BD8">
      <w:pPr>
        <w:pStyle w:val="Courrier"/>
        <w:keepNext/>
        <w:widowControl w:val="0"/>
        <w:rPr>
          <w:b/>
          <w:noProof w:val="0"/>
        </w:rPr>
      </w:pPr>
      <w:r>
        <w:rPr>
          <w:b/>
          <w:noProof w:val="0"/>
        </w:rPr>
        <w:tab/>
      </w:r>
      <w:r>
        <w:rPr>
          <w:noProof w:val="0"/>
        </w:rPr>
        <w:t>debit</w:t>
      </w:r>
      <w:r>
        <w:rPr>
          <w:b/>
          <w:noProof w:val="0"/>
        </w:rPr>
        <w:t xml:space="preserve"> DOMAINE</w:t>
      </w:r>
      <w:r>
        <w:rPr>
          <w:noProof w:val="0"/>
        </w:rPr>
        <w:tab/>
      </w:r>
      <w:r>
        <w:rPr>
          <w:b/>
          <w:noProof w:val="0"/>
        </w:rPr>
        <w:t>REEL ;</w:t>
      </w:r>
    </w:p>
    <w:p w:rsidR="00AE3BD8" w:rsidRDefault="00AE3BD8">
      <w:pPr>
        <w:pStyle w:val="Courrier"/>
        <w:rPr>
          <w:noProof w:val="0"/>
        </w:rPr>
      </w:pPr>
      <w:r>
        <w:rPr>
          <w:b/>
          <w:noProof w:val="0"/>
        </w:rPr>
        <w:tab/>
      </w:r>
      <w:r>
        <w:rPr>
          <w:noProof w:val="0"/>
        </w:rPr>
        <w:t>etat</w:t>
      </w:r>
      <w:r>
        <w:rPr>
          <w:b/>
          <w:noProof w:val="0"/>
        </w:rPr>
        <w:t xml:space="preserve">  DOMAINE</w:t>
      </w:r>
      <w:r>
        <w:rPr>
          <w:b/>
          <w:noProof w:val="0"/>
        </w:rPr>
        <w:tab/>
      </w:r>
      <w:r>
        <w:rPr>
          <w:noProof w:val="0"/>
        </w:rPr>
        <w:t>'arret' 'marche' ;</w:t>
      </w:r>
    </w:p>
    <w:p w:rsidR="00AE3BD8" w:rsidRDefault="00AE3BD8">
      <w:pPr>
        <w:pStyle w:val="Courrier"/>
        <w:rPr>
          <w:noProof w:val="0"/>
        </w:rPr>
      </w:pPr>
    </w:p>
    <w:p w:rsidR="00AE3BD8" w:rsidRDefault="00AE3BD8">
      <w:pPr>
        <w:pStyle w:val="Courrier"/>
        <w:keepNext/>
        <w:widowControl w:val="0"/>
        <w:rPr>
          <w:noProof w:val="0"/>
        </w:rPr>
      </w:pPr>
      <w:r>
        <w:rPr>
          <w:b/>
          <w:noProof w:val="0"/>
        </w:rPr>
        <w:t>TYPE</w:t>
      </w:r>
      <w:r>
        <w:rPr>
          <w:b/>
          <w:noProof w:val="0"/>
        </w:rPr>
        <w:tab/>
      </w:r>
      <w:r>
        <w:rPr>
          <w:noProof w:val="0"/>
        </w:rPr>
        <w:t xml:space="preserve">pompe_motorisee </w:t>
      </w:r>
      <w:r>
        <w:rPr>
          <w:b/>
          <w:noProof w:val="0"/>
        </w:rPr>
        <w:t>SORTE_DE</w:t>
      </w:r>
      <w:r>
        <w:rPr>
          <w:noProof w:val="0"/>
        </w:rPr>
        <w:t xml:space="preserve"> pompe ;</w:t>
      </w:r>
    </w:p>
    <w:p w:rsidR="00AE3BD8" w:rsidRDefault="00AE3BD8">
      <w:pPr>
        <w:pStyle w:val="Courrier"/>
        <w:keepNext/>
        <w:widowControl w:val="0"/>
        <w:outlineLvl w:val="0"/>
        <w:rPr>
          <w:b/>
          <w:noProof w:val="0"/>
        </w:rPr>
      </w:pPr>
      <w:r>
        <w:rPr>
          <w:b/>
          <w:noProof w:val="0"/>
        </w:rPr>
        <w:t>ATTRIBUT</w:t>
      </w:r>
    </w:p>
    <w:p w:rsidR="00AE3BD8" w:rsidRDefault="00AE3BD8">
      <w:pPr>
        <w:pStyle w:val="Courrier"/>
        <w:rPr>
          <w:b/>
          <w:noProof w:val="0"/>
        </w:rPr>
      </w:pPr>
      <w:r>
        <w:rPr>
          <w:noProof w:val="0"/>
        </w:rPr>
        <w:tab/>
        <w:t xml:space="preserve">puissance_moteur </w:t>
      </w:r>
      <w:r>
        <w:rPr>
          <w:b/>
          <w:noProof w:val="0"/>
        </w:rPr>
        <w:t>DOMAINE ENTIER ;</w:t>
      </w:r>
    </w:p>
    <w:p w:rsidR="00AE3BD8" w:rsidRDefault="00AE3BD8">
      <w:pPr>
        <w:pStyle w:val="Courrier"/>
        <w:rPr>
          <w:b/>
          <w:noProof w:val="0"/>
        </w:rPr>
      </w:pPr>
    </w:p>
    <w:p w:rsidR="00AE3BD8" w:rsidRDefault="00AE3BD8">
      <w:pPr>
        <w:pStyle w:val="Courrier"/>
        <w:keepNext/>
        <w:widowControl w:val="0"/>
        <w:rPr>
          <w:noProof w:val="0"/>
        </w:rPr>
      </w:pPr>
      <w:r>
        <w:rPr>
          <w:b/>
          <w:noProof w:val="0"/>
        </w:rPr>
        <w:t>TYPE</w:t>
      </w:r>
      <w:r>
        <w:rPr>
          <w:b/>
          <w:noProof w:val="0"/>
        </w:rPr>
        <w:tab/>
      </w:r>
      <w:r>
        <w:rPr>
          <w:noProof w:val="0"/>
        </w:rPr>
        <w:t xml:space="preserve">turbo_pompe </w:t>
      </w:r>
      <w:r>
        <w:rPr>
          <w:b/>
          <w:noProof w:val="0"/>
        </w:rPr>
        <w:t>SORTE_DE</w:t>
      </w:r>
      <w:r>
        <w:rPr>
          <w:noProof w:val="0"/>
        </w:rPr>
        <w:t xml:space="preserve"> pompe ;</w:t>
      </w:r>
    </w:p>
    <w:p w:rsidR="00AE3BD8" w:rsidRDefault="00AE3BD8">
      <w:pPr>
        <w:pStyle w:val="Courrier"/>
        <w:keepNext/>
        <w:widowControl w:val="0"/>
        <w:outlineLvl w:val="0"/>
        <w:rPr>
          <w:b/>
          <w:noProof w:val="0"/>
        </w:rPr>
      </w:pPr>
      <w:r>
        <w:rPr>
          <w:b/>
          <w:noProof w:val="0"/>
        </w:rPr>
        <w:t>ATTRIBUT</w:t>
      </w:r>
    </w:p>
    <w:p w:rsidR="00AE3BD8" w:rsidRDefault="00AE3BD8">
      <w:pPr>
        <w:pStyle w:val="Courrierp"/>
        <w:rPr>
          <w:noProof w:val="0"/>
        </w:rPr>
      </w:pPr>
      <w:r>
        <w:rPr>
          <w:noProof w:val="0"/>
        </w:rPr>
        <w:tab/>
        <w:t xml:space="preserve">capacite_turbine </w:t>
      </w:r>
      <w:r>
        <w:rPr>
          <w:b/>
          <w:noProof w:val="0"/>
        </w:rPr>
        <w:t>DOMAINE ENTIER ;</w:t>
      </w:r>
    </w:p>
    <w:p w:rsidR="00AE3BD8" w:rsidRDefault="00AE3BD8">
      <w:r>
        <w:t>La première classe définit les caractéristiques communes des pompes.</w:t>
      </w:r>
    </w:p>
    <w:p w:rsidR="00AE3BD8" w:rsidRDefault="00AE3BD8">
      <w:r>
        <w:t>Les deuxième et troisième classes héritent de la première, c'est-à-dire qu'elles disposent des mêmes caractéristiques générales (débit et état), auxquelles elles ajoutent leurs propres caractéristiques (puissance du moteur et capacité de la turbine). On peut représenter une partie de cette hiérarchie par le schéma suivant :</w:t>
      </w:r>
    </w:p>
    <w:p w:rsidR="00AE3BD8" w:rsidRDefault="00AE3BD8">
      <w:pPr>
        <w:jc w:val="center"/>
      </w:pPr>
      <w:r>
        <w:object w:dxaOrig="8601" w:dyaOrig="7183">
          <v:shape id="_x0000_i1031" type="#_x0000_t75" style="width:430.1pt;height:359.35pt" o:ole="">
            <v:imagedata r:id="rId10" o:title=""/>
          </v:shape>
          <o:OLEObject Type="Embed" ProgID="MSDraw" ShapeID="_x0000_i1031" DrawAspect="Content" ObjectID="_1472979048" r:id="rId11">
            <o:FieldCodes>\* MERGEFORMAT</o:FieldCodes>
          </o:OLEObject>
        </w:object>
      </w:r>
    </w:p>
    <w:p w:rsidR="00AE3BD8" w:rsidRDefault="00AE3BD8">
      <w:r>
        <w:t xml:space="preserve">La classe </w:t>
      </w:r>
      <w:r>
        <w:rPr>
          <w:i/>
        </w:rPr>
        <w:t xml:space="preserve">pompe_motorisée </w:t>
      </w:r>
      <w:r>
        <w:t xml:space="preserve">est donc composée d'une partie de </w:t>
      </w:r>
      <w:r>
        <w:rPr>
          <w:i/>
        </w:rPr>
        <w:t xml:space="preserve">pompe </w:t>
      </w:r>
      <w:r>
        <w:t xml:space="preserve">et d'une partie de </w:t>
      </w:r>
      <w:r>
        <w:rPr>
          <w:i/>
        </w:rPr>
        <w:t>pompe_motorisée</w:t>
      </w:r>
      <w:r>
        <w:t xml:space="preserve">. Une instance de cette classe, c'est-à-dire un objet du type </w:t>
      </w:r>
      <w:r>
        <w:rPr>
          <w:i/>
        </w:rPr>
        <w:t>pompe_motorisée</w:t>
      </w:r>
      <w:r>
        <w:t xml:space="preserve">, devra initialiser les 3 champs (débit, état et puissance du moteur). Un objet de type </w:t>
      </w:r>
      <w:r>
        <w:rPr>
          <w:i/>
        </w:rPr>
        <w:t>pompe</w:t>
      </w:r>
      <w:r>
        <w:t xml:space="preserve"> quant à lui ne dispose toujours que des champs débit et état. Etant donné qu'un objet de type </w:t>
      </w:r>
      <w:r>
        <w:rPr>
          <w:i/>
        </w:rPr>
        <w:t xml:space="preserve">pompe_motorisée </w:t>
      </w:r>
      <w:r>
        <w:t xml:space="preserve">"contient" un objet de type </w:t>
      </w:r>
      <w:r>
        <w:rPr>
          <w:i/>
        </w:rPr>
        <w:t>pompe</w:t>
      </w:r>
      <w:r>
        <w:t xml:space="preserve">, on considère qu'un objet de type </w:t>
      </w:r>
      <w:r>
        <w:rPr>
          <w:i/>
        </w:rPr>
        <w:t>pompe_motorisée</w:t>
      </w:r>
      <w:r>
        <w:t xml:space="preserve"> est aussi une instance de </w:t>
      </w:r>
      <w:r>
        <w:rPr>
          <w:i/>
        </w:rPr>
        <w:t>pompe</w:t>
      </w:r>
      <w:r>
        <w:t>. L'exemple suivant explique ce phénomène :</w:t>
      </w:r>
    </w:p>
    <w:p w:rsidR="00AE3BD8" w:rsidRDefault="00AE3BD8">
      <w:pPr>
        <w:pStyle w:val="Courrier"/>
        <w:keepNext/>
        <w:widowControl w:val="0"/>
        <w:outlineLvl w:val="0"/>
        <w:rPr>
          <w:b/>
          <w:noProof w:val="0"/>
        </w:rPr>
      </w:pPr>
      <w:r>
        <w:rPr>
          <w:b/>
          <w:noProof w:val="0"/>
        </w:rPr>
        <w:t>Exemple :</w:t>
      </w:r>
    </w:p>
    <w:p w:rsidR="00AE3BD8" w:rsidRDefault="00AE3BD8">
      <w:pPr>
        <w:pStyle w:val="Courrier"/>
        <w:keepNext/>
        <w:widowControl w:val="0"/>
        <w:rPr>
          <w:noProof w:val="0"/>
        </w:rPr>
      </w:pPr>
      <w:r>
        <w:rPr>
          <w:b/>
          <w:noProof w:val="0"/>
        </w:rPr>
        <w:t xml:space="preserve">TYPE </w:t>
      </w:r>
      <w:r>
        <w:rPr>
          <w:noProof w:val="0"/>
        </w:rPr>
        <w:t>pompe ;</w:t>
      </w:r>
    </w:p>
    <w:p w:rsidR="00AE3BD8" w:rsidRDefault="00AE3BD8">
      <w:pPr>
        <w:pStyle w:val="Courrier"/>
        <w:keepNext/>
        <w:widowControl w:val="0"/>
        <w:rPr>
          <w:noProof w:val="0"/>
        </w:rPr>
      </w:pPr>
      <w:r>
        <w:rPr>
          <w:noProof w:val="0"/>
        </w:rPr>
        <w:t>...</w:t>
      </w:r>
    </w:p>
    <w:p w:rsidR="00AE3BD8" w:rsidRDefault="00AE3BD8">
      <w:pPr>
        <w:pStyle w:val="Courrier"/>
        <w:keepNext/>
        <w:widowControl w:val="0"/>
        <w:rPr>
          <w:noProof w:val="0"/>
        </w:rPr>
      </w:pPr>
      <w:r>
        <w:rPr>
          <w:b/>
          <w:noProof w:val="0"/>
        </w:rPr>
        <w:t>TYPE</w:t>
      </w:r>
      <w:r>
        <w:rPr>
          <w:noProof w:val="0"/>
        </w:rPr>
        <w:t xml:space="preserve"> pompe_motorisee ;</w:t>
      </w:r>
    </w:p>
    <w:p w:rsidR="00AE3BD8" w:rsidRDefault="00AE3BD8">
      <w:pPr>
        <w:pStyle w:val="Courrier"/>
        <w:keepNext/>
        <w:widowControl w:val="0"/>
        <w:rPr>
          <w:noProof w:val="0"/>
        </w:rPr>
      </w:pPr>
      <w:r>
        <w:rPr>
          <w:noProof w:val="0"/>
        </w:rPr>
        <w:t>...</w:t>
      </w:r>
    </w:p>
    <w:p w:rsidR="00AE3BD8" w:rsidRDefault="00AE3BD8">
      <w:pPr>
        <w:pStyle w:val="Courrier"/>
        <w:keepNext/>
        <w:widowControl w:val="0"/>
        <w:outlineLvl w:val="0"/>
        <w:rPr>
          <w:b/>
          <w:noProof w:val="0"/>
        </w:rPr>
      </w:pPr>
      <w:r>
        <w:rPr>
          <w:b/>
          <w:noProof w:val="0"/>
        </w:rPr>
        <w:t xml:space="preserve">OBJET </w:t>
      </w:r>
      <w:r>
        <w:rPr>
          <w:noProof w:val="0"/>
        </w:rPr>
        <w:t>p1</w:t>
      </w:r>
      <w:r>
        <w:rPr>
          <w:b/>
          <w:noProof w:val="0"/>
        </w:rPr>
        <w:t xml:space="preserve"> EST_UNE </w:t>
      </w:r>
      <w:r>
        <w:rPr>
          <w:noProof w:val="0"/>
        </w:rPr>
        <w:t xml:space="preserve">pompe </w:t>
      </w:r>
      <w:r>
        <w:rPr>
          <w:b/>
          <w:noProof w:val="0"/>
        </w:rPr>
        <w:t>;</w:t>
      </w:r>
    </w:p>
    <w:p w:rsidR="00AE3BD8" w:rsidRDefault="00AE3BD8">
      <w:pPr>
        <w:pStyle w:val="Courrier"/>
        <w:keepNext/>
        <w:widowControl w:val="0"/>
        <w:rPr>
          <w:noProof w:val="0"/>
        </w:rPr>
      </w:pPr>
    </w:p>
    <w:p w:rsidR="00AE3BD8" w:rsidRDefault="00AE3BD8">
      <w:pPr>
        <w:pStyle w:val="Courrier"/>
        <w:keepNext/>
        <w:widowControl w:val="0"/>
        <w:rPr>
          <w:noProof w:val="0"/>
        </w:rPr>
      </w:pPr>
      <w:r>
        <w:rPr>
          <w:b/>
          <w:noProof w:val="0"/>
        </w:rPr>
        <w:t xml:space="preserve">OBJET </w:t>
      </w:r>
      <w:r>
        <w:rPr>
          <w:noProof w:val="0"/>
        </w:rPr>
        <w:t>pm1</w:t>
      </w:r>
      <w:r>
        <w:rPr>
          <w:b/>
          <w:noProof w:val="0"/>
        </w:rPr>
        <w:t xml:space="preserve"> EST_UNE </w:t>
      </w:r>
      <w:r>
        <w:rPr>
          <w:noProof w:val="0"/>
        </w:rPr>
        <w:t xml:space="preserve">pompe_motorisee </w:t>
      </w:r>
      <w:r>
        <w:rPr>
          <w:b/>
          <w:noProof w:val="0"/>
        </w:rPr>
        <w:t>;</w:t>
      </w:r>
    </w:p>
    <w:p w:rsidR="00AE3BD8" w:rsidRDefault="00AE3BD8">
      <w:pPr>
        <w:pStyle w:val="Courrier"/>
        <w:keepNext/>
        <w:widowControl w:val="0"/>
        <w:rPr>
          <w:b/>
          <w:noProof w:val="0"/>
        </w:rPr>
      </w:pPr>
      <w:r>
        <w:rPr>
          <w:b/>
          <w:noProof w:val="0"/>
        </w:rPr>
        <w:t xml:space="preserve">OBJET </w:t>
      </w:r>
      <w:r>
        <w:rPr>
          <w:noProof w:val="0"/>
        </w:rPr>
        <w:t>pm2</w:t>
      </w:r>
      <w:r>
        <w:rPr>
          <w:b/>
          <w:noProof w:val="0"/>
        </w:rPr>
        <w:t xml:space="preserve"> EST_UNE </w:t>
      </w:r>
      <w:r>
        <w:rPr>
          <w:noProof w:val="0"/>
        </w:rPr>
        <w:t xml:space="preserve">pompe_motorisee </w:t>
      </w:r>
      <w:r>
        <w:rPr>
          <w:b/>
          <w:noProof w:val="0"/>
        </w:rPr>
        <w:t>;</w:t>
      </w:r>
    </w:p>
    <w:p w:rsidR="00AE3BD8" w:rsidRDefault="00AE3BD8">
      <w:pPr>
        <w:pStyle w:val="Courrier"/>
        <w:keepNext/>
        <w:widowControl w:val="0"/>
        <w:rPr>
          <w:b/>
          <w:noProof w:val="0"/>
        </w:rPr>
      </w:pPr>
    </w:p>
    <w:p w:rsidR="00AE3BD8" w:rsidRDefault="00AE3BD8">
      <w:pPr>
        <w:pStyle w:val="Courrier"/>
        <w:keepNext/>
        <w:widowControl w:val="0"/>
        <w:rPr>
          <w:noProof w:val="0"/>
        </w:rPr>
      </w:pPr>
      <w:r>
        <w:rPr>
          <w:noProof w:val="0"/>
        </w:rPr>
        <w:t>(* Les instances de pompe_motorisee</w:t>
      </w:r>
      <w:r>
        <w:rPr>
          <w:i/>
          <w:noProof w:val="0"/>
        </w:rPr>
        <w:t xml:space="preserve"> </w:t>
      </w:r>
      <w:r>
        <w:rPr>
          <w:noProof w:val="0"/>
        </w:rPr>
        <w:t>sont : pm1 et pm2 *)</w:t>
      </w:r>
    </w:p>
    <w:p w:rsidR="00AE3BD8" w:rsidRDefault="00AE3BD8">
      <w:pPr>
        <w:pStyle w:val="Courrierp"/>
        <w:rPr>
          <w:noProof w:val="0"/>
        </w:rPr>
      </w:pPr>
      <w:r>
        <w:rPr>
          <w:noProof w:val="0"/>
        </w:rPr>
        <w:t>(* Les instances de pompe sont : p1, pm1 et pm2 *)</w:t>
      </w:r>
    </w:p>
    <w:p w:rsidR="00AE3BD8" w:rsidRDefault="00AE3BD8">
      <w:r>
        <w:t xml:space="preserve">Il est possible dans une sous-classe de redéfinir certaines caractéristiques de la classe dont elle hérite. Par exemple, la classe </w:t>
      </w:r>
      <w:r>
        <w:rPr>
          <w:i/>
        </w:rPr>
        <w:t xml:space="preserve">pompe_motorisée </w:t>
      </w:r>
      <w:r>
        <w:t xml:space="preserve">pourrait redéfinir le comportement d'une pompe ou bien certaines de ses caractéristiques (pour, par exemple, particulariser le genre d’une interface ou ajouter une valeur énumérée à un domaine), etc. Cela s'appelle de la </w:t>
      </w:r>
      <w:r>
        <w:rPr>
          <w:b/>
        </w:rPr>
        <w:t xml:space="preserve">surcharge </w:t>
      </w:r>
      <w:r>
        <w:rPr>
          <w:b/>
        </w:rPr>
        <w:fldChar w:fldCharType="begin"/>
      </w:r>
      <w:r>
        <w:rPr>
          <w:b/>
        </w:rPr>
        <w:instrText xml:space="preserve"> XE "Surcharge" </w:instrText>
      </w:r>
      <w:r>
        <w:rPr>
          <w:b/>
        </w:rPr>
        <w:fldChar w:fldCharType="end"/>
      </w:r>
      <w:r>
        <w:t>. Le mécanisme de surcharge permet de redéfinir un champ ou un comportement dans une classe inférieure, c'est-à-dire une classe qui hérite. Cela permet de particulariser une caractéristique générique. Par exemple, un autre état possible d'une pompe motorisée est la demande de démarrage. On aurait donc :</w:t>
      </w:r>
    </w:p>
    <w:p w:rsidR="00AE3BD8" w:rsidRDefault="00AE3BD8">
      <w:pPr>
        <w:pStyle w:val="Courrier"/>
        <w:keepNext/>
        <w:widowControl w:val="0"/>
        <w:rPr>
          <w:noProof w:val="0"/>
        </w:rPr>
      </w:pPr>
      <w:r>
        <w:rPr>
          <w:b/>
          <w:noProof w:val="0"/>
        </w:rPr>
        <w:t>TYPE</w:t>
      </w:r>
      <w:r>
        <w:rPr>
          <w:b/>
          <w:noProof w:val="0"/>
        </w:rPr>
        <w:tab/>
      </w:r>
      <w:r>
        <w:rPr>
          <w:noProof w:val="0"/>
        </w:rPr>
        <w:t xml:space="preserve">pompe_motorisee </w:t>
      </w:r>
      <w:r>
        <w:rPr>
          <w:b/>
          <w:noProof w:val="0"/>
        </w:rPr>
        <w:t>SORTE_DE</w:t>
      </w:r>
      <w:r>
        <w:rPr>
          <w:noProof w:val="0"/>
        </w:rPr>
        <w:t xml:space="preserve"> pompe ;</w:t>
      </w:r>
    </w:p>
    <w:p w:rsidR="00AE3BD8" w:rsidRDefault="00AE3BD8">
      <w:pPr>
        <w:pStyle w:val="Courrier"/>
        <w:keepNext/>
        <w:widowControl w:val="0"/>
        <w:outlineLvl w:val="0"/>
        <w:rPr>
          <w:b/>
          <w:noProof w:val="0"/>
        </w:rPr>
      </w:pPr>
      <w:r>
        <w:rPr>
          <w:b/>
          <w:noProof w:val="0"/>
        </w:rPr>
        <w:t>ATTRIBUT</w:t>
      </w:r>
    </w:p>
    <w:p w:rsidR="00AE3BD8" w:rsidRDefault="00AE3BD8">
      <w:pPr>
        <w:pStyle w:val="Courrier"/>
        <w:keepNext/>
        <w:widowControl w:val="0"/>
        <w:rPr>
          <w:b/>
          <w:noProof w:val="0"/>
        </w:rPr>
      </w:pPr>
      <w:r>
        <w:rPr>
          <w:noProof w:val="0"/>
        </w:rPr>
        <w:tab/>
        <w:t xml:space="preserve">puissance_moteur </w:t>
      </w:r>
      <w:r>
        <w:rPr>
          <w:b/>
          <w:noProof w:val="0"/>
        </w:rPr>
        <w:t>DOMAINE ENTIER ;</w:t>
      </w:r>
    </w:p>
    <w:p w:rsidR="00AE3BD8" w:rsidRDefault="00AE3BD8">
      <w:pPr>
        <w:pStyle w:val="Courrierp"/>
        <w:rPr>
          <w:b/>
          <w:noProof w:val="0"/>
        </w:rPr>
      </w:pPr>
      <w:r>
        <w:rPr>
          <w:b/>
          <w:noProof w:val="0"/>
        </w:rPr>
        <w:tab/>
      </w:r>
      <w:r>
        <w:rPr>
          <w:noProof w:val="0"/>
        </w:rPr>
        <w:t>etat</w:t>
      </w:r>
      <w:r>
        <w:rPr>
          <w:b/>
          <w:noProof w:val="0"/>
        </w:rPr>
        <w:t xml:space="preserve"> DOMAINE </w:t>
      </w:r>
      <w:r>
        <w:rPr>
          <w:noProof w:val="0"/>
        </w:rPr>
        <w:t xml:space="preserve">'marche' 'arret' 'demande demarrage' </w:t>
      </w:r>
      <w:r>
        <w:rPr>
          <w:b/>
          <w:noProof w:val="0"/>
        </w:rPr>
        <w:t>;</w:t>
      </w:r>
    </w:p>
    <w:p w:rsidR="00AE3BD8" w:rsidRDefault="00AE3BD8">
      <w:r>
        <w:t xml:space="preserve">Dans cet exemple, on surcharge la facette DOMAINE de l'attribut </w:t>
      </w:r>
      <w:r>
        <w:rPr>
          <w:i/>
        </w:rPr>
        <w:t>état</w:t>
      </w:r>
      <w:r>
        <w:t>. Toute caractéristique ou toute règle ayant un nom peut ainsi être surchargée.</w:t>
      </w:r>
    </w:p>
    <w:p w:rsidR="00AE3BD8" w:rsidRDefault="00AE3BD8">
      <w:r>
        <w:t>Ce petit exemple a permis de présenter les principaux aspects de la notion d'héritage. Ceux-ci sont les suivants :</w:t>
      </w:r>
    </w:p>
    <w:p w:rsidR="00AE3BD8" w:rsidRDefault="00AE3BD8">
      <w:pPr>
        <w:ind w:left="708" w:hanging="360"/>
      </w:pPr>
      <w:r>
        <w:fldChar w:fldCharType="begin"/>
      </w:r>
      <w:r>
        <w:instrText>SYMBOL 183 \f "Symbol" \s 10 \h</w:instrText>
      </w:r>
      <w:r>
        <w:fldChar w:fldCharType="end"/>
      </w:r>
      <w:r>
        <w:tab/>
        <w:t xml:space="preserve">Factorisation d'information dans des classes supérieures (celles qui sont héritées). On </w:t>
      </w:r>
      <w:r>
        <w:rPr>
          <w:b/>
        </w:rPr>
        <w:t>met en commun</w:t>
      </w:r>
      <w:r>
        <w:t xml:space="preserve"> plusieurs attributs et règles dans une même classe.</w:t>
      </w:r>
    </w:p>
    <w:p w:rsidR="00AE3BD8" w:rsidRDefault="00AE3BD8">
      <w:pPr>
        <w:ind w:left="708" w:hanging="360"/>
      </w:pPr>
      <w:r>
        <w:fldChar w:fldCharType="begin"/>
      </w:r>
      <w:r>
        <w:instrText>SYMBOL 183 \f "Symbol" \s 10 \h</w:instrText>
      </w:r>
      <w:r>
        <w:fldChar w:fldCharType="end"/>
      </w:r>
      <w:r>
        <w:tab/>
        <w:t xml:space="preserve">Spécification des attributs et des comportements dans les classes inférieures (celles qui héritent). On </w:t>
      </w:r>
      <w:r>
        <w:rPr>
          <w:b/>
        </w:rPr>
        <w:t xml:space="preserve">ajoute </w:t>
      </w:r>
      <w:r>
        <w:t>des attributs et des règles dans les classes spécialisées.</w:t>
      </w:r>
    </w:p>
    <w:p w:rsidR="00AE3BD8" w:rsidRDefault="00AE3BD8">
      <w:pPr>
        <w:ind w:left="708" w:hanging="360"/>
      </w:pPr>
      <w:r>
        <w:fldChar w:fldCharType="begin"/>
      </w:r>
      <w:r>
        <w:instrText>SYMBOL 183 \f "Symbol" \s 10 \h</w:instrText>
      </w:r>
      <w:r>
        <w:fldChar w:fldCharType="end"/>
      </w:r>
      <w:r>
        <w:tab/>
        <w:t xml:space="preserve">Redéfinition de certains comportements dans des classes inférieures. On </w:t>
      </w:r>
      <w:r>
        <w:rPr>
          <w:b/>
        </w:rPr>
        <w:t>surcharge</w:t>
      </w:r>
      <w:r>
        <w:t xml:space="preserve"> les caractéristiques des classes mères.</w:t>
      </w:r>
    </w:p>
    <w:p w:rsidR="00AE3BD8" w:rsidRDefault="00AE3BD8">
      <w:r>
        <w:t xml:space="preserve">Cette méthode d'approche est propre aux langages objets. Elle est très adaptée aux domaines nécessitant une conception rigoureuse car elle permet d'exprimer un problème en le décomposant en </w:t>
      </w:r>
      <w:r w:rsidR="009E5C7C">
        <w:t>sous-systèmes</w:t>
      </w:r>
      <w:r>
        <w:t>.</w:t>
      </w:r>
    </w:p>
    <w:p w:rsidR="00AE3BD8" w:rsidRDefault="00AE3BD8">
      <w:r>
        <w:t>Il est possible en FIGARO qu'une classe hérite de plusieurs classes : cela s'appelle de l'héritage multiple. La classe profitera de chacune des caractéristiques des classes héritées. La nouvelle classe dispose alors de l'</w:t>
      </w:r>
      <w:r>
        <w:rPr>
          <w:b/>
        </w:rPr>
        <w:t>union</w:t>
      </w:r>
      <w:r>
        <w:t xml:space="preserve"> des caractéristiques des classes héritées. Elle peut alors ajouter des caractéristiques ou bien en redéfinir comme nous venons de le voir. Dans l'exemple suivant, la classe pompe_motorisée est une pompe et un composant électrique.</w:t>
      </w:r>
    </w:p>
    <w:p w:rsidR="00AE3BD8" w:rsidRDefault="00AE3BD8">
      <w:pPr>
        <w:pStyle w:val="Courrier"/>
        <w:keepNext/>
        <w:widowControl w:val="0"/>
        <w:rPr>
          <w:noProof w:val="0"/>
        </w:rPr>
      </w:pPr>
      <w:r>
        <w:rPr>
          <w:b/>
          <w:noProof w:val="0"/>
        </w:rPr>
        <w:t>TYPE</w:t>
      </w:r>
      <w:r>
        <w:rPr>
          <w:b/>
          <w:noProof w:val="0"/>
        </w:rPr>
        <w:tab/>
      </w:r>
      <w:r>
        <w:rPr>
          <w:noProof w:val="0"/>
        </w:rPr>
        <w:t>pompe ;</w:t>
      </w:r>
    </w:p>
    <w:p w:rsidR="00AE3BD8" w:rsidRDefault="00AE3BD8">
      <w:pPr>
        <w:pStyle w:val="Courrier"/>
        <w:keepNext/>
        <w:widowControl w:val="0"/>
        <w:outlineLvl w:val="0"/>
        <w:rPr>
          <w:b/>
          <w:noProof w:val="0"/>
        </w:rPr>
      </w:pPr>
      <w:r>
        <w:rPr>
          <w:b/>
          <w:noProof w:val="0"/>
        </w:rPr>
        <w:t>ATTRIBUT</w:t>
      </w:r>
    </w:p>
    <w:p w:rsidR="00AE3BD8" w:rsidRDefault="00AE3BD8">
      <w:pPr>
        <w:pStyle w:val="Courrier"/>
        <w:keepNext/>
        <w:widowControl w:val="0"/>
        <w:rPr>
          <w:b/>
          <w:noProof w:val="0"/>
        </w:rPr>
      </w:pPr>
      <w:r>
        <w:rPr>
          <w:b/>
          <w:noProof w:val="0"/>
        </w:rPr>
        <w:tab/>
      </w:r>
      <w:r>
        <w:rPr>
          <w:noProof w:val="0"/>
        </w:rPr>
        <w:t>debit</w:t>
      </w:r>
      <w:r>
        <w:rPr>
          <w:b/>
          <w:noProof w:val="0"/>
        </w:rPr>
        <w:t xml:space="preserve"> DOMAINE</w:t>
      </w:r>
      <w:r>
        <w:rPr>
          <w:noProof w:val="0"/>
        </w:rPr>
        <w:tab/>
      </w:r>
      <w:r>
        <w:rPr>
          <w:b/>
          <w:noProof w:val="0"/>
        </w:rPr>
        <w:t>REEL ;</w:t>
      </w:r>
    </w:p>
    <w:p w:rsidR="00AE3BD8" w:rsidRDefault="00AE3BD8">
      <w:pPr>
        <w:pStyle w:val="Courrier"/>
        <w:rPr>
          <w:noProof w:val="0"/>
        </w:rPr>
      </w:pPr>
      <w:r>
        <w:rPr>
          <w:b/>
          <w:noProof w:val="0"/>
        </w:rPr>
        <w:tab/>
      </w:r>
      <w:r>
        <w:rPr>
          <w:noProof w:val="0"/>
        </w:rPr>
        <w:t>etat</w:t>
      </w:r>
      <w:r>
        <w:rPr>
          <w:b/>
          <w:noProof w:val="0"/>
        </w:rPr>
        <w:t xml:space="preserve">  DOMAINE</w:t>
      </w:r>
      <w:r>
        <w:rPr>
          <w:b/>
          <w:noProof w:val="0"/>
        </w:rPr>
        <w:tab/>
      </w:r>
      <w:r>
        <w:rPr>
          <w:noProof w:val="0"/>
        </w:rPr>
        <w:t>'arret' 'marche' ;</w:t>
      </w:r>
    </w:p>
    <w:p w:rsidR="00AE3BD8" w:rsidRDefault="00AE3BD8">
      <w:pPr>
        <w:pStyle w:val="Courrier"/>
        <w:rPr>
          <w:noProof w:val="0"/>
        </w:rPr>
      </w:pPr>
    </w:p>
    <w:p w:rsidR="00AE3BD8" w:rsidRDefault="00AE3BD8">
      <w:pPr>
        <w:pStyle w:val="Courrier"/>
        <w:keepNext/>
        <w:widowControl w:val="0"/>
        <w:rPr>
          <w:noProof w:val="0"/>
        </w:rPr>
      </w:pPr>
      <w:r>
        <w:rPr>
          <w:b/>
          <w:noProof w:val="0"/>
        </w:rPr>
        <w:t>TYPE</w:t>
      </w:r>
      <w:r>
        <w:rPr>
          <w:b/>
          <w:noProof w:val="0"/>
        </w:rPr>
        <w:tab/>
      </w:r>
      <w:r>
        <w:rPr>
          <w:noProof w:val="0"/>
        </w:rPr>
        <w:t>composant_electrique ;</w:t>
      </w:r>
    </w:p>
    <w:p w:rsidR="00AE3BD8" w:rsidRDefault="00AE3BD8">
      <w:pPr>
        <w:pStyle w:val="Courrier"/>
        <w:keepNext/>
        <w:widowControl w:val="0"/>
        <w:outlineLvl w:val="0"/>
        <w:rPr>
          <w:b/>
          <w:noProof w:val="0"/>
        </w:rPr>
      </w:pPr>
      <w:r>
        <w:rPr>
          <w:b/>
          <w:noProof w:val="0"/>
        </w:rPr>
        <w:t>ATTRIBUT</w:t>
      </w:r>
    </w:p>
    <w:p w:rsidR="00AE3BD8" w:rsidRDefault="00AE3BD8">
      <w:pPr>
        <w:pStyle w:val="Courrier"/>
        <w:rPr>
          <w:b/>
          <w:noProof w:val="0"/>
        </w:rPr>
      </w:pPr>
      <w:r>
        <w:rPr>
          <w:b/>
          <w:noProof w:val="0"/>
        </w:rPr>
        <w:tab/>
      </w:r>
      <w:r>
        <w:rPr>
          <w:noProof w:val="0"/>
        </w:rPr>
        <w:t>puissance_moteur</w:t>
      </w:r>
      <w:r>
        <w:rPr>
          <w:b/>
          <w:noProof w:val="0"/>
        </w:rPr>
        <w:t xml:space="preserve"> DOMAINE</w:t>
      </w:r>
      <w:r>
        <w:rPr>
          <w:noProof w:val="0"/>
        </w:rPr>
        <w:t xml:space="preserve"> </w:t>
      </w:r>
      <w:r>
        <w:rPr>
          <w:b/>
          <w:noProof w:val="0"/>
        </w:rPr>
        <w:t>ENTIER ;</w:t>
      </w:r>
    </w:p>
    <w:p w:rsidR="00AE3BD8" w:rsidRDefault="00AE3BD8">
      <w:pPr>
        <w:pStyle w:val="Courrier"/>
        <w:rPr>
          <w:noProof w:val="0"/>
        </w:rPr>
      </w:pPr>
    </w:p>
    <w:p w:rsidR="00AE3BD8" w:rsidRDefault="00AE3BD8">
      <w:pPr>
        <w:pStyle w:val="Courrierp"/>
        <w:rPr>
          <w:noProof w:val="0"/>
        </w:rPr>
      </w:pPr>
      <w:r>
        <w:rPr>
          <w:b/>
          <w:noProof w:val="0"/>
        </w:rPr>
        <w:t>TYPE</w:t>
      </w:r>
      <w:r>
        <w:rPr>
          <w:b/>
          <w:noProof w:val="0"/>
        </w:rPr>
        <w:tab/>
      </w:r>
      <w:r>
        <w:rPr>
          <w:noProof w:val="0"/>
        </w:rPr>
        <w:t xml:space="preserve">pompe_motorisee </w:t>
      </w:r>
      <w:r>
        <w:rPr>
          <w:b/>
          <w:noProof w:val="0"/>
        </w:rPr>
        <w:t>SORTE_DE</w:t>
      </w:r>
      <w:r>
        <w:rPr>
          <w:noProof w:val="0"/>
        </w:rPr>
        <w:t xml:space="preserve"> pompe composant_electrique ;</w:t>
      </w:r>
    </w:p>
    <w:p w:rsidR="00AE3BD8" w:rsidRDefault="00AE3BD8">
      <w:r>
        <w:t>On peut représenter cet héritage par le graphe suivant :</w:t>
      </w:r>
    </w:p>
    <w:p w:rsidR="00AE3BD8" w:rsidRDefault="00AE3BD8">
      <w:pPr>
        <w:ind w:left="-1276"/>
        <w:rPr>
          <w:sz w:val="16"/>
        </w:rPr>
      </w:pPr>
    </w:p>
    <w:p w:rsidR="00AE3BD8" w:rsidRDefault="00AE3BD8">
      <w:pPr>
        <w:ind w:left="-1276"/>
        <w:rPr>
          <w:sz w:val="16"/>
        </w:rPr>
      </w:pPr>
    </w:p>
    <w:p w:rsidR="00AE3BD8" w:rsidRDefault="00347436">
      <w:r>
        <w:rPr>
          <w:noProof/>
        </w:rPr>
        <w:drawing>
          <wp:inline distT="0" distB="0" distL="0" distR="0" wp14:anchorId="02CD85A2" wp14:editId="218C5A2A">
            <wp:extent cx="5756910" cy="37052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910" cy="3705225"/>
                    </a:xfrm>
                    <a:prstGeom prst="rect">
                      <a:avLst/>
                    </a:prstGeom>
                    <a:noFill/>
                    <a:ln>
                      <a:noFill/>
                    </a:ln>
                  </pic:spPr>
                </pic:pic>
              </a:graphicData>
            </a:graphic>
          </wp:inline>
        </w:drawing>
      </w:r>
    </w:p>
    <w:p w:rsidR="00AE3BD8" w:rsidRDefault="00AE3BD8">
      <w:r>
        <w:t>Néanmoins, certains problèmes peuvent apparaître lorsque deux caractéristiques héritées de classes différentes portent le même nom : il n'est pas possible de connaître la provenance de cette caractéristique.</w:t>
      </w:r>
    </w:p>
    <w:p w:rsidR="00AE3BD8" w:rsidRDefault="00AE3BD8">
      <w:pPr>
        <w:pStyle w:val="Courrier"/>
        <w:keepNext/>
        <w:widowControl w:val="0"/>
        <w:rPr>
          <w:noProof w:val="0"/>
        </w:rPr>
      </w:pPr>
      <w:r>
        <w:rPr>
          <w:b/>
          <w:noProof w:val="0"/>
        </w:rPr>
        <w:t xml:space="preserve">TYPE </w:t>
      </w:r>
      <w:r>
        <w:rPr>
          <w:noProof w:val="0"/>
        </w:rPr>
        <w:t>pompe ;</w:t>
      </w:r>
    </w:p>
    <w:p w:rsidR="00AE3BD8" w:rsidRDefault="00AE3BD8">
      <w:pPr>
        <w:pStyle w:val="Courrier"/>
        <w:keepNext/>
        <w:widowControl w:val="0"/>
        <w:outlineLvl w:val="0"/>
        <w:rPr>
          <w:noProof w:val="0"/>
        </w:rPr>
      </w:pPr>
      <w:r>
        <w:rPr>
          <w:b/>
          <w:noProof w:val="0"/>
        </w:rPr>
        <w:t>ATTRIBUT</w:t>
      </w:r>
    </w:p>
    <w:p w:rsidR="00AE3BD8" w:rsidRDefault="00AE3BD8">
      <w:pPr>
        <w:pStyle w:val="Courrier"/>
        <w:rPr>
          <w:noProof w:val="0"/>
        </w:rPr>
      </w:pPr>
      <w:r>
        <w:rPr>
          <w:noProof w:val="0"/>
        </w:rPr>
        <w:tab/>
        <w:t xml:space="preserve">etat </w:t>
      </w:r>
      <w:r>
        <w:rPr>
          <w:b/>
          <w:noProof w:val="0"/>
        </w:rPr>
        <w:t xml:space="preserve">DOMAINE </w:t>
      </w:r>
      <w:r>
        <w:rPr>
          <w:noProof w:val="0"/>
        </w:rPr>
        <w:t>'marche' 'arret' ;</w:t>
      </w:r>
    </w:p>
    <w:p w:rsidR="00AE3BD8" w:rsidRDefault="00AE3BD8">
      <w:pPr>
        <w:pStyle w:val="Courrier"/>
        <w:rPr>
          <w:noProof w:val="0"/>
        </w:rPr>
      </w:pPr>
    </w:p>
    <w:p w:rsidR="00AE3BD8" w:rsidRDefault="00AE3BD8">
      <w:pPr>
        <w:pStyle w:val="Courrier"/>
        <w:keepNext/>
        <w:widowControl w:val="0"/>
        <w:rPr>
          <w:noProof w:val="0"/>
        </w:rPr>
      </w:pPr>
      <w:r>
        <w:rPr>
          <w:b/>
          <w:noProof w:val="0"/>
        </w:rPr>
        <w:t xml:space="preserve">TYPE </w:t>
      </w:r>
      <w:r>
        <w:rPr>
          <w:noProof w:val="0"/>
        </w:rPr>
        <w:t>appareil_motorise ;</w:t>
      </w:r>
    </w:p>
    <w:p w:rsidR="00AE3BD8" w:rsidRDefault="00AE3BD8">
      <w:pPr>
        <w:pStyle w:val="Courrier"/>
        <w:keepNext/>
        <w:widowControl w:val="0"/>
        <w:outlineLvl w:val="0"/>
        <w:rPr>
          <w:noProof w:val="0"/>
        </w:rPr>
      </w:pPr>
      <w:r>
        <w:rPr>
          <w:b/>
          <w:noProof w:val="0"/>
        </w:rPr>
        <w:t>ATTRIBUT</w:t>
      </w:r>
    </w:p>
    <w:p w:rsidR="00AE3BD8" w:rsidRDefault="00AE3BD8">
      <w:pPr>
        <w:pStyle w:val="Courrier"/>
        <w:rPr>
          <w:noProof w:val="0"/>
        </w:rPr>
      </w:pPr>
      <w:r>
        <w:rPr>
          <w:noProof w:val="0"/>
        </w:rPr>
        <w:tab/>
        <w:t xml:space="preserve">etat </w:t>
      </w:r>
      <w:r>
        <w:rPr>
          <w:b/>
          <w:noProof w:val="0"/>
        </w:rPr>
        <w:t xml:space="preserve">DOMAINE </w:t>
      </w:r>
      <w:r>
        <w:rPr>
          <w:noProof w:val="0"/>
        </w:rPr>
        <w:t>'marche_rapide' 'marche_lente' 'arret' ;</w:t>
      </w:r>
    </w:p>
    <w:p w:rsidR="00AE3BD8" w:rsidRDefault="00AE3BD8">
      <w:pPr>
        <w:pStyle w:val="Courrier"/>
        <w:rPr>
          <w:noProof w:val="0"/>
        </w:rPr>
      </w:pPr>
    </w:p>
    <w:p w:rsidR="00AE3BD8" w:rsidRDefault="00AE3BD8">
      <w:pPr>
        <w:pStyle w:val="Courrier"/>
        <w:keepNext/>
        <w:widowControl w:val="0"/>
        <w:outlineLvl w:val="0"/>
        <w:rPr>
          <w:noProof w:val="0"/>
        </w:rPr>
      </w:pPr>
      <w:r>
        <w:rPr>
          <w:b/>
          <w:noProof w:val="0"/>
        </w:rPr>
        <w:t xml:space="preserve">TYPE </w:t>
      </w:r>
      <w:r>
        <w:rPr>
          <w:noProof w:val="0"/>
        </w:rPr>
        <w:t>pompe_motorisee</w:t>
      </w:r>
    </w:p>
    <w:p w:rsidR="00AE3BD8" w:rsidRDefault="00AE3BD8">
      <w:pPr>
        <w:pStyle w:val="Courrier"/>
        <w:keepNext/>
        <w:widowControl w:val="0"/>
        <w:rPr>
          <w:noProof w:val="0"/>
        </w:rPr>
      </w:pPr>
      <w:r>
        <w:rPr>
          <w:b/>
          <w:noProof w:val="0"/>
        </w:rPr>
        <w:t xml:space="preserve">SORTE_DE </w:t>
      </w:r>
      <w:r>
        <w:rPr>
          <w:noProof w:val="0"/>
        </w:rPr>
        <w:t>pompe appareil_motorise ;</w:t>
      </w:r>
    </w:p>
    <w:p w:rsidR="00AE3BD8" w:rsidRDefault="00AE3BD8">
      <w:pPr>
        <w:pStyle w:val="Courrierp"/>
        <w:rPr>
          <w:noProof w:val="0"/>
        </w:rPr>
      </w:pPr>
      <w:r>
        <w:rPr>
          <w:noProof w:val="0"/>
        </w:rPr>
        <w:t>(* Quel est le DOMAINE de l'ATTRIBUT etat ? *)</w:t>
      </w:r>
    </w:p>
    <w:p w:rsidR="00AE3BD8" w:rsidRDefault="00AE3BD8">
      <w:r>
        <w:t>Les règles de gestion des mécanismes de surcharge et d'héritage mises en oeuvre dans FIGARO sont complètement explicitées en référence /2/. Dans ce manuel, nous nous contenterons d'exposer les principes de ces mécanismes et les interdits associés (cf. Notions avancées).</w:t>
      </w:r>
    </w:p>
    <w:p w:rsidR="00AE3BD8" w:rsidRDefault="00AE3BD8">
      <w:pPr>
        <w:pStyle w:val="Titre2"/>
      </w:pPr>
      <w:bookmarkStart w:id="111" w:name="_Toc334607166"/>
      <w:bookmarkStart w:id="112" w:name="_Toc335111871"/>
      <w:bookmarkStart w:id="113" w:name="_Toc335647105"/>
      <w:bookmarkStart w:id="114" w:name="_Toc335647199"/>
      <w:bookmarkStart w:id="115" w:name="_Toc335704112"/>
      <w:bookmarkStart w:id="116" w:name="_Toc342099152"/>
      <w:bookmarkStart w:id="117" w:name="_Toc342986827"/>
      <w:bookmarkStart w:id="118" w:name="_Toc343072179"/>
      <w:bookmarkStart w:id="119" w:name="_Toc443104426"/>
      <w:r>
        <w:tab/>
      </w:r>
      <w:bookmarkStart w:id="120" w:name="_Toc399235856"/>
      <w:r>
        <w:t>Communication entre les objets</w:t>
      </w:r>
      <w:bookmarkEnd w:id="111"/>
      <w:bookmarkEnd w:id="112"/>
      <w:bookmarkEnd w:id="113"/>
      <w:bookmarkEnd w:id="114"/>
      <w:bookmarkEnd w:id="115"/>
      <w:bookmarkEnd w:id="116"/>
      <w:bookmarkEnd w:id="117"/>
      <w:bookmarkEnd w:id="118"/>
      <w:bookmarkEnd w:id="119"/>
      <w:bookmarkEnd w:id="120"/>
      <w:r>
        <w:t xml:space="preserve"> </w:t>
      </w:r>
      <w:r>
        <w:fldChar w:fldCharType="begin"/>
      </w:r>
      <w:r>
        <w:instrText xml:space="preserve"> XE "INTERFACE" </w:instrText>
      </w:r>
      <w:r>
        <w:fldChar w:fldCharType="end"/>
      </w:r>
    </w:p>
    <w:p w:rsidR="00AE3BD8" w:rsidRDefault="00AE3BD8">
      <w:r>
        <w:t xml:space="preserve">Un système est un ensemble de composants. Pour assurer les fonctions du système, les composants sont </w:t>
      </w:r>
      <w:r>
        <w:rPr>
          <w:b/>
        </w:rPr>
        <w:t>reliés</w:t>
      </w:r>
      <w:r>
        <w:t xml:space="preserve"> entre eux. On peut distinguer trois types de liens principaux :</w:t>
      </w:r>
    </w:p>
    <w:p w:rsidR="00AE3BD8" w:rsidRDefault="00AE3BD8">
      <w:pPr>
        <w:pStyle w:val="Dcal"/>
      </w:pPr>
      <w:r>
        <w:t>-</w:t>
      </w:r>
      <w:r>
        <w:tab/>
        <w:t>Les liens topologiques : les composants sont reliés entre eux pour propager les flux principaux du système. Exemple : tuyauteries pour propager le fluide dans un système thermohydraulique, câbles pour propager le courant dans les systèmes électriques.</w:t>
      </w:r>
    </w:p>
    <w:p w:rsidR="00AE3BD8" w:rsidRDefault="00AE3BD8">
      <w:pPr>
        <w:pStyle w:val="Dcal"/>
      </w:pPr>
      <w:r>
        <w:t>-</w:t>
      </w:r>
      <w:r>
        <w:tab/>
        <w:t>Les liens fonctionnels : le fonctionnement d'un composant du système est dépendant d'autres composants. Exemple : une pompe en secours d'une autre ne démarre que si la pompe normale est défaillante.</w:t>
      </w:r>
    </w:p>
    <w:p w:rsidR="00AE3BD8" w:rsidRDefault="00AE3BD8">
      <w:pPr>
        <w:pStyle w:val="Dcal"/>
      </w:pPr>
      <w:r>
        <w:t>-</w:t>
      </w:r>
      <w:r>
        <w:tab/>
        <w:t>Les liens entre les composants du système et les systèmes support. Exemple : un tableau Basse Tension alimente le moteur d'une pompe.</w:t>
      </w:r>
    </w:p>
    <w:p w:rsidR="00AE3BD8" w:rsidRDefault="00AE3BD8">
      <w:r>
        <w:t>La modélisation des liens entre les objets d'un système est un point important de l'élaboration d'un modèle de système, puisque le comportement de chaque objet dépend principalement du comportement des objets qui lui sont reliés.</w:t>
      </w:r>
    </w:p>
    <w:p w:rsidR="00AE3BD8" w:rsidRDefault="00AE3BD8">
      <w:r>
        <w:t xml:space="preserve">Lorsque l'on dispose d'un système particulier à modéliser, on connaît la structure du système, et on est donc capable de représenter facilement les liens entre les objets du système. </w:t>
      </w:r>
      <w:r w:rsidR="00232F04">
        <w:t>En revanche</w:t>
      </w:r>
      <w:r>
        <w:t>, lorsqu'on élabore un modèle générique à une classe de systèmes (description de Types dans une base de connaissances), on ne connaît que les relations (potentielles ou obligatoires) existant entre les Types. Par exemple, un objet quelconque de type pompe_motorisée est reliée à un et un seul objet de type tableau_électrique.</w:t>
      </w:r>
    </w:p>
    <w:p w:rsidR="00AE3BD8" w:rsidRDefault="00AE3BD8">
      <w:r>
        <w:t>Le langage FIGARO permet à la fois :</w:t>
      </w:r>
    </w:p>
    <w:p w:rsidR="00AE3BD8" w:rsidRDefault="00AE3BD8">
      <w:pPr>
        <w:pStyle w:val="Dcal"/>
      </w:pPr>
      <w:r>
        <w:t>*</w:t>
      </w:r>
      <w:r>
        <w:tab/>
        <w:t>de représenter, pour chaque type décrit dans une base de connaissances, les relations potentielles ou obligatoires existant entre un objet quelconque de ce type et les objets des autres types (écriture d'un modèle générique), voire des objets de même type.</w:t>
      </w:r>
    </w:p>
    <w:p w:rsidR="00AE3BD8" w:rsidRDefault="00AE3BD8">
      <w:pPr>
        <w:pStyle w:val="Dcal"/>
      </w:pPr>
      <w:r>
        <w:t>*</w:t>
      </w:r>
      <w:r>
        <w:tab/>
        <w:t>de "renseigner précisément" ces relations au niveau de chaque objet d'un système particulier (d'instancier ces relations) afin de définir précisément l'ensemble des objets du système liés à cet objet particulier.</w:t>
      </w:r>
    </w:p>
    <w:p w:rsidR="00AE3BD8" w:rsidRDefault="00AE3BD8">
      <w:r>
        <w:t xml:space="preserve">Les liens entre les objets d'un système sont représentés en FIGARO par les </w:t>
      </w:r>
      <w:r>
        <w:rPr>
          <w:b/>
        </w:rPr>
        <w:t>champs d'interface</w:t>
      </w:r>
      <w:r>
        <w:t>.</w:t>
      </w:r>
    </w:p>
    <w:p w:rsidR="00AE3BD8" w:rsidRDefault="00AE3BD8">
      <w:pPr>
        <w:pStyle w:val="Titre3"/>
      </w:pPr>
      <w:bookmarkStart w:id="121" w:name="_Toc342099153"/>
      <w:bookmarkStart w:id="122" w:name="_Toc342986828"/>
      <w:bookmarkStart w:id="123" w:name="_Toc343072180"/>
      <w:bookmarkStart w:id="124" w:name="_Toc443104427"/>
      <w:bookmarkStart w:id="125" w:name="_Toc399235857"/>
      <w:r>
        <w:t>Champs interface d'un type</w:t>
      </w:r>
      <w:bookmarkEnd w:id="121"/>
      <w:bookmarkEnd w:id="122"/>
      <w:bookmarkEnd w:id="123"/>
      <w:bookmarkEnd w:id="124"/>
      <w:bookmarkEnd w:id="125"/>
    </w:p>
    <w:p w:rsidR="00AE3BD8" w:rsidRDefault="00AE3BD8">
      <w:r>
        <w:t xml:space="preserve">Lorsqu'on définit un type (une classe d'objets), on doit définir </w:t>
      </w:r>
      <w:r>
        <w:rPr>
          <w:b/>
        </w:rPr>
        <w:t>les relations</w:t>
      </w:r>
      <w:r>
        <w:t xml:space="preserve"> existant entre un objet quelconque de ce type et les objets des autres types. Plus précisément, les champs interface d'un type permettent de définir :</w:t>
      </w:r>
    </w:p>
    <w:p w:rsidR="00AE3BD8" w:rsidRDefault="00AE3BD8">
      <w:pPr>
        <w:pStyle w:val="Dcal"/>
      </w:pPr>
      <w:r>
        <w:t>-</w:t>
      </w:r>
      <w:r>
        <w:tab/>
        <w:t>les relations existant avec les autres types, voire les objets de même type,</w:t>
      </w:r>
    </w:p>
    <w:p w:rsidR="00AE3BD8" w:rsidRDefault="00AE3BD8">
      <w:pPr>
        <w:pStyle w:val="Dcal"/>
      </w:pPr>
      <w:r>
        <w:t>-</w:t>
      </w:r>
      <w:r>
        <w:tab/>
        <w:t>la cardinalité de chaque relation, qui permet de préciser notamment si celle-ci est obligatoire ou non.</w:t>
      </w:r>
    </w:p>
    <w:p w:rsidR="00AE3BD8" w:rsidRDefault="00AE3BD8">
      <w:pPr>
        <w:outlineLvl w:val="0"/>
      </w:pPr>
      <w:r>
        <w:t>Exemple 1</w:t>
      </w:r>
    </w:p>
    <w:p w:rsidR="00AE3BD8" w:rsidRDefault="00AE3BD8">
      <w:r>
        <w:t>Pour fonctionner, les objets de type "Pompe-motorisée" ont besoin d'un et un seul tableau électrique d'alimentation. Cette relation obligatoire se décrit de façon formelle par le schéma suivant :</w:t>
      </w:r>
    </w:p>
    <w:p w:rsidR="009E5C7C" w:rsidRDefault="009E5C7C"/>
    <w:p w:rsidR="00AE3BD8" w:rsidRDefault="00347436" w:rsidP="009E5C7C">
      <w:r>
        <w:rPr>
          <w:rFonts w:ascii="Times New Roman" w:hAnsi="Times New Roman"/>
          <w:noProof/>
        </w:rPr>
        <mc:AlternateContent>
          <mc:Choice Requires="wpg">
            <w:drawing>
              <wp:anchor distT="0" distB="0" distL="114300" distR="114300" simplePos="0" relativeHeight="251657728" behindDoc="0" locked="0" layoutInCell="0" allowOverlap="1" wp14:anchorId="1C3D872A" wp14:editId="7F772860">
                <wp:simplePos x="0" y="0"/>
                <wp:positionH relativeFrom="column">
                  <wp:posOffset>778510</wp:posOffset>
                </wp:positionH>
                <wp:positionV relativeFrom="paragraph">
                  <wp:posOffset>-95250</wp:posOffset>
                </wp:positionV>
                <wp:extent cx="4599305" cy="456565"/>
                <wp:effectExtent l="0" t="0" r="0" b="0"/>
                <wp:wrapNone/>
                <wp:docPr id="4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9305" cy="456565"/>
                          <a:chOff x="0" y="0"/>
                          <a:chExt cx="19999" cy="20000"/>
                        </a:xfrm>
                      </wpg:grpSpPr>
                      <wps:wsp>
                        <wps:cNvPr id="48" name="Rectangle 78"/>
                        <wps:cNvSpPr>
                          <a:spLocks noChangeArrowheads="1"/>
                        </wps:cNvSpPr>
                        <wps:spPr bwMode="auto">
                          <a:xfrm>
                            <a:off x="0" y="0"/>
                            <a:ext cx="5884" cy="19777"/>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96B94" w:rsidRDefault="00C96B94">
                              <w:pPr>
                                <w:jc w:val="center"/>
                              </w:pPr>
                              <w:r>
                                <w:t>Type pompes_motorisées</w:t>
                              </w:r>
                            </w:p>
                          </w:txbxContent>
                        </wps:txbx>
                        <wps:bodyPr rot="0" vert="horz" wrap="square" lIns="12700" tIns="12700" rIns="12700" bIns="12700" anchor="t" anchorCtr="0" upright="1">
                          <a:noAutofit/>
                        </wps:bodyPr>
                      </wps:wsp>
                      <wps:wsp>
                        <wps:cNvPr id="49" name="Rectangle 79"/>
                        <wps:cNvSpPr>
                          <a:spLocks noChangeArrowheads="1"/>
                        </wps:cNvSpPr>
                        <wps:spPr bwMode="auto">
                          <a:xfrm>
                            <a:off x="14115" y="223"/>
                            <a:ext cx="5884" cy="19777"/>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96B94" w:rsidRDefault="00C96B94">
                              <w:pPr>
                                <w:jc w:val="center"/>
                              </w:pPr>
                              <w:r>
                                <w:t>Type tableaux_électriques</w:t>
                              </w:r>
                            </w:p>
                          </w:txbxContent>
                        </wps:txbx>
                        <wps:bodyPr rot="0" vert="horz" wrap="square" lIns="12700" tIns="12700" rIns="12700" bIns="12700" anchor="t" anchorCtr="0" upright="1">
                          <a:noAutofit/>
                        </wps:bodyPr>
                      </wps:wsp>
                      <wps:wsp>
                        <wps:cNvPr id="50" name="Line 80"/>
                        <wps:cNvCnPr/>
                        <wps:spPr bwMode="auto">
                          <a:xfrm>
                            <a:off x="5881" y="12100"/>
                            <a:ext cx="8237" cy="28"/>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77" o:spid="_x0000_s1026" style="position:absolute;left:0;text-align:left;margin-left:61.3pt;margin-top:-7.5pt;width:362.15pt;height:35.95pt;z-index:251657728" coordsize="1999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" o:allowincell="f">
                <v:rect id="Rectangle 78" o:spid="_x0000_s1027" style="position:absolute;width:5884;height:197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Ri7r8A&#10;AADbAAAADwAAAGRycy9kb3ducmV2LnhtbERPz2vCMBS+D/wfwhO8zdQiY1SjqFDoaTK3gcdH82yK&#10;zUtNslr/e3MY7Pjx/V5vR9uJgXxoHStYzDMQxLXTLTcKvr/K13cQISJr7ByTggcF2G4mL2sstLvz&#10;Jw2n2IgUwqFABSbGvpAy1IYshrnriRN3cd5iTNA3Unu8p3DbyTzL3qTFllODwZ4Ohurr6dcqOH7k&#10;w01zl/+UuyUZvz9XZVMpNZuOuxWISGP8F/+5K61gmcamL+kHyM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JGLuvwAAANsAAAAPAAAAAAAAAAAAAAAAAJgCAABkcnMvZG93bnJl&#10;di54bWxQSwUGAAAAAAQABAD1AAAAhAMAAAAA&#10;" strokeweight="1pt">
                  <v:textbox inset="1pt,1pt,1pt,1pt">
                    <w:txbxContent>
                      <w:p w:rsidR="00C96B94" w:rsidRDefault="00C96B94">
                        <w:pPr>
                          <w:jc w:val="center"/>
                        </w:pPr>
                        <w:r>
                          <w:t>Type pompes_motorisées</w:t>
                        </w:r>
                      </w:p>
                    </w:txbxContent>
                  </v:textbox>
                </v:rect>
                <v:rect id="Rectangle 79" o:spid="_x0000_s1028" style="position:absolute;left:14115;top:223;width:5884;height:197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jHdcMA&#10;AADbAAAADwAAAGRycy9kb3ducmV2LnhtbESPQWvCQBSE7wX/w/IK3uqmQaSNrqKFQE6W2hY8PrLP&#10;bDD7Nt1dY/z3XaHQ4zAz3zCrzWg7MZAPrWMFz7MMBHHtdMuNgq/P8ukFRIjIGjvHpOBGATbrycMK&#10;C+2u/EHDITYiQTgUqMDE2BdShtqQxTBzPXHyTs5bjEn6RmqP1wS3ncyzbCEttpwWDPb0Zqg+Hy5W&#10;wfs+H340d/l3uZ2T8btjVTaVUtPHcbsEEWmM/+G/dqUVzF/h/iX9AL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jHdcMAAADbAAAADwAAAAAAAAAAAAAAAACYAgAAZHJzL2Rv&#10;d25yZXYueG1sUEsFBgAAAAAEAAQA9QAAAIgDAAAAAA==&#10;" strokeweight="1pt">
                  <v:textbox inset="1pt,1pt,1pt,1pt">
                    <w:txbxContent>
                      <w:p w:rsidR="00C96B94" w:rsidRDefault="00C96B94">
                        <w:pPr>
                          <w:jc w:val="center"/>
                        </w:pPr>
                        <w:r>
                          <w:t>Type tableaux_électriques</w:t>
                        </w:r>
                      </w:p>
                    </w:txbxContent>
                  </v:textbox>
                </v:rect>
                <v:line id="Line 80" o:spid="_x0000_s1029" style="position:absolute;visibility:visible;mso-wrap-style:square" from="5881,12100" to="14118,12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0tx78AAADbAAAADwAAAGRycy9kb3ducmV2LnhtbERPTWsCMRC9F/ofwgi9FM0qrJTVKNrS&#10;0pOgFs/DZtwsbiZhk+r233cOgsfH+16uB9+pK/WpDWxgOilAEdfBttwY+Dl+jt9ApYxssQtMBv4o&#10;wXr1/LTEyoYb7+l6yI2SEE4VGnA5x0rrVDvymCYhEgt3Dr3HLLBvtO3xJuG+07OimGuPLUuDw0jv&#10;jurL4ddLSTntynnSuD1/xTj7cK8nv90Z8zIaNgtQmYb8EN/d39ZAKevli/wAvfo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U0tx78AAADbAAAADwAAAAAAAAAAAAAAAACh&#10;AgAAZHJzL2Rvd25yZXYueG1sUEsFBgAAAAAEAAQA+QAAAI0DAAAAAA==&#10;">
                  <v:stroke startarrowwidth="narrow" startarrowlength="short" endarrow="block" endarrowwidth="narrow" endarrowlength="short"/>
                </v:line>
              </v:group>
            </w:pict>
          </mc:Fallback>
        </mc:AlternateContent>
      </w:r>
      <w:r w:rsidR="00AE3BD8">
        <w:tab/>
      </w:r>
      <w:r w:rsidR="00AE3BD8">
        <w:tab/>
      </w:r>
      <w:r w:rsidR="00AE3BD8">
        <w:tab/>
      </w:r>
      <w:r w:rsidR="00AE3BD8">
        <w:tab/>
        <w:t>alim_elec</w:t>
      </w:r>
      <w:r w:rsidR="00AE3BD8">
        <w:tab/>
      </w:r>
      <w:r w:rsidR="00AE3BD8">
        <w:tab/>
        <w:t>1,1</w:t>
      </w:r>
    </w:p>
    <w:p w:rsidR="00AE3BD8" w:rsidRDefault="00AE3BD8" w:rsidP="009E5C7C"/>
    <w:p w:rsidR="00AE3BD8" w:rsidRDefault="00AE3BD8" w:rsidP="009E5C7C">
      <w:r>
        <w:t>Ce qui se lit : Un objet de type pompe_motorisée "est alimenté électriquement par" un et un seul objet de type tableau_électrique.</w:t>
      </w:r>
    </w:p>
    <w:p w:rsidR="00AE3BD8" w:rsidRDefault="00AE3BD8" w:rsidP="009E5C7C">
      <w:r>
        <w:tab/>
        <w:t>En FIGARO, une telle relation s'écrit :</w:t>
      </w:r>
    </w:p>
    <w:p w:rsidR="00AE3BD8" w:rsidRDefault="00AE3BD8">
      <w:pPr>
        <w:pStyle w:val="Courrier"/>
        <w:keepNext/>
        <w:widowControl w:val="0"/>
        <w:rPr>
          <w:noProof w:val="0"/>
        </w:rPr>
      </w:pPr>
      <w:r>
        <w:rPr>
          <w:b/>
          <w:noProof w:val="0"/>
        </w:rPr>
        <w:tab/>
      </w:r>
      <w:r>
        <w:rPr>
          <w:b/>
          <w:noProof w:val="0"/>
        </w:rPr>
        <w:tab/>
        <w:t>TYPE</w:t>
      </w:r>
      <w:r>
        <w:rPr>
          <w:noProof w:val="0"/>
        </w:rPr>
        <w:t xml:space="preserve"> pompe_motorisee ;</w:t>
      </w:r>
    </w:p>
    <w:p w:rsidR="00AE3BD8" w:rsidRDefault="00AE3BD8">
      <w:pPr>
        <w:pStyle w:val="Courrier"/>
        <w:rPr>
          <w:noProof w:val="0"/>
        </w:rPr>
      </w:pPr>
      <w:r>
        <w:rPr>
          <w:noProof w:val="0"/>
        </w:rPr>
        <w:tab/>
      </w:r>
      <w:r>
        <w:rPr>
          <w:noProof w:val="0"/>
        </w:rPr>
        <w:tab/>
      </w:r>
      <w:r>
        <w:rPr>
          <w:b/>
          <w:noProof w:val="0"/>
        </w:rPr>
        <w:t>INTERFACE</w:t>
      </w:r>
      <w:r>
        <w:rPr>
          <w:noProof w:val="0"/>
        </w:rPr>
        <w:t xml:space="preserve"> alim_elec </w:t>
      </w:r>
      <w:r>
        <w:rPr>
          <w:b/>
          <w:noProof w:val="0"/>
        </w:rPr>
        <w:t>GENRE</w:t>
      </w:r>
      <w:r>
        <w:rPr>
          <w:noProof w:val="0"/>
        </w:rPr>
        <w:t xml:space="preserve"> tableau_electrique </w:t>
      </w:r>
      <w:r>
        <w:rPr>
          <w:b/>
          <w:noProof w:val="0"/>
        </w:rPr>
        <w:t>CARDINAL</w:t>
      </w:r>
      <w:r>
        <w:rPr>
          <w:noProof w:val="0"/>
        </w:rPr>
        <w:t xml:space="preserve"> 1;</w:t>
      </w:r>
    </w:p>
    <w:p w:rsidR="00AE3BD8" w:rsidRDefault="00AE3BD8">
      <w:pPr>
        <w:pStyle w:val="Courrier"/>
        <w:rPr>
          <w:noProof w:val="0"/>
        </w:rPr>
      </w:pPr>
    </w:p>
    <w:p w:rsidR="00AE3BD8" w:rsidRDefault="00AE3BD8"/>
    <w:p w:rsidR="00AE3BD8" w:rsidRDefault="00AE3BD8" w:rsidP="00B1190F">
      <w:pPr>
        <w:pStyle w:val="Remarque"/>
        <w:numPr>
          <w:ilvl w:val="0"/>
          <w:numId w:val="25"/>
        </w:numPr>
        <w:ind w:left="567" w:firstLine="0"/>
      </w:pPr>
      <w:r>
        <w:t>Exemple 2 :</w:t>
      </w:r>
      <w:r>
        <w:tab/>
        <w:t>Dans un système thermohydraulique, chaque composant est connecté en amont à zéro ou plusieurs composants et en aval à zéro ou plusieurs composants. Ces deux relations, qui ne sont pas obligatoires, se décrivent de façon formelle par le schéma suivant :</w:t>
      </w:r>
    </w:p>
    <w:p w:rsidR="00AE3BD8" w:rsidRDefault="00347436" w:rsidP="009E5C7C">
      <w:r>
        <w:rPr>
          <w:rFonts w:ascii="Times New Roman" w:hAnsi="Times New Roman"/>
          <w:noProof/>
        </w:rPr>
        <mc:AlternateContent>
          <mc:Choice Requires="wpg">
            <w:drawing>
              <wp:anchor distT="0" distB="0" distL="114300" distR="114300" simplePos="0" relativeHeight="251662848" behindDoc="0" locked="0" layoutInCell="0" allowOverlap="1" wp14:anchorId="084BC3DD" wp14:editId="5DA5BB7E">
                <wp:simplePos x="0" y="0"/>
                <wp:positionH relativeFrom="column">
                  <wp:posOffset>843915</wp:posOffset>
                </wp:positionH>
                <wp:positionV relativeFrom="paragraph">
                  <wp:posOffset>-63252</wp:posOffset>
                </wp:positionV>
                <wp:extent cx="2886075" cy="541020"/>
                <wp:effectExtent l="57150" t="0" r="66675" b="11430"/>
                <wp:wrapNone/>
                <wp:docPr id="39"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86075" cy="541020"/>
                          <a:chOff x="0" y="0"/>
                          <a:chExt cx="20000" cy="20000"/>
                        </a:xfrm>
                      </wpg:grpSpPr>
                      <wps:wsp>
                        <wps:cNvPr id="40" name="Rectangle 87"/>
                        <wps:cNvSpPr>
                          <a:spLocks noChangeArrowheads="1"/>
                        </wps:cNvSpPr>
                        <wps:spPr bwMode="auto">
                          <a:xfrm>
                            <a:off x="4374" y="0"/>
                            <a:ext cx="1125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96B94" w:rsidRDefault="00C96B94">
                              <w:pPr>
                                <w:jc w:val="center"/>
                              </w:pPr>
                              <w:r>
                                <w:t>Type composant_hydraulique</w:t>
                              </w:r>
                            </w:p>
                          </w:txbxContent>
                        </wps:txbx>
                        <wps:bodyPr rot="0" vert="horz" wrap="square" lIns="12700" tIns="12700" rIns="12700" bIns="12700" anchor="t" anchorCtr="0" upright="1">
                          <a:noAutofit/>
                        </wps:bodyPr>
                      </wps:wsp>
                      <wps:wsp>
                        <wps:cNvPr id="41" name="Line 88"/>
                        <wps:cNvCnPr/>
                        <wps:spPr bwMode="auto">
                          <a:xfrm>
                            <a:off x="15622" y="3333"/>
                            <a:ext cx="4378" cy="24"/>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Line 89"/>
                        <wps:cNvCnPr/>
                        <wps:spPr bwMode="auto">
                          <a:xfrm>
                            <a:off x="19996" y="3333"/>
                            <a:ext cx="4" cy="13357"/>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 name="Line 90"/>
                        <wps:cNvCnPr/>
                        <wps:spPr bwMode="auto">
                          <a:xfrm flipH="1">
                            <a:off x="15622" y="16667"/>
                            <a:ext cx="4378" cy="23"/>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 name="Line 91"/>
                        <wps:cNvCnPr/>
                        <wps:spPr bwMode="auto">
                          <a:xfrm flipH="1">
                            <a:off x="0" y="3333"/>
                            <a:ext cx="4378" cy="24"/>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92"/>
                        <wps:cNvCnPr/>
                        <wps:spPr bwMode="auto">
                          <a:xfrm>
                            <a:off x="0" y="3333"/>
                            <a:ext cx="4" cy="13357"/>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93"/>
                        <wps:cNvCnPr/>
                        <wps:spPr bwMode="auto">
                          <a:xfrm>
                            <a:off x="0" y="16667"/>
                            <a:ext cx="4378" cy="23"/>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86" o:spid="_x0000_s1030" style="position:absolute;left:0;text-align:left;margin-left:66.45pt;margin-top:-5pt;width:227.25pt;height:42.6pt;z-index:251662848"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" o:allowincell="f">
                <v:rect id="Rectangle 87" o:spid="_x0000_s1031" style="position:absolute;left:4374;width:11252;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BYqMIA&#10;AADbAAAADwAAAGRycy9kb3ducmV2LnhtbERPS2vCQBC+C/6HZQredJNiH6SuIkJBkApaaT2O2WkS&#10;mp0N2TFGf717KPT48b1ni97VqqM2VJ4NpJMEFHHubcWFgcPn+/gVVBBki7VnMnClAIv5cDDDzPoL&#10;76jbS6FiCIcMDZQiTaZ1yEtyGCa+IY7cj28dSoRtoW2Llxjuav2YJM/aYcWxocSGViXlv/uzM/Cy&#10;6dxTlR7k9rFbnb6mqZft99GY0UO/fAMl1Mu/+M+9tgamcX38En+Ant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AFiowgAAANsAAAAPAAAAAAAAAAAAAAAAAJgCAABkcnMvZG93&#10;bnJldi54bWxQSwUGAAAAAAQABAD1AAAAhwMAAAAA&#10;">
                  <v:textbox inset="1pt,1pt,1pt,1pt">
                    <w:txbxContent>
                      <w:p w:rsidR="00C96B94" w:rsidRDefault="00C96B94">
                        <w:pPr>
                          <w:jc w:val="center"/>
                        </w:pPr>
                        <w:r>
                          <w:t>Type composant_hydraulique</w:t>
                        </w:r>
                      </w:p>
                    </w:txbxContent>
                  </v:textbox>
                </v:rect>
                <v:line id="Line 88" o:spid="_x0000_s1032" style="position:absolute;visibility:visible;mso-wrap-style:square" from="15622,3333" to="20000,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gegcIAAADbAAAADwAAAGRycy9kb3ducmV2LnhtbESPX2vCMBTF34V9h3CFvYimlVmka5S5&#10;MdmToBt7vjS3TbG5CU2m3bc3g4GPh/Pnx6m2o+3FhYbQOVaQLzIQxLXTHbcKvj7f52sQISJr7B2T&#10;gl8KsN08TCostbvykS6n2Io0wqFEBSZGX0oZakMWw8J54uQ1brAYkxxaqQe8pnHby2WWFdJix4lg&#10;0NOrofp8+rEJssr7VREk7pq998s3M/u2u4NSj9Px5RlEpDHew//tD63gKYe/L+kHyM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9gegcIAAADbAAAADwAAAAAAAAAAAAAA&#10;AAChAgAAZHJzL2Rvd25yZXYueG1sUEsFBgAAAAAEAAQA+QAAAJADAAAAAA==&#10;">
                  <v:stroke startarrowwidth="narrow" startarrowlength="short" endarrow="block" endarrowwidth="narrow" endarrowlength="short"/>
                </v:line>
                <v:line id="Line 89" o:spid="_x0000_s1033" style="position:absolute;visibility:visible;mso-wrap-style:square" from="19996,3333" to="20000,16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qA9sIAAADbAAAADwAAAGRycy9kb3ducmV2LnhtbESPXWvCMBSG7wX/QzgDb2SmlimjNopO&#10;NnYl+IHXh+a0KWtOQpNp9++XwcDLl/fj4S03g+3EjfrQOlYwn2UgiCunW24UXM7vz68gQkTW2Dkm&#10;BT8UYLMej0ostLvzkW6n2Ig0wqFABSZGX0gZKkMWw8x54uTVrrcYk+wbqXu8p3HbyTzLltJiy4lg&#10;0NOboerr9G0TZDHvFssgcVd/eJ/vzfRqdwelJk/DdgUi0hAf4f/2p1bwksPfl/QD5P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wqA9sIAAADbAAAADwAAAAAAAAAAAAAA&#10;AAChAgAAZHJzL2Rvd25yZXYueG1sUEsFBgAAAAAEAAQA+QAAAJADAAAAAA==&#10;">
                  <v:stroke startarrowwidth="narrow" startarrowlength="short" endarrow="block" endarrowwidth="narrow" endarrowlength="short"/>
                </v:line>
                <v:line id="Line 90" o:spid="_x0000_s1034" style="position:absolute;flip:x;visibility:visible;mso-wrap-style:square" from="15622,16667" to="20000,16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A54MMAAADbAAAADwAAAGRycy9kb3ducmV2LnhtbESPQWsCMRSE7wX/Q3hCbzWrFZGtUUSw&#10;SPHgaun5sXkmWzcv6ybV7b83guBxmJlvmNmic7W4UBsqzwqGgwwEcel1xUbB92H9NgURIrLG2jMp&#10;+KcAi3nvZYa59lcu6LKPRiQIhxwV2BibXMpQWnIYBr4hTt7Rtw5jkq2RusVrgrtajrJsIh1WnBYs&#10;NrSyVJ72f07BxnyZ3eqTTFFPfybF8fxr3fag1Gu/W36AiNTFZ/jR3mgF43e4f0k/QM5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QOeDDAAAA2wAAAA8AAAAAAAAAAAAA&#10;AAAAoQIAAGRycy9kb3ducmV2LnhtbFBLBQYAAAAABAAEAPkAAACRAwAAAAA=&#10;">
                  <v:stroke startarrowwidth="narrow" startarrowlength="short" endarrow="block" endarrowwidth="narrow" endarrowlength="short"/>
                </v:line>
                <v:line id="Line 91" o:spid="_x0000_s1035" style="position:absolute;flip:x;visibility:visible;mso-wrap-style:square" from="0,3333" to="4378,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mhlMMAAADbAAAADwAAAGRycy9kb3ducmV2LnhtbESPQWsCMRSE74L/ITyhN80qIrI1KyJU&#10;pPTQVen5sXmbrG5etptUt/++KRR6HGbmG2azHVwr7tSHxrOC+SwDQVx53bBRcDm/TNcgQkTW2Hom&#10;Bd8UYFuMRxvMtX9wSfdTNCJBOOSowMbY5VKGypLDMPMdcfJq3zuMSfZG6h4fCe5auciylXTYcFqw&#10;2NHeUnU7fTkFR/Nq3vcHMmW7/liV9efVurezUk+TYfcMItIQ/8N/7aNWsFzC75f0A2T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l5oZTDAAAA2wAAAA8AAAAAAAAAAAAA&#10;AAAAoQIAAGRycy9kb3ducmV2LnhtbFBLBQYAAAAABAAEAPkAAACRAwAAAAA=&#10;">
                  <v:stroke startarrowwidth="narrow" startarrowlength="short" endarrow="block" endarrowwidth="narrow" endarrowlength="short"/>
                </v:line>
                <v:line id="Line 92" o:spid="_x0000_s1036" style="position:absolute;visibility:visible;mso-wrap-style:square" from="0,3333" to="4,16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MYgsIAAADbAAAADwAAAGRycy9kb3ducmV2LnhtbESPX2vCMBTF34V9h3CFvYimylqkM8p0&#10;THwSdGPPl+baFJub0ETtvr0ZCD4ezp8fZ7HqbSuu1IXGsYLpJANBXDndcK3g5/trPAcRIrLG1jEp&#10;+KMAq+XLYIGldjc+0PUYa5FGOJSowMToSylDZchimDhPnLyT6yzGJLta6g5vady2cpZlhbTYcCIY&#10;9LQxVJ2PF5sg+bTNiyBxfdp6P/s0o1+73iv1Ouw/3kFE6uMz/GjvtIK3HP6/pB8gl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OMYgsIAAADbAAAADwAAAAAAAAAAAAAA&#10;AAChAgAAZHJzL2Rvd25yZXYueG1sUEsFBgAAAAAEAAQA+QAAAJADAAAAAA==&#10;">
                  <v:stroke startarrowwidth="narrow" startarrowlength="short" endarrow="block" endarrowwidth="narrow" endarrowlength="short"/>
                </v:line>
                <v:line id="Line 93" o:spid="_x0000_s1037" style="position:absolute;visibility:visible;mso-wrap-style:square" from="0,16667" to="4378,16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GG9cIAAADbAAAADwAAAGRycy9kb3ducmV2LnhtbESPX2vCMBTF3wd+h3AHvoyZKlpGNYpO&#10;lD0NrOLzpbk2Zc1NaDKt394Igz0ezp8fZ7HqbSuu1IXGsYLxKANBXDndcK3gdNy9f4AIEVlj65gU&#10;3CnAajl4WWCh3Y0PdC1jLdIIhwIVmBh9IWWoDFkMI+eJk3dxncWYZFdL3eEtjdtWTrIslxYbTgSD&#10;nj4NVT/lr02Q2bid5UHi5rL3frI1b2e7+VZq+Nqv5yAi9fE//Nf+0gqmOTy/pB8gl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DGG9cIAAADbAAAADwAAAAAAAAAAAAAA&#10;AAChAgAAZHJzL2Rvd25yZXYueG1sUEsFBgAAAAAEAAQA+QAAAJADAAAAAA==&#10;">
                  <v:stroke startarrowwidth="narrow" startarrowlength="short" endarrow="block" endarrowwidth="narrow" endarrowlength="short"/>
                </v:line>
              </v:group>
            </w:pict>
          </mc:Fallback>
        </mc:AlternateContent>
      </w:r>
    </w:p>
    <w:p w:rsidR="00AE3BD8" w:rsidRDefault="00AE3BD8" w:rsidP="009E5C7C">
      <w:r>
        <w:tab/>
        <w:t>aval</w:t>
      </w:r>
      <w:r>
        <w:tab/>
      </w:r>
      <w:r>
        <w:tab/>
      </w:r>
      <w:r>
        <w:tab/>
      </w:r>
      <w:r>
        <w:tab/>
      </w:r>
      <w:r>
        <w:tab/>
      </w:r>
      <w:r>
        <w:tab/>
      </w:r>
      <w:r>
        <w:tab/>
      </w:r>
      <w:r>
        <w:tab/>
        <w:t>amont</w:t>
      </w:r>
    </w:p>
    <w:p w:rsidR="00AE3BD8" w:rsidRDefault="00AE3BD8" w:rsidP="009E5C7C">
      <w:r>
        <w:tab/>
      </w:r>
      <w:r>
        <w:tab/>
      </w:r>
      <w:r>
        <w:tab/>
        <w:t>0,n</w:t>
      </w:r>
      <w:r>
        <w:tab/>
      </w:r>
      <w:r>
        <w:tab/>
      </w:r>
      <w:r>
        <w:tab/>
      </w:r>
      <w:r>
        <w:tab/>
        <w:t>0,n</w:t>
      </w:r>
    </w:p>
    <w:p w:rsidR="00AE3BD8" w:rsidRDefault="00AE3BD8" w:rsidP="009E5C7C">
      <w:r>
        <w:tab/>
        <w:t>Ce qui se lit :</w:t>
      </w:r>
    </w:p>
    <w:p w:rsidR="00AE3BD8" w:rsidRDefault="00AE3BD8" w:rsidP="009E5C7C">
      <w:r>
        <w:tab/>
        <w:t>- Un objet de type composant_hydraulique "possède en amont" 0 ou n objets de type composant_hydraulique.</w:t>
      </w:r>
    </w:p>
    <w:p w:rsidR="00AE3BD8" w:rsidRDefault="00AE3BD8" w:rsidP="009E5C7C">
      <w:r>
        <w:tab/>
        <w:t>- Un objet de type composant_hydraulique "possède en aval" 0 ou n objets de type composant_hydraulique.</w:t>
      </w:r>
    </w:p>
    <w:p w:rsidR="00AE3BD8" w:rsidRDefault="00AE3BD8" w:rsidP="009E5C7C">
      <w:r>
        <w:tab/>
        <w:t>En FIGARO, ces relations s'écrivent :</w:t>
      </w:r>
    </w:p>
    <w:p w:rsidR="00AE3BD8" w:rsidRDefault="00AE3BD8">
      <w:pPr>
        <w:pStyle w:val="Courrier"/>
        <w:keepNext/>
        <w:rPr>
          <w:noProof w:val="0"/>
        </w:rPr>
      </w:pPr>
      <w:r>
        <w:rPr>
          <w:b/>
          <w:noProof w:val="0"/>
        </w:rPr>
        <w:tab/>
      </w:r>
      <w:r>
        <w:rPr>
          <w:b/>
          <w:noProof w:val="0"/>
        </w:rPr>
        <w:tab/>
        <w:t>TYPE</w:t>
      </w:r>
      <w:r>
        <w:rPr>
          <w:noProof w:val="0"/>
        </w:rPr>
        <w:t xml:space="preserve"> composant_hydraulique ;</w:t>
      </w:r>
    </w:p>
    <w:p w:rsidR="00AE3BD8" w:rsidRDefault="00AE3BD8">
      <w:pPr>
        <w:pStyle w:val="Courrier"/>
        <w:keepNext/>
        <w:outlineLvl w:val="0"/>
        <w:rPr>
          <w:noProof w:val="0"/>
        </w:rPr>
      </w:pPr>
      <w:r>
        <w:rPr>
          <w:noProof w:val="0"/>
        </w:rPr>
        <w:tab/>
      </w:r>
      <w:r>
        <w:rPr>
          <w:noProof w:val="0"/>
        </w:rPr>
        <w:tab/>
      </w:r>
      <w:r>
        <w:rPr>
          <w:b/>
          <w:noProof w:val="0"/>
        </w:rPr>
        <w:t>INTERFACE</w:t>
      </w:r>
    </w:p>
    <w:p w:rsidR="00AE3BD8" w:rsidRDefault="00AE3BD8">
      <w:pPr>
        <w:pStyle w:val="Courrier"/>
        <w:keepNext/>
        <w:rPr>
          <w:noProof w:val="0"/>
        </w:rPr>
      </w:pPr>
      <w:r>
        <w:rPr>
          <w:noProof w:val="0"/>
        </w:rPr>
        <w:tab/>
      </w:r>
      <w:r>
        <w:rPr>
          <w:noProof w:val="0"/>
        </w:rPr>
        <w:tab/>
        <w:t xml:space="preserve">amont </w:t>
      </w:r>
      <w:r>
        <w:rPr>
          <w:b/>
          <w:noProof w:val="0"/>
        </w:rPr>
        <w:t>GENRE</w:t>
      </w:r>
      <w:r>
        <w:rPr>
          <w:noProof w:val="0"/>
        </w:rPr>
        <w:t xml:space="preserve"> composant_hydraulique </w:t>
      </w:r>
      <w:r>
        <w:rPr>
          <w:b/>
          <w:noProof w:val="0"/>
        </w:rPr>
        <w:t>CARDINAL</w:t>
      </w:r>
      <w:r>
        <w:rPr>
          <w:noProof w:val="0"/>
        </w:rPr>
        <w:t xml:space="preserve"> 0 </w:t>
      </w:r>
      <w:r>
        <w:rPr>
          <w:b/>
          <w:noProof w:val="0"/>
        </w:rPr>
        <w:t>JUSQUA</w:t>
      </w:r>
      <w:r>
        <w:rPr>
          <w:noProof w:val="0"/>
        </w:rPr>
        <w:t xml:space="preserve"> </w:t>
      </w:r>
      <w:r>
        <w:rPr>
          <w:b/>
          <w:noProof w:val="0"/>
        </w:rPr>
        <w:t>INFINI</w:t>
      </w:r>
      <w:r>
        <w:rPr>
          <w:noProof w:val="0"/>
        </w:rPr>
        <w:t>;</w:t>
      </w:r>
    </w:p>
    <w:p w:rsidR="00AE3BD8" w:rsidRDefault="00AE3BD8">
      <w:pPr>
        <w:pStyle w:val="Courrier"/>
        <w:rPr>
          <w:noProof w:val="0"/>
        </w:rPr>
      </w:pPr>
      <w:r>
        <w:rPr>
          <w:noProof w:val="0"/>
        </w:rPr>
        <w:tab/>
      </w:r>
      <w:r>
        <w:rPr>
          <w:noProof w:val="0"/>
        </w:rPr>
        <w:tab/>
        <w:t xml:space="preserve">aval </w:t>
      </w:r>
      <w:r>
        <w:rPr>
          <w:b/>
          <w:noProof w:val="0"/>
        </w:rPr>
        <w:t>GENRE</w:t>
      </w:r>
      <w:r>
        <w:rPr>
          <w:noProof w:val="0"/>
        </w:rPr>
        <w:t xml:space="preserve"> composant_hydraulique </w:t>
      </w:r>
      <w:r>
        <w:rPr>
          <w:b/>
          <w:noProof w:val="0"/>
        </w:rPr>
        <w:t>CARDINAL</w:t>
      </w:r>
      <w:r>
        <w:rPr>
          <w:noProof w:val="0"/>
        </w:rPr>
        <w:t xml:space="preserve"> 0 </w:t>
      </w:r>
      <w:r>
        <w:rPr>
          <w:b/>
          <w:noProof w:val="0"/>
        </w:rPr>
        <w:t>JUSQUA</w:t>
      </w:r>
      <w:r>
        <w:rPr>
          <w:noProof w:val="0"/>
        </w:rPr>
        <w:t xml:space="preserve"> </w:t>
      </w:r>
      <w:r>
        <w:rPr>
          <w:b/>
          <w:noProof w:val="0"/>
        </w:rPr>
        <w:t>INFINI</w:t>
      </w:r>
      <w:r>
        <w:rPr>
          <w:noProof w:val="0"/>
        </w:rPr>
        <w:t>;</w:t>
      </w:r>
    </w:p>
    <w:p w:rsidR="00AE3BD8" w:rsidRDefault="00AE3BD8">
      <w:pPr>
        <w:pStyle w:val="Courrier"/>
        <w:rPr>
          <w:noProof w:val="0"/>
        </w:rPr>
      </w:pPr>
    </w:p>
    <w:p w:rsidR="00AE3BD8" w:rsidRDefault="00AE3BD8">
      <w:r>
        <w:t xml:space="preserve">Dans une base de connaissances (définition des types), les champs interface permettent de </w:t>
      </w:r>
      <w:r>
        <w:rPr>
          <w:b/>
        </w:rPr>
        <w:t>définir les relations</w:t>
      </w:r>
      <w:r>
        <w:t xml:space="preserve"> existant entre les types d'objets. Chaque champ interface contient </w:t>
      </w:r>
      <w:r>
        <w:rPr>
          <w:b/>
        </w:rPr>
        <w:t>l'identifiant d'une relation</w:t>
      </w:r>
      <w:r>
        <w:t>.</w:t>
      </w:r>
    </w:p>
    <w:p w:rsidR="00AE3BD8" w:rsidRDefault="00AE3BD8">
      <w:r>
        <w:t>Une relation définie entre deux types n'est pas symétrique.</w:t>
      </w:r>
    </w:p>
    <w:p w:rsidR="00AE3BD8" w:rsidRDefault="00AE3BD8">
      <w:pPr>
        <w:pStyle w:val="Titre3"/>
      </w:pPr>
      <w:bookmarkStart w:id="126" w:name="_Toc342099154"/>
      <w:bookmarkStart w:id="127" w:name="_Toc342986829"/>
      <w:bookmarkStart w:id="128" w:name="_Toc343072181"/>
      <w:bookmarkStart w:id="129" w:name="_Toc443104428"/>
      <w:bookmarkStart w:id="130" w:name="_Toc399235858"/>
      <w:r>
        <w:t>Champs interface d'un objet</w:t>
      </w:r>
      <w:bookmarkEnd w:id="126"/>
      <w:bookmarkEnd w:id="127"/>
      <w:bookmarkEnd w:id="128"/>
      <w:bookmarkEnd w:id="129"/>
      <w:bookmarkEnd w:id="130"/>
    </w:p>
    <w:p w:rsidR="00AE3BD8" w:rsidRDefault="00AE3BD8">
      <w:r>
        <w:t xml:space="preserve">Dans une base de faits (définition des objets), les champs interface permettent de mettre des </w:t>
      </w:r>
      <w:r>
        <w:rPr>
          <w:b/>
        </w:rPr>
        <w:t>ensembles précis</w:t>
      </w:r>
      <w:r>
        <w:t xml:space="preserve"> d'objets en relation. Autrement dit, les </w:t>
      </w:r>
      <w:r>
        <w:rPr>
          <w:b/>
        </w:rPr>
        <w:t>relations définies</w:t>
      </w:r>
      <w:r>
        <w:t xml:space="preserve"> dans les types sont </w:t>
      </w:r>
      <w:r>
        <w:rPr>
          <w:b/>
        </w:rPr>
        <w:t>renseignées</w:t>
      </w:r>
      <w:r>
        <w:t xml:space="preserve"> (ou instanciées) dans les objets.</w:t>
      </w:r>
    </w:p>
    <w:p w:rsidR="00AE3BD8" w:rsidRDefault="00AE3BD8">
      <w:r>
        <w:t>Exemple 1 :</w:t>
      </w:r>
      <w:r>
        <w:tab/>
        <w:t>la pompe p1 est alimentée par le tableau basse tension bt1.</w:t>
      </w:r>
    </w:p>
    <w:p w:rsidR="00AE3BD8" w:rsidRDefault="00AE3BD8">
      <w:pPr>
        <w:pStyle w:val="Courrier"/>
        <w:keepNext/>
        <w:rPr>
          <w:noProof w:val="0"/>
        </w:rPr>
      </w:pPr>
      <w:r>
        <w:rPr>
          <w:noProof w:val="0"/>
        </w:rPr>
        <w:tab/>
      </w:r>
      <w:r>
        <w:rPr>
          <w:noProof w:val="0"/>
        </w:rPr>
        <w:tab/>
        <w:t>p1</w:t>
      </w:r>
      <w:r>
        <w:rPr>
          <w:b/>
          <w:noProof w:val="0"/>
        </w:rPr>
        <w:t xml:space="preserve"> EST_UNE</w:t>
      </w:r>
      <w:r>
        <w:rPr>
          <w:noProof w:val="0"/>
        </w:rPr>
        <w:t xml:space="preserve"> pompe_motorisee ;</w:t>
      </w:r>
    </w:p>
    <w:p w:rsidR="00AE3BD8" w:rsidRDefault="00AE3BD8">
      <w:pPr>
        <w:pStyle w:val="Courrier"/>
        <w:rPr>
          <w:noProof w:val="0"/>
          <w:lang w:val="en-GB"/>
        </w:rPr>
      </w:pPr>
      <w:r>
        <w:rPr>
          <w:noProof w:val="0"/>
        </w:rPr>
        <w:tab/>
      </w:r>
      <w:r>
        <w:rPr>
          <w:noProof w:val="0"/>
        </w:rPr>
        <w:tab/>
      </w:r>
      <w:r>
        <w:rPr>
          <w:b/>
          <w:noProof w:val="0"/>
          <w:lang w:val="en-GB"/>
        </w:rPr>
        <w:t>INTERFACE</w:t>
      </w:r>
      <w:r>
        <w:rPr>
          <w:noProof w:val="0"/>
          <w:lang w:val="en-GB"/>
        </w:rPr>
        <w:t xml:space="preserve"> alim_elec </w:t>
      </w:r>
      <w:r>
        <w:rPr>
          <w:b/>
          <w:noProof w:val="0"/>
          <w:lang w:val="en-GB"/>
        </w:rPr>
        <w:t xml:space="preserve">= </w:t>
      </w:r>
      <w:r>
        <w:rPr>
          <w:noProof w:val="0"/>
          <w:lang w:val="en-GB"/>
        </w:rPr>
        <w:t>bt1</w:t>
      </w:r>
      <w:r>
        <w:rPr>
          <w:b/>
          <w:noProof w:val="0"/>
          <w:lang w:val="en-GB"/>
        </w:rPr>
        <w:t>.</w:t>
      </w:r>
    </w:p>
    <w:p w:rsidR="00AE3BD8" w:rsidRDefault="00AE3BD8">
      <w:pPr>
        <w:pStyle w:val="Courrier"/>
        <w:rPr>
          <w:noProof w:val="0"/>
          <w:lang w:val="en-GB"/>
        </w:rPr>
      </w:pPr>
    </w:p>
    <w:p w:rsidR="00AE3BD8" w:rsidRDefault="00AE3BD8" w:rsidP="009E5C7C">
      <w:r>
        <w:t>Exemple 2 :</w:t>
      </w:r>
      <w:r>
        <w:tab/>
        <w:t>la pompe p1 est connectée en amont aux deux vannes v1 et v2 et en aval à la vanne v3.</w:t>
      </w:r>
    </w:p>
    <w:p w:rsidR="00AE3BD8" w:rsidRDefault="00AE3BD8">
      <w:pPr>
        <w:pStyle w:val="Courrier"/>
        <w:keepNext/>
        <w:rPr>
          <w:noProof w:val="0"/>
        </w:rPr>
      </w:pPr>
      <w:r>
        <w:rPr>
          <w:noProof w:val="0"/>
        </w:rPr>
        <w:tab/>
      </w:r>
      <w:r>
        <w:rPr>
          <w:noProof w:val="0"/>
        </w:rPr>
        <w:tab/>
        <w:t>p1</w:t>
      </w:r>
      <w:r>
        <w:rPr>
          <w:b/>
          <w:noProof w:val="0"/>
        </w:rPr>
        <w:t xml:space="preserve"> EST_UN</w:t>
      </w:r>
      <w:r>
        <w:rPr>
          <w:noProof w:val="0"/>
        </w:rPr>
        <w:t xml:space="preserve"> composant_hydraulique ;</w:t>
      </w:r>
    </w:p>
    <w:p w:rsidR="00AE3BD8" w:rsidRDefault="00AE3BD8">
      <w:pPr>
        <w:pStyle w:val="Courrier"/>
        <w:keepNext/>
        <w:rPr>
          <w:noProof w:val="0"/>
        </w:rPr>
      </w:pPr>
      <w:r>
        <w:rPr>
          <w:noProof w:val="0"/>
        </w:rPr>
        <w:tab/>
      </w:r>
      <w:r>
        <w:rPr>
          <w:noProof w:val="0"/>
        </w:rPr>
        <w:tab/>
      </w:r>
      <w:r>
        <w:rPr>
          <w:b/>
          <w:noProof w:val="0"/>
        </w:rPr>
        <w:t>INTERFACE</w:t>
      </w:r>
      <w:r>
        <w:rPr>
          <w:noProof w:val="0"/>
        </w:rPr>
        <w:t xml:space="preserve"> </w:t>
      </w:r>
      <w:r>
        <w:rPr>
          <w:noProof w:val="0"/>
        </w:rPr>
        <w:tab/>
        <w:t>amont = v1, v2 ;</w:t>
      </w:r>
    </w:p>
    <w:p w:rsidR="00AE3BD8" w:rsidRDefault="00AE3BD8">
      <w:pPr>
        <w:pStyle w:val="Courrier"/>
        <w:rPr>
          <w:noProof w:val="0"/>
        </w:rPr>
      </w:pPr>
      <w:r>
        <w:rPr>
          <w:noProof w:val="0"/>
        </w:rPr>
        <w:tab/>
      </w:r>
      <w:r>
        <w:rPr>
          <w:noProof w:val="0"/>
        </w:rPr>
        <w:tab/>
      </w:r>
      <w:r>
        <w:rPr>
          <w:noProof w:val="0"/>
        </w:rPr>
        <w:tab/>
      </w:r>
      <w:r>
        <w:rPr>
          <w:noProof w:val="0"/>
        </w:rPr>
        <w:tab/>
        <w:t>aval = v3 ;</w:t>
      </w:r>
    </w:p>
    <w:p w:rsidR="00AE3BD8" w:rsidRDefault="00AE3BD8">
      <w:pPr>
        <w:pStyle w:val="Courrier"/>
        <w:rPr>
          <w:noProof w:val="0"/>
        </w:rPr>
      </w:pPr>
    </w:p>
    <w:p w:rsidR="00AE3BD8" w:rsidRDefault="00AE3BD8">
      <w:r>
        <w:t xml:space="preserve">Pour un objet particulier, chaque champ interface est un </w:t>
      </w:r>
      <w:r>
        <w:rPr>
          <w:b/>
        </w:rPr>
        <w:t>champ d'objets</w:t>
      </w:r>
      <w:r>
        <w:t xml:space="preserve">, c'est à dire qu'il contient des noms d'objets. Les champs interface d'objets sont les seuls champs qui peuvent être </w:t>
      </w:r>
      <w:r>
        <w:rPr>
          <w:b/>
        </w:rPr>
        <w:t>multivalués</w:t>
      </w:r>
      <w:r>
        <w:t xml:space="preserve"> en FIGARO.</w:t>
      </w:r>
    </w:p>
    <w:p w:rsidR="00AE3BD8" w:rsidRDefault="00AE3BD8">
      <w:r>
        <w:t>Il est très important de noter que les champs interface d'un objet doivent être des champs constants en FIGARO. Cela signifie que les liens existants entre les objets d'un système ne pourront pas évoluer au cours de la vie de ce système. Autrement dit, les règles FIGARO ne permettront pas d'ajouter un objet à une interface ou d'enlever un objet d'une interface.</w:t>
      </w:r>
    </w:p>
    <w:p w:rsidR="00AE3BD8" w:rsidRDefault="00AE3BD8">
      <w:pPr>
        <w:outlineLvl w:val="0"/>
      </w:pPr>
      <w:r>
        <w:t>Un objet ne peut être mis en interface avec lui-même.</w:t>
      </w:r>
    </w:p>
    <w:p w:rsidR="00AE3BD8" w:rsidRDefault="00AE3BD8">
      <w:pPr>
        <w:pStyle w:val="Titre3"/>
      </w:pPr>
      <w:bookmarkStart w:id="131" w:name="_Toc342099155"/>
      <w:bookmarkStart w:id="132" w:name="_Toc342986830"/>
      <w:bookmarkStart w:id="133" w:name="_Toc343072182"/>
      <w:bookmarkStart w:id="134" w:name="_Toc443104429"/>
      <w:bookmarkStart w:id="135" w:name="_Toc399235859"/>
      <w:r>
        <w:t>Relations et ensembles</w:t>
      </w:r>
      <w:bookmarkEnd w:id="131"/>
      <w:bookmarkEnd w:id="132"/>
      <w:bookmarkEnd w:id="133"/>
      <w:bookmarkEnd w:id="134"/>
      <w:bookmarkEnd w:id="135"/>
    </w:p>
    <w:p w:rsidR="00AE3BD8" w:rsidRDefault="00AE3BD8">
      <w:pPr>
        <w:pStyle w:val="Titre4"/>
      </w:pPr>
      <w:bookmarkStart w:id="136" w:name="_Toc399235860"/>
      <w:r>
        <w:t>Identifiant d'une relation</w:t>
      </w:r>
      <w:bookmarkEnd w:id="136"/>
    </w:p>
    <w:p w:rsidR="00AE3BD8" w:rsidRDefault="00AE3BD8">
      <w:r>
        <w:t>Il est important de noter que l'identifiant d'une relation peut être assimilé à un nom d'ensemble. Reprenons les deux exemples précédents :</w:t>
      </w:r>
    </w:p>
    <w:p w:rsidR="00AE3BD8" w:rsidRDefault="00AE3BD8">
      <w:pPr>
        <w:pStyle w:val="Dcal"/>
      </w:pPr>
      <w:r>
        <w:t>*</w:t>
      </w:r>
      <w:r>
        <w:tab/>
        <w:t xml:space="preserve">Si x est un objet quelconque de type pompe_motorisée, </w:t>
      </w:r>
      <w:r>
        <w:rPr>
          <w:i/>
        </w:rPr>
        <w:t xml:space="preserve">alim_elec DE x </w:t>
      </w:r>
      <w:r>
        <w:t xml:space="preserve">désigne l'ensemble des objets de type tableaux_électriques qui sont en relation avec x dans un système quelconque de la classe de systèmes modélisée dans la base de connaissances. De même, si p1 est un objet de type pompe_motorisée du système S, </w:t>
      </w:r>
      <w:r>
        <w:rPr>
          <w:i/>
        </w:rPr>
        <w:t>alim_elec DE p1</w:t>
      </w:r>
      <w:r>
        <w:t xml:space="preserve"> désigne l'ensemble des objets de type tableaux_électriques qui sont en relation avec p1 dans le système S : </w:t>
      </w:r>
      <w:r>
        <w:rPr>
          <w:i/>
        </w:rPr>
        <w:t>alim_elec DE p1 = {bt1}.</w:t>
      </w:r>
    </w:p>
    <w:p w:rsidR="00AE3BD8" w:rsidRDefault="00AE3BD8">
      <w:pPr>
        <w:pStyle w:val="Dcal"/>
        <w:rPr>
          <w:i/>
        </w:rPr>
      </w:pPr>
      <w:r>
        <w:t>*</w:t>
      </w:r>
      <w:r>
        <w:tab/>
        <w:t xml:space="preserve">Si x est un objet quelconque de type composant_hydraulique, </w:t>
      </w:r>
      <w:r>
        <w:rPr>
          <w:i/>
        </w:rPr>
        <w:t>amont DE x</w:t>
      </w:r>
      <w:r>
        <w:t xml:space="preserve"> désigne l'ensemble des objets de type composant_hydraulique qui sont connectés en amont à x dans un système quelconque de la classe de systèmes modélisée dans la base de connaissances. De même, si p1 est un objet de type composant_hydraulique du système S, </w:t>
      </w:r>
      <w:r>
        <w:rPr>
          <w:i/>
        </w:rPr>
        <w:t>amont DE p1</w:t>
      </w:r>
      <w:r>
        <w:t xml:space="preserve"> désigne l'ensemble des objets de type composant_hydraulique qui sont connectés en amont à p1 dans le système S : </w:t>
      </w:r>
      <w:r>
        <w:rPr>
          <w:i/>
        </w:rPr>
        <w:t>amont DE p1 = {v1, v2}.</w:t>
      </w:r>
    </w:p>
    <w:p w:rsidR="00AE3BD8" w:rsidRDefault="00AE3BD8">
      <w:pPr>
        <w:pStyle w:val="Titre4"/>
      </w:pPr>
      <w:bookmarkStart w:id="137" w:name="_Toc399235861"/>
      <w:r>
        <w:t>Cardinalité</w:t>
      </w:r>
      <w:bookmarkEnd w:id="137"/>
      <w:r>
        <w:t xml:space="preserve"> </w:t>
      </w:r>
      <w:r>
        <w:fldChar w:fldCharType="begin"/>
      </w:r>
      <w:r>
        <w:instrText xml:space="preserve"> XE "CARDINAL" </w:instrText>
      </w:r>
      <w:r>
        <w:fldChar w:fldCharType="end"/>
      </w:r>
    </w:p>
    <w:p w:rsidR="00AE3BD8" w:rsidRDefault="00AE3BD8">
      <w:r>
        <w:t>Lorsqu'on définit une relation entre un type A et un type B dans une base de connaissances, il est important de spécifier des contraintes sur le cardinal de l'ensemble des objets de type B qui seront en relation avec un objet quelconque de type A. Cela permet notamment de spécifier si la relation est obligatoire ou non. Plusieurs possibilités sont offertes en FIGARO, que nous allons illustrer à l'aide de l'exemple suivant :</w:t>
      </w:r>
    </w:p>
    <w:p w:rsidR="00AE3BD8" w:rsidRDefault="00AE3BD8">
      <w:pPr>
        <w:pStyle w:val="Courrier"/>
        <w:keepNext/>
        <w:rPr>
          <w:noProof w:val="0"/>
        </w:rPr>
      </w:pPr>
      <w:r>
        <w:rPr>
          <w:b/>
          <w:noProof w:val="0"/>
        </w:rPr>
        <w:t>TYPE</w:t>
      </w:r>
      <w:r>
        <w:rPr>
          <w:noProof w:val="0"/>
        </w:rPr>
        <w:t xml:space="preserve"> composant ;</w:t>
      </w:r>
    </w:p>
    <w:p w:rsidR="00AE3BD8" w:rsidRDefault="00AE3BD8">
      <w:pPr>
        <w:pStyle w:val="Courrier"/>
        <w:rPr>
          <w:noProof w:val="0"/>
        </w:rPr>
      </w:pPr>
      <w:r>
        <w:rPr>
          <w:noProof w:val="0"/>
        </w:rPr>
        <w:tab/>
      </w:r>
      <w:r>
        <w:rPr>
          <w:b/>
          <w:noProof w:val="0"/>
        </w:rPr>
        <w:t>INTERFACE</w:t>
      </w:r>
      <w:r>
        <w:rPr>
          <w:noProof w:val="0"/>
        </w:rPr>
        <w:t xml:space="preserve"> amont </w:t>
      </w:r>
      <w:r>
        <w:rPr>
          <w:b/>
          <w:noProof w:val="0"/>
        </w:rPr>
        <w:t>GENRE</w:t>
      </w:r>
      <w:r>
        <w:rPr>
          <w:noProof w:val="0"/>
        </w:rPr>
        <w:t xml:space="preserve"> composant;</w:t>
      </w:r>
    </w:p>
    <w:p w:rsidR="00AE3BD8" w:rsidRDefault="00AE3BD8">
      <w:pPr>
        <w:pStyle w:val="Courrier"/>
        <w:rPr>
          <w:noProof w:val="0"/>
        </w:rPr>
      </w:pPr>
    </w:p>
    <w:p w:rsidR="00AE3BD8" w:rsidRDefault="00AE3BD8">
      <w:pPr>
        <w:rPr>
          <w:b/>
        </w:rPr>
      </w:pPr>
      <w:r>
        <w:t xml:space="preserve">- Si on ne spécifie aucune contrainte sur la relation 'amont', cela signifie qu'un composant peut n'avoir aucun composant en amont (la relation n'est </w:t>
      </w:r>
      <w:r>
        <w:rPr>
          <w:b/>
        </w:rPr>
        <w:t>pas obligatoire</w:t>
      </w:r>
      <w:r>
        <w:t>) ou qu'il peut en avoir plusieurs, sans limitation de nombre. Le cardinal de l'ensemble des objets de type composant en amont d'un objet de type composant est indéfini (l'ensemble peut être vide).</w:t>
      </w:r>
    </w:p>
    <w:p w:rsidR="00AE3BD8" w:rsidRDefault="00AE3BD8">
      <w:pPr>
        <w:pStyle w:val="Courrier"/>
        <w:keepNext/>
      </w:pPr>
      <w:r>
        <w:rPr>
          <w:b/>
        </w:rPr>
        <w:t>TYPE</w:t>
      </w:r>
      <w:r>
        <w:t xml:space="preserve"> composant ;</w:t>
      </w:r>
    </w:p>
    <w:p w:rsidR="00AE3BD8" w:rsidRDefault="00AE3BD8">
      <w:pPr>
        <w:pStyle w:val="Courrier"/>
        <w:rPr>
          <w:noProof w:val="0"/>
        </w:rPr>
      </w:pPr>
      <w:r>
        <w:rPr>
          <w:noProof w:val="0"/>
        </w:rPr>
        <w:tab/>
      </w:r>
      <w:r>
        <w:rPr>
          <w:b/>
          <w:noProof w:val="0"/>
        </w:rPr>
        <w:t>INTERFACE</w:t>
      </w:r>
      <w:r>
        <w:rPr>
          <w:noProof w:val="0"/>
        </w:rPr>
        <w:t xml:space="preserve"> amont </w:t>
      </w:r>
      <w:r>
        <w:rPr>
          <w:b/>
          <w:noProof w:val="0"/>
        </w:rPr>
        <w:t>GENRE</w:t>
      </w:r>
      <w:r>
        <w:rPr>
          <w:noProof w:val="0"/>
        </w:rPr>
        <w:t xml:space="preserve"> composant;</w:t>
      </w:r>
    </w:p>
    <w:p w:rsidR="00AE3BD8" w:rsidRDefault="00AE3BD8">
      <w:pPr>
        <w:pStyle w:val="Courrier"/>
        <w:rPr>
          <w:noProof w:val="0"/>
        </w:rPr>
      </w:pPr>
    </w:p>
    <w:p w:rsidR="00AE3BD8" w:rsidRDefault="00AE3BD8" w:rsidP="00B1190F">
      <w:pPr>
        <w:pStyle w:val="Remarque"/>
        <w:numPr>
          <w:ilvl w:val="0"/>
          <w:numId w:val="34"/>
        </w:numPr>
        <w:ind w:left="567" w:firstLine="0"/>
      </w:pPr>
      <w:r>
        <w:t>on aurait pu aussi écrire :</w:t>
      </w:r>
    </w:p>
    <w:p w:rsidR="00AE3BD8" w:rsidRDefault="00AE3BD8">
      <w:pPr>
        <w:pStyle w:val="Courrier"/>
        <w:keepNext/>
        <w:rPr>
          <w:noProof w:val="0"/>
        </w:rPr>
      </w:pPr>
      <w:r>
        <w:rPr>
          <w:b/>
          <w:noProof w:val="0"/>
        </w:rPr>
        <w:t>TYPE</w:t>
      </w:r>
      <w:r>
        <w:rPr>
          <w:noProof w:val="0"/>
        </w:rPr>
        <w:t xml:space="preserve"> composant ;</w:t>
      </w:r>
    </w:p>
    <w:p w:rsidR="00AE3BD8" w:rsidRDefault="00AE3BD8">
      <w:pPr>
        <w:pStyle w:val="Courrier"/>
        <w:outlineLvl w:val="0"/>
        <w:rPr>
          <w:noProof w:val="0"/>
        </w:rPr>
      </w:pPr>
      <w:r>
        <w:rPr>
          <w:noProof w:val="0"/>
        </w:rPr>
        <w:tab/>
      </w:r>
      <w:r>
        <w:rPr>
          <w:b/>
          <w:noProof w:val="0"/>
        </w:rPr>
        <w:t>INTERFACE</w:t>
      </w:r>
      <w:r>
        <w:rPr>
          <w:noProof w:val="0"/>
        </w:rPr>
        <w:t xml:space="preserve"> amont </w:t>
      </w:r>
      <w:r>
        <w:rPr>
          <w:b/>
          <w:noProof w:val="0"/>
        </w:rPr>
        <w:t>GENRE</w:t>
      </w:r>
      <w:r>
        <w:rPr>
          <w:noProof w:val="0"/>
        </w:rPr>
        <w:t xml:space="preserve"> composant </w:t>
      </w:r>
      <w:r>
        <w:rPr>
          <w:b/>
          <w:noProof w:val="0"/>
        </w:rPr>
        <w:t>CARDINAL</w:t>
      </w:r>
      <w:r>
        <w:rPr>
          <w:noProof w:val="0"/>
        </w:rPr>
        <w:t xml:space="preserve"> 0 </w:t>
      </w:r>
      <w:r>
        <w:rPr>
          <w:b/>
          <w:noProof w:val="0"/>
        </w:rPr>
        <w:t>JUSQUA INFINI</w:t>
      </w:r>
      <w:r>
        <w:rPr>
          <w:noProof w:val="0"/>
        </w:rPr>
        <w:t>;</w:t>
      </w:r>
    </w:p>
    <w:p w:rsidR="00AE3BD8" w:rsidRDefault="00AE3BD8">
      <w:pPr>
        <w:pStyle w:val="Courrier"/>
        <w:rPr>
          <w:noProof w:val="0"/>
        </w:rPr>
      </w:pPr>
    </w:p>
    <w:p w:rsidR="00AE3BD8" w:rsidRDefault="00AE3BD8">
      <w:r>
        <w:t xml:space="preserve">- Si on spécifie que la cardinalité de la relation 'amont' est égale à n, cela signifie qu'un composant doit </w:t>
      </w:r>
      <w:r>
        <w:rPr>
          <w:b/>
        </w:rPr>
        <w:t>obligatoirement</w:t>
      </w:r>
      <w:r>
        <w:t xml:space="preserve"> avoir n composants en amont. Le cardinal de l'ensemble des objets de type composant en amont d'un objet de type composant est égal à n.</w:t>
      </w:r>
    </w:p>
    <w:p w:rsidR="00AE3BD8" w:rsidRDefault="00AE3BD8">
      <w:pPr>
        <w:pStyle w:val="Courrier"/>
        <w:keepNext/>
        <w:rPr>
          <w:noProof w:val="0"/>
        </w:rPr>
      </w:pPr>
      <w:r>
        <w:rPr>
          <w:b/>
          <w:noProof w:val="0"/>
        </w:rPr>
        <w:t>TYPE</w:t>
      </w:r>
      <w:r>
        <w:rPr>
          <w:noProof w:val="0"/>
        </w:rPr>
        <w:t xml:space="preserve"> composant ;</w:t>
      </w:r>
    </w:p>
    <w:p w:rsidR="00AE3BD8" w:rsidRDefault="00AE3BD8">
      <w:pPr>
        <w:pStyle w:val="Courrier"/>
        <w:rPr>
          <w:noProof w:val="0"/>
        </w:rPr>
      </w:pPr>
      <w:r>
        <w:rPr>
          <w:noProof w:val="0"/>
        </w:rPr>
        <w:tab/>
      </w:r>
      <w:r>
        <w:rPr>
          <w:b/>
          <w:noProof w:val="0"/>
        </w:rPr>
        <w:t>INTERFACE</w:t>
      </w:r>
      <w:r>
        <w:rPr>
          <w:noProof w:val="0"/>
        </w:rPr>
        <w:t xml:space="preserve"> amont </w:t>
      </w:r>
      <w:r>
        <w:rPr>
          <w:b/>
          <w:noProof w:val="0"/>
        </w:rPr>
        <w:t>GENRE</w:t>
      </w:r>
      <w:r>
        <w:rPr>
          <w:noProof w:val="0"/>
        </w:rPr>
        <w:t xml:space="preserve"> composant </w:t>
      </w:r>
      <w:r>
        <w:rPr>
          <w:b/>
          <w:noProof w:val="0"/>
        </w:rPr>
        <w:t>CARDINAL</w:t>
      </w:r>
      <w:r>
        <w:rPr>
          <w:noProof w:val="0"/>
        </w:rPr>
        <w:t xml:space="preserve"> 3;</w:t>
      </w:r>
    </w:p>
    <w:p w:rsidR="00AE3BD8" w:rsidRDefault="00AE3BD8">
      <w:pPr>
        <w:pStyle w:val="Courrier"/>
        <w:rPr>
          <w:noProof w:val="0"/>
        </w:rPr>
      </w:pPr>
    </w:p>
    <w:p w:rsidR="00AE3BD8" w:rsidRDefault="00AE3BD8">
      <w:r>
        <w:t xml:space="preserve">Dans ce cas, si n=1, on dit que l'interface est </w:t>
      </w:r>
      <w:r>
        <w:rPr>
          <w:b/>
        </w:rPr>
        <w:t>monovaluée.</w:t>
      </w:r>
    </w:p>
    <w:p w:rsidR="00AE3BD8" w:rsidRDefault="00AE3BD8">
      <w:r>
        <w:t>- Si on spécifie que la cardinalité de la relation 'amont' est comprise dans l'intervalle p,q cela signifie qu'un composant doit obligatoirement avoir entre p et q composants en amont. Le cardinal de l'ensemble des objets de type composant en amont d'un objet de type composant est compris entre p et q.</w:t>
      </w:r>
    </w:p>
    <w:p w:rsidR="00AE3BD8" w:rsidRDefault="00AE3BD8">
      <w:pPr>
        <w:pStyle w:val="Courrier"/>
        <w:keepNext/>
        <w:rPr>
          <w:noProof w:val="0"/>
        </w:rPr>
      </w:pPr>
      <w:r>
        <w:rPr>
          <w:b/>
          <w:noProof w:val="0"/>
        </w:rPr>
        <w:t>TYPE</w:t>
      </w:r>
      <w:r>
        <w:rPr>
          <w:noProof w:val="0"/>
        </w:rPr>
        <w:t xml:space="preserve"> composant ;</w:t>
      </w:r>
    </w:p>
    <w:p w:rsidR="00AE3BD8" w:rsidRDefault="00AE3BD8">
      <w:pPr>
        <w:pStyle w:val="Courrier"/>
        <w:rPr>
          <w:noProof w:val="0"/>
        </w:rPr>
      </w:pPr>
      <w:r>
        <w:rPr>
          <w:noProof w:val="0"/>
        </w:rPr>
        <w:tab/>
      </w:r>
      <w:r>
        <w:rPr>
          <w:b/>
          <w:noProof w:val="0"/>
        </w:rPr>
        <w:t>INTERFACE</w:t>
      </w:r>
      <w:r>
        <w:rPr>
          <w:noProof w:val="0"/>
        </w:rPr>
        <w:t xml:space="preserve"> amont </w:t>
      </w:r>
      <w:r>
        <w:rPr>
          <w:b/>
          <w:noProof w:val="0"/>
        </w:rPr>
        <w:t>GENRE</w:t>
      </w:r>
      <w:r>
        <w:rPr>
          <w:noProof w:val="0"/>
        </w:rPr>
        <w:t xml:space="preserve"> composant </w:t>
      </w:r>
      <w:r>
        <w:rPr>
          <w:b/>
          <w:noProof w:val="0"/>
        </w:rPr>
        <w:t>CARDINAL</w:t>
      </w:r>
      <w:r>
        <w:rPr>
          <w:noProof w:val="0"/>
        </w:rPr>
        <w:t xml:space="preserve"> 2 </w:t>
      </w:r>
      <w:r>
        <w:rPr>
          <w:b/>
          <w:noProof w:val="0"/>
        </w:rPr>
        <w:t>JUSQUA</w:t>
      </w:r>
      <w:r>
        <w:rPr>
          <w:noProof w:val="0"/>
        </w:rPr>
        <w:t xml:space="preserve"> 8;</w:t>
      </w:r>
    </w:p>
    <w:p w:rsidR="00AE3BD8" w:rsidRDefault="00AE3BD8">
      <w:pPr>
        <w:pStyle w:val="Courrier"/>
        <w:rPr>
          <w:noProof w:val="0"/>
        </w:rPr>
      </w:pPr>
    </w:p>
    <w:p w:rsidR="00AE3BD8" w:rsidRDefault="00AE3BD8">
      <w:pPr>
        <w:outlineLvl w:val="0"/>
      </w:pPr>
      <w:r>
        <w:t>Dans ce cas, si p = 0, la relation n'est pas obligatoire.</w:t>
      </w:r>
    </w:p>
    <w:p w:rsidR="00AE3BD8" w:rsidRDefault="00AE3BD8"/>
    <w:p w:rsidR="00AE3BD8" w:rsidRDefault="00AE3BD8">
      <w:pPr>
        <w:pStyle w:val="Titre3"/>
      </w:pPr>
      <w:bookmarkStart w:id="138" w:name="_Toc334331910"/>
      <w:bookmarkStart w:id="139" w:name="_Toc334607169"/>
      <w:bookmarkStart w:id="140" w:name="_Toc335111874"/>
      <w:bookmarkStart w:id="141" w:name="_Toc335647108"/>
      <w:bookmarkStart w:id="142" w:name="_Toc335647202"/>
      <w:bookmarkStart w:id="143" w:name="_Toc335704115"/>
      <w:bookmarkStart w:id="144" w:name="_Toc342099156"/>
      <w:bookmarkStart w:id="145" w:name="_Toc342986831"/>
      <w:bookmarkStart w:id="146" w:name="_Toc343072183"/>
      <w:bookmarkStart w:id="147" w:name="_Toc443104430"/>
      <w:bookmarkStart w:id="148" w:name="_Toc399235862"/>
      <w:r>
        <w:t>Utilisation des champs d'interface</w:t>
      </w:r>
      <w:bookmarkEnd w:id="138"/>
      <w:bookmarkEnd w:id="139"/>
      <w:bookmarkEnd w:id="140"/>
      <w:bookmarkEnd w:id="141"/>
      <w:bookmarkEnd w:id="142"/>
      <w:bookmarkEnd w:id="143"/>
      <w:bookmarkEnd w:id="144"/>
      <w:bookmarkEnd w:id="145"/>
      <w:bookmarkEnd w:id="146"/>
      <w:bookmarkEnd w:id="147"/>
      <w:bookmarkEnd w:id="148"/>
    </w:p>
    <w:p w:rsidR="00AE3BD8" w:rsidRDefault="00AE3BD8">
      <w:r>
        <w:t>Les champs d'interface seront utilisés pour modéliser l'influence des objets reliés à un composant sur le comportement de ce composant. En effet, le comportement d'un objet dans un système est principalement régi par les objets qui lui sont connectés.</w:t>
      </w:r>
    </w:p>
    <w:p w:rsidR="00AE3BD8" w:rsidRDefault="00AE3BD8">
      <w:r>
        <w:t>Ainsi, comme nous le verrons lors de la présentation des règles FIGARO, mettre le type B en interface du type A (en relation avec le type A) permettra d'utiliser les caractéristiques du type B pour modéliser le comportement du type A.</w:t>
      </w:r>
    </w:p>
    <w:p w:rsidR="00AE3BD8" w:rsidRDefault="00AE3BD8">
      <w:r>
        <w:t xml:space="preserve">A ce niveau, il est très important de noter que la modélisation en FIGARO est une </w:t>
      </w:r>
      <w:r>
        <w:rPr>
          <w:b/>
        </w:rPr>
        <w:t>modélisation locale</w:t>
      </w:r>
      <w:r>
        <w:t xml:space="preserve">. Chaque type est décrit localement (dans le type) par un ensemble de champs valués et de règles de comportement, qui dépendent des caractéristiques des types en interface. </w:t>
      </w:r>
      <w:r>
        <w:rPr>
          <w:b/>
        </w:rPr>
        <w:t>Ainsi, la définition des interfaces existant entre les types décrits dans une base de connaissances est une étape importante de la conception d'une base de connaissances.</w:t>
      </w:r>
    </w:p>
    <w:p w:rsidR="00AE3BD8" w:rsidRDefault="00AE3BD8"/>
    <w:p w:rsidR="00AE3BD8" w:rsidRDefault="00AE3BD8">
      <w:pPr>
        <w:pStyle w:val="Titre3"/>
      </w:pPr>
      <w:bookmarkStart w:id="149" w:name="_Toc334331911"/>
      <w:bookmarkStart w:id="150" w:name="_Toc334607170"/>
      <w:bookmarkStart w:id="151" w:name="_Toc335111875"/>
      <w:bookmarkStart w:id="152" w:name="_Toc335647109"/>
      <w:bookmarkStart w:id="153" w:name="_Toc335647203"/>
      <w:bookmarkStart w:id="154" w:name="_Toc335704116"/>
      <w:bookmarkStart w:id="155" w:name="_Toc342099157"/>
      <w:bookmarkStart w:id="156" w:name="_Toc342986832"/>
      <w:bookmarkStart w:id="157" w:name="_Toc343072184"/>
      <w:bookmarkStart w:id="158" w:name="_Toc443104431"/>
      <w:bookmarkStart w:id="159" w:name="_Toc399235863"/>
      <w:r>
        <w:t>Modélisation des liens matériels entre objets</w:t>
      </w:r>
      <w:bookmarkEnd w:id="149"/>
      <w:bookmarkEnd w:id="150"/>
      <w:bookmarkEnd w:id="151"/>
      <w:bookmarkEnd w:id="152"/>
      <w:bookmarkEnd w:id="153"/>
      <w:bookmarkEnd w:id="154"/>
      <w:bookmarkEnd w:id="155"/>
      <w:bookmarkEnd w:id="156"/>
      <w:bookmarkEnd w:id="157"/>
      <w:bookmarkEnd w:id="158"/>
      <w:bookmarkEnd w:id="159"/>
    </w:p>
    <w:p w:rsidR="00AE3BD8" w:rsidRDefault="00AE3BD8">
      <w:r>
        <w:t>Lorsque deux objets sont reliés entre eux par des liens matériels (tuyauterie, câble, ...), il faut noter que l’on peut envisager deux types de modélisation pour ces liens, en fonction des objectifs de la modélisation.</w:t>
      </w:r>
    </w:p>
    <w:p w:rsidR="00AE3BD8" w:rsidRDefault="00AE3BD8">
      <w:r>
        <w:t>Si ces liens physiques ont des caractéristiques propres utiles à la modélisation du comportement du système, il faut définir des types particuliers pour ces liens (chaque lien sera un objet).</w:t>
      </w:r>
    </w:p>
    <w:p w:rsidR="00AE3BD8" w:rsidRDefault="00AE3BD8">
      <w:pPr>
        <w:pStyle w:val="Dcal"/>
      </w:pPr>
      <w:r>
        <w:tab/>
        <w:t>Par exemple, si pour une classe de systèmes électriques, les caractéristiques des câbles (impédance, longueur) sont importantes pour la modélisation, on définira un type ‘cable_electrique’ dans la base de connaissances. Ce type sera lui-même interfacé avec les autres types du modèle (chaque câble aura un composant en amont et en aval).</w:t>
      </w:r>
    </w:p>
    <w:p w:rsidR="00AE3BD8" w:rsidRDefault="00232F04">
      <w:r>
        <w:t>En revanche</w:t>
      </w:r>
      <w:r w:rsidR="00AE3BD8">
        <w:t>, si les liens physiques n’ont pas de caractéristiques propres utiles à la modélisation du comportement du système, ils ne correspondront pas à des objets particuliers et les champs d’interface seront suffisants pour les modéliser.</w:t>
      </w:r>
    </w:p>
    <w:p w:rsidR="00AE3BD8" w:rsidRDefault="00AE3BD8">
      <w:pPr>
        <w:pStyle w:val="Dcal"/>
      </w:pPr>
      <w:r>
        <w:tab/>
        <w:t>Par exemple, si pour une classe de systèmes thermohydrauliques on s’intéresse uniquement à la propagation du flux entre les composants (le flux passe ou ne passe pas), les composants hydrauliques seront reliés directement (par des champs interface ‘amont’ et/ou ‘aval’) sans passer par un objet lien.</w:t>
      </w:r>
    </w:p>
    <w:p w:rsidR="00AE3BD8" w:rsidRDefault="00AE3BD8"/>
    <w:p w:rsidR="00AE3BD8" w:rsidRDefault="00AE3BD8">
      <w:pPr>
        <w:pStyle w:val="Titre2"/>
      </w:pPr>
      <w:bookmarkStart w:id="160" w:name="_Toc334607171"/>
      <w:bookmarkStart w:id="161" w:name="_Toc335111876"/>
      <w:bookmarkStart w:id="162" w:name="_Toc335647110"/>
      <w:bookmarkStart w:id="163" w:name="_Toc335647204"/>
      <w:bookmarkStart w:id="164" w:name="_Toc335704117"/>
      <w:bookmarkStart w:id="165" w:name="_Toc342099158"/>
      <w:bookmarkStart w:id="166" w:name="_Toc342986833"/>
      <w:bookmarkStart w:id="167" w:name="_Toc343072185"/>
      <w:bookmarkStart w:id="168" w:name="_Toc443104432"/>
      <w:r>
        <w:tab/>
      </w:r>
      <w:bookmarkStart w:id="169" w:name="_Toc399235864"/>
      <w:r>
        <w:t>Champs de classes et d'objets</w:t>
      </w:r>
      <w:bookmarkEnd w:id="160"/>
      <w:bookmarkEnd w:id="161"/>
      <w:bookmarkEnd w:id="162"/>
      <w:bookmarkEnd w:id="163"/>
      <w:bookmarkEnd w:id="164"/>
      <w:bookmarkEnd w:id="165"/>
      <w:bookmarkEnd w:id="166"/>
      <w:bookmarkEnd w:id="167"/>
      <w:bookmarkEnd w:id="168"/>
      <w:bookmarkEnd w:id="169"/>
      <w:r>
        <w:t xml:space="preserve"> </w:t>
      </w:r>
      <w:r>
        <w:fldChar w:fldCharType="begin"/>
      </w:r>
      <w:r>
        <w:instrText xml:space="preserve"> XE "Champs" </w:instrText>
      </w:r>
      <w:r>
        <w:fldChar w:fldCharType="end"/>
      </w:r>
    </w:p>
    <w:p w:rsidR="00AE3BD8" w:rsidRDefault="00AE3BD8">
      <w:r>
        <w:t>Comme nous l'avons vu précédemment, un type est décrit par des champs communs aux objets du type, et par des règles que nous étudierons dans la partie suivante.</w:t>
      </w:r>
    </w:p>
    <w:p w:rsidR="00AE3BD8" w:rsidRDefault="00AE3BD8">
      <w:r>
        <w:t>Les champs caractéristiques d'un type ou d'un objet peuvent être de trois natures différentes :</w:t>
      </w:r>
    </w:p>
    <w:p w:rsidR="00AE3BD8" w:rsidRDefault="00AE3BD8">
      <w:pPr>
        <w:pStyle w:val="Dcal"/>
      </w:pPr>
      <w:r>
        <w:t>*</w:t>
      </w:r>
      <w:r>
        <w:tab/>
        <w:t xml:space="preserve">Les </w:t>
      </w:r>
      <w:r>
        <w:rPr>
          <w:b/>
        </w:rPr>
        <w:t>champs constants</w:t>
      </w:r>
      <w:r>
        <w:t xml:space="preserve"> représentent les caractéristiques des objets qui n’évoluent pas au cours de la vie du système (longueur d’un câble de connexion par exemple). Ces champs sont univalués.</w:t>
      </w:r>
    </w:p>
    <w:p w:rsidR="00AE3BD8" w:rsidRDefault="00AE3BD8">
      <w:pPr>
        <w:pStyle w:val="Dcal"/>
      </w:pPr>
      <w:r>
        <w:t>*</w:t>
      </w:r>
      <w:r>
        <w:tab/>
        <w:t xml:space="preserve">Les </w:t>
      </w:r>
      <w:r>
        <w:rPr>
          <w:b/>
        </w:rPr>
        <w:t>champs interface</w:t>
      </w:r>
      <w:r>
        <w:t xml:space="preserve"> </w:t>
      </w:r>
      <w:r>
        <w:rPr>
          <w:b/>
        </w:rPr>
        <w:t>d'un type</w:t>
      </w:r>
      <w:r>
        <w:t xml:space="preserve"> permettent de définir les relations potentielles ou obligatoires existant entre un objet de ce type et des objets des autres types, voire du même type. Les </w:t>
      </w:r>
      <w:r>
        <w:rPr>
          <w:b/>
        </w:rPr>
        <w:t>champs interface d'un objet</w:t>
      </w:r>
      <w:r>
        <w:t xml:space="preserve"> permettent de renseigner les objets d'un système en relation avec cet objet. Ce sont des champs d'objets, c'est-à-dire contenant des noms d'objets, qui peuvent être multivalués.</w:t>
      </w:r>
    </w:p>
    <w:p w:rsidR="00AE3BD8" w:rsidRDefault="00AE3BD8">
      <w:pPr>
        <w:pStyle w:val="Dcal"/>
      </w:pPr>
      <w:r>
        <w:t>*</w:t>
      </w:r>
      <w:r>
        <w:tab/>
        <w:t xml:space="preserve">Les </w:t>
      </w:r>
      <w:r>
        <w:rPr>
          <w:b/>
        </w:rPr>
        <w:t xml:space="preserve">variables d’état </w:t>
      </w:r>
      <w:r>
        <w:t>caractérisent l’état des objets et sont susceptibles d’évoluer au cours de la vie du système. Ces champs sont univalués.</w:t>
      </w:r>
    </w:p>
    <w:p w:rsidR="00AE3BD8" w:rsidRDefault="00AE3BD8">
      <w:r>
        <w:t xml:space="preserve">Il est important de noter que, en FIGARO, les </w:t>
      </w:r>
      <w:r>
        <w:rPr>
          <w:b/>
        </w:rPr>
        <w:t>champs interface sont des champs constants.</w:t>
      </w:r>
      <w:r>
        <w:t xml:space="preserve"> Autrement dit, on ne peut pas modéliser en FIGARO des processus qui auraient pour conséquence de modifier les relations existant entre les objets d'un système.</w:t>
      </w:r>
    </w:p>
    <w:p w:rsidR="00AE3BD8" w:rsidRDefault="00AE3BD8">
      <w:r>
        <w:t>Prenons l'exemple simple de la description d'un type "câble électrique" caractérisé par sa longueur.</w:t>
      </w:r>
    </w:p>
    <w:p w:rsidR="00AE3BD8" w:rsidRDefault="00AE3BD8">
      <w:pPr>
        <w:pStyle w:val="Courrier"/>
        <w:keepNext/>
        <w:outlineLvl w:val="0"/>
        <w:rPr>
          <w:noProof w:val="0"/>
        </w:rPr>
      </w:pPr>
      <w:r>
        <w:rPr>
          <w:b/>
          <w:noProof w:val="0"/>
        </w:rPr>
        <w:t>Exemple :</w:t>
      </w:r>
    </w:p>
    <w:p w:rsidR="00AE3BD8" w:rsidRDefault="00AE3BD8">
      <w:pPr>
        <w:pStyle w:val="Courrier"/>
        <w:keepNext/>
        <w:rPr>
          <w:noProof w:val="0"/>
        </w:rPr>
      </w:pPr>
      <w:r>
        <w:rPr>
          <w:b/>
          <w:noProof w:val="0"/>
        </w:rPr>
        <w:t xml:space="preserve">TYPE </w:t>
      </w:r>
      <w:r>
        <w:rPr>
          <w:noProof w:val="0"/>
        </w:rPr>
        <w:t xml:space="preserve">cable_electrique </w:t>
      </w:r>
      <w:r>
        <w:rPr>
          <w:b/>
          <w:noProof w:val="0"/>
        </w:rPr>
        <w:t>;</w:t>
      </w:r>
    </w:p>
    <w:p w:rsidR="00AE3BD8" w:rsidRDefault="00AE3BD8">
      <w:pPr>
        <w:pStyle w:val="Courrier"/>
        <w:keepNext/>
        <w:outlineLvl w:val="0"/>
        <w:rPr>
          <w:noProof w:val="0"/>
        </w:rPr>
      </w:pPr>
      <w:r>
        <w:rPr>
          <w:b/>
          <w:noProof w:val="0"/>
        </w:rPr>
        <w:t>CONSTANTE</w:t>
      </w:r>
    </w:p>
    <w:p w:rsidR="00AE3BD8" w:rsidRDefault="00AE3BD8">
      <w:pPr>
        <w:pStyle w:val="Courrierp"/>
        <w:keepNext/>
        <w:rPr>
          <w:noProof w:val="0"/>
        </w:rPr>
      </w:pPr>
      <w:r>
        <w:rPr>
          <w:noProof w:val="0"/>
        </w:rPr>
        <w:tab/>
        <w:t xml:space="preserve">longueur </w:t>
      </w:r>
      <w:r>
        <w:rPr>
          <w:b/>
          <w:noProof w:val="0"/>
        </w:rPr>
        <w:t>DOMAINE REEL</w:t>
      </w:r>
      <w:r>
        <w:rPr>
          <w:noProof w:val="0"/>
        </w:rPr>
        <w:t xml:space="preserve"> ; (*le domaine de définition de la constante est l'ensemble des réels*)</w:t>
      </w:r>
    </w:p>
    <w:p w:rsidR="00AE3BD8" w:rsidRDefault="00AE3BD8">
      <w:r>
        <w:t>Avec la définition de ce type, on peut créer une instance particulière de "câble_électrique" pour décrire un système, en affectant au champ "longueur" la valeur pertinente pour le système étudié :</w:t>
      </w:r>
    </w:p>
    <w:p w:rsidR="00AE3BD8" w:rsidRDefault="00AE3BD8">
      <w:pPr>
        <w:pStyle w:val="Courrier"/>
        <w:keepNext/>
        <w:outlineLvl w:val="0"/>
        <w:rPr>
          <w:noProof w:val="0"/>
        </w:rPr>
      </w:pPr>
      <w:r>
        <w:rPr>
          <w:b/>
          <w:noProof w:val="0"/>
        </w:rPr>
        <w:t>Exemple :</w:t>
      </w:r>
    </w:p>
    <w:p w:rsidR="00AE3BD8" w:rsidRDefault="00AE3BD8">
      <w:pPr>
        <w:pStyle w:val="Courrier"/>
        <w:keepNext/>
        <w:outlineLvl w:val="0"/>
        <w:rPr>
          <w:noProof w:val="0"/>
        </w:rPr>
      </w:pPr>
      <w:r>
        <w:rPr>
          <w:b/>
          <w:noProof w:val="0"/>
        </w:rPr>
        <w:t xml:space="preserve">OBJET </w:t>
      </w:r>
      <w:r>
        <w:rPr>
          <w:noProof w:val="0"/>
        </w:rPr>
        <w:t xml:space="preserve">cable1 </w:t>
      </w:r>
      <w:r>
        <w:rPr>
          <w:b/>
          <w:noProof w:val="0"/>
        </w:rPr>
        <w:t>EST_UN cable_electrique</w:t>
      </w:r>
      <w:r>
        <w:rPr>
          <w:noProof w:val="0"/>
        </w:rPr>
        <w:t xml:space="preserve"> </w:t>
      </w:r>
      <w:r>
        <w:rPr>
          <w:b/>
          <w:noProof w:val="0"/>
        </w:rPr>
        <w:t>;</w:t>
      </w:r>
    </w:p>
    <w:p w:rsidR="00AE3BD8" w:rsidRDefault="00AE3BD8">
      <w:pPr>
        <w:pStyle w:val="Courrier"/>
        <w:keepNext/>
        <w:outlineLvl w:val="0"/>
        <w:rPr>
          <w:noProof w:val="0"/>
        </w:rPr>
      </w:pPr>
      <w:r>
        <w:rPr>
          <w:b/>
          <w:noProof w:val="0"/>
        </w:rPr>
        <w:t>CONSTANTE</w:t>
      </w:r>
    </w:p>
    <w:p w:rsidR="00AE3BD8" w:rsidRDefault="00AE3BD8">
      <w:pPr>
        <w:pStyle w:val="Courrierp"/>
        <w:rPr>
          <w:b/>
          <w:noProof w:val="0"/>
        </w:rPr>
      </w:pPr>
      <w:r>
        <w:rPr>
          <w:noProof w:val="0"/>
        </w:rPr>
        <w:tab/>
        <w:t xml:space="preserve">longueur </w:t>
      </w:r>
      <w:r>
        <w:rPr>
          <w:b/>
          <w:noProof w:val="0"/>
        </w:rPr>
        <w:t xml:space="preserve">= </w:t>
      </w:r>
      <w:r>
        <w:rPr>
          <w:noProof w:val="0"/>
        </w:rPr>
        <w:t>25</w:t>
      </w:r>
      <w:r>
        <w:rPr>
          <w:b/>
          <w:noProof w:val="0"/>
        </w:rPr>
        <w:t xml:space="preserve"> ;</w:t>
      </w:r>
    </w:p>
    <w:p w:rsidR="00AE3BD8" w:rsidRDefault="00AE3BD8">
      <w:pPr>
        <w:pStyle w:val="Titre2"/>
      </w:pPr>
      <w:bookmarkStart w:id="170" w:name="_Toc334607172"/>
      <w:bookmarkStart w:id="171" w:name="_Toc335111877"/>
      <w:bookmarkStart w:id="172" w:name="_Toc335647111"/>
      <w:bookmarkStart w:id="173" w:name="_Toc335647205"/>
      <w:bookmarkStart w:id="174" w:name="_Toc335704118"/>
      <w:bookmarkStart w:id="175" w:name="_Toc342099159"/>
      <w:bookmarkStart w:id="176" w:name="_Toc342986834"/>
      <w:bookmarkStart w:id="177" w:name="_Toc343072186"/>
      <w:bookmarkStart w:id="178" w:name="_Toc443104433"/>
      <w:r>
        <w:tab/>
      </w:r>
      <w:bookmarkStart w:id="179" w:name="_Toc399235865"/>
      <w:r>
        <w:t>Règles FIGARO</w:t>
      </w:r>
      <w:bookmarkEnd w:id="170"/>
      <w:bookmarkEnd w:id="171"/>
      <w:bookmarkEnd w:id="172"/>
      <w:bookmarkEnd w:id="173"/>
      <w:bookmarkEnd w:id="174"/>
      <w:bookmarkEnd w:id="175"/>
      <w:bookmarkEnd w:id="176"/>
      <w:bookmarkEnd w:id="177"/>
      <w:bookmarkEnd w:id="178"/>
      <w:bookmarkEnd w:id="179"/>
      <w:r>
        <w:t xml:space="preserve"> </w:t>
      </w:r>
      <w:r>
        <w:fldChar w:fldCharType="begin"/>
      </w:r>
      <w:r>
        <w:instrText xml:space="preserve"> XE "Règle" </w:instrText>
      </w:r>
      <w:r>
        <w:fldChar w:fldCharType="end"/>
      </w:r>
    </w:p>
    <w:p w:rsidR="00AE3BD8" w:rsidRPr="009A67E6" w:rsidRDefault="00AE3BD8">
      <w:pPr>
        <w:pStyle w:val="Texte"/>
        <w:rPr>
          <w:rFonts w:ascii="Arial" w:hAnsi="Arial" w:cs="Arial"/>
          <w:sz w:val="20"/>
        </w:rPr>
      </w:pPr>
      <w:r w:rsidRPr="009A67E6">
        <w:rPr>
          <w:rFonts w:ascii="Arial" w:hAnsi="Arial" w:cs="Arial"/>
          <w:sz w:val="20"/>
        </w:rPr>
        <w:t xml:space="preserve">En langage FIGARO, le comportement dynamique (c'est-à-dire au cours du temps) des objets est modélisé sous forme de règles. Pour bien comprendre ce qu'est une règle en FIGARO, il est nécessaire de comprendre le </w:t>
      </w:r>
      <w:r w:rsidRPr="009A67E6">
        <w:rPr>
          <w:rFonts w:ascii="Arial" w:hAnsi="Arial" w:cs="Arial"/>
          <w:b/>
          <w:sz w:val="20"/>
        </w:rPr>
        <w:t xml:space="preserve">principe général de modélisation des systèmes </w:t>
      </w:r>
      <w:r w:rsidRPr="009A67E6">
        <w:rPr>
          <w:rFonts w:ascii="Arial" w:hAnsi="Arial" w:cs="Arial"/>
          <w:sz w:val="20"/>
        </w:rPr>
        <w:t>utilisé dans un modèle FIGARO.</w:t>
      </w:r>
    </w:p>
    <w:p w:rsidR="00AE3BD8" w:rsidRDefault="00AE3BD8">
      <w:pPr>
        <w:pStyle w:val="Texte"/>
      </w:pPr>
    </w:p>
    <w:p w:rsidR="00AE3BD8" w:rsidRDefault="00AE3BD8">
      <w:pPr>
        <w:pStyle w:val="Titre3"/>
      </w:pPr>
      <w:bookmarkStart w:id="180" w:name="_Toc334331914"/>
      <w:bookmarkStart w:id="181" w:name="_Toc334607173"/>
      <w:bookmarkStart w:id="182" w:name="_Toc335111878"/>
      <w:bookmarkStart w:id="183" w:name="_Toc335647112"/>
      <w:bookmarkStart w:id="184" w:name="_Toc335647206"/>
      <w:bookmarkStart w:id="185" w:name="_Toc335704119"/>
      <w:bookmarkStart w:id="186" w:name="_Toc342099160"/>
      <w:bookmarkStart w:id="187" w:name="_Toc342986835"/>
      <w:bookmarkStart w:id="188" w:name="_Toc343072187"/>
      <w:bookmarkStart w:id="189" w:name="_Toc443104434"/>
      <w:bookmarkStart w:id="190" w:name="_Toc399235866"/>
      <w:r>
        <w:t>Principe de modélisation des systèmes</w:t>
      </w:r>
      <w:bookmarkEnd w:id="180"/>
      <w:bookmarkEnd w:id="181"/>
      <w:bookmarkEnd w:id="182"/>
      <w:bookmarkEnd w:id="183"/>
      <w:bookmarkEnd w:id="184"/>
      <w:bookmarkEnd w:id="185"/>
      <w:bookmarkEnd w:id="186"/>
      <w:bookmarkEnd w:id="187"/>
      <w:bookmarkEnd w:id="188"/>
      <w:bookmarkEnd w:id="189"/>
      <w:bookmarkEnd w:id="190"/>
    </w:p>
    <w:p w:rsidR="00AE3BD8" w:rsidRDefault="00AE3BD8">
      <w:pPr>
        <w:keepNext/>
        <w:outlineLvl w:val="0"/>
        <w:rPr>
          <w:b/>
        </w:rPr>
      </w:pPr>
      <w:r>
        <w:rPr>
          <w:b/>
        </w:rPr>
        <w:t>Etat de modèle et événement</w:t>
      </w:r>
      <w:r>
        <w:rPr>
          <w:b/>
        </w:rPr>
        <w:fldChar w:fldCharType="begin"/>
      </w:r>
      <w:r>
        <w:rPr>
          <w:b/>
        </w:rPr>
        <w:instrText xml:space="preserve"> XE "Etat d'un modèle FIGARO" </w:instrText>
      </w:r>
      <w:r>
        <w:rPr>
          <w:b/>
        </w:rPr>
        <w:fldChar w:fldCharType="end"/>
      </w:r>
      <w:r>
        <w:rPr>
          <w:b/>
        </w:rPr>
        <w:t xml:space="preserve"> </w:t>
      </w:r>
      <w:r>
        <w:rPr>
          <w:b/>
        </w:rPr>
        <w:fldChar w:fldCharType="begin"/>
      </w:r>
      <w:r>
        <w:rPr>
          <w:b/>
        </w:rPr>
        <w:instrText xml:space="preserve"> XE "Evénement" </w:instrText>
      </w:r>
      <w:r>
        <w:rPr>
          <w:b/>
        </w:rPr>
        <w:fldChar w:fldCharType="end"/>
      </w:r>
    </w:p>
    <w:p w:rsidR="00AE3BD8" w:rsidRDefault="00AE3BD8">
      <w:r>
        <w:rPr>
          <w:b/>
        </w:rPr>
        <w:t xml:space="preserve">L'état d'un objet </w:t>
      </w:r>
      <w:r>
        <w:t xml:space="preserve">à un instant donné se définit comme l'ensemble des valeurs prises à cet instant par les variables d'état de cet objet. </w:t>
      </w:r>
      <w:r>
        <w:rPr>
          <w:b/>
        </w:rPr>
        <w:t>L’état d’un système</w:t>
      </w:r>
      <w:r>
        <w:t xml:space="preserve"> à un instant donné est complètement défini par l'état des objets qui constituent le modèle FIGARO à cet instant.</w:t>
      </w:r>
    </w:p>
    <w:p w:rsidR="00AE3BD8" w:rsidRDefault="00AE3BD8">
      <w:r>
        <w:t xml:space="preserve">L'état du système va évoluer en fonction du temps, suite à des </w:t>
      </w:r>
      <w:r>
        <w:rPr>
          <w:b/>
        </w:rPr>
        <w:t>événements</w:t>
      </w:r>
      <w:r>
        <w:t xml:space="preserve"> pouvant survenir sur les objets du système. De façon très générale, un événement (on parle aussi de transition) correspond :</w:t>
      </w:r>
    </w:p>
    <w:p w:rsidR="00AE3BD8" w:rsidRDefault="00AE3BD8">
      <w:pPr>
        <w:pStyle w:val="Dcal"/>
      </w:pPr>
      <w:r>
        <w:t>*</w:t>
      </w:r>
      <w:r>
        <w:tab/>
        <w:t>soit à un événement caractéristique du bon fonctionnement d'un composant et modifiant l'état de celui-ci (ex : démarrage de la pompe)</w:t>
      </w:r>
    </w:p>
    <w:p w:rsidR="00AE3BD8" w:rsidRDefault="00AE3BD8">
      <w:pPr>
        <w:pStyle w:val="Dcal"/>
      </w:pPr>
      <w:r>
        <w:t>*</w:t>
      </w:r>
      <w:r>
        <w:tab/>
        <w:t>soit à un événement caractéristique d'une défaillance d'un composant (ex :défaillance à la sollicitation de la pompe, défaillance en fonctionnement de la pompe)</w:t>
      </w:r>
    </w:p>
    <w:p w:rsidR="00AE3BD8" w:rsidRDefault="00AE3BD8">
      <w:pPr>
        <w:pStyle w:val="Dcal"/>
      </w:pPr>
      <w:r>
        <w:t>*</w:t>
      </w:r>
      <w:r>
        <w:tab/>
        <w:t>soit à un événement caractéristique d'une action extérieure sur le composant (ex : réparation de la pompe).</w:t>
      </w:r>
    </w:p>
    <w:p w:rsidR="00AE3BD8" w:rsidRDefault="00AE3BD8">
      <w:r>
        <w:t>L'occurrence d'un événement est conditionnée par l'état courant du système. Autrement dit, un événement ne peut se produire que si les variables d'état du modèle vérifient une certaine condition.</w:t>
      </w:r>
    </w:p>
    <w:p w:rsidR="00AE3BD8" w:rsidRDefault="00AE3BD8">
      <w:pPr>
        <w:ind w:left="1134"/>
      </w:pPr>
      <w:r>
        <w:t>Si la pompe P1 est en marche</w:t>
      </w:r>
    </w:p>
    <w:p w:rsidR="00AE3BD8" w:rsidRDefault="00AE3BD8">
      <w:pPr>
        <w:ind w:left="1134"/>
      </w:pPr>
      <w:r>
        <w:t>Alors, il peut se produire l'événement "Défaillance en fonctionnement de la pompe"</w:t>
      </w:r>
    </w:p>
    <w:p w:rsidR="00AE3BD8" w:rsidRDefault="00AE3BD8">
      <w:r>
        <w:t>Un événement correspond à un phénomène aléatoire, qui se produit en fonction d'une certaine loi de probabilité, ou à un phénomène déterministe qui se produit au bout d'un temps constant donné (si la condition d'occurrence de l'événement est maintenue pendant cette durée).</w:t>
      </w:r>
    </w:p>
    <w:p w:rsidR="00AE3BD8" w:rsidRDefault="00AE3BD8">
      <w:pPr>
        <w:ind w:left="1134"/>
      </w:pPr>
      <w:r>
        <w:t>Si la pompe P1 est en marche,</w:t>
      </w:r>
    </w:p>
    <w:p w:rsidR="00AE3BD8" w:rsidRDefault="00AE3BD8">
      <w:pPr>
        <w:ind w:left="1134"/>
      </w:pPr>
      <w:r>
        <w:t>Alors, il peut se produire l'événement "Défaillance en fonctionnement de P1" suivant une loi de probabilité exponentielle de paramètre 1e-3/h.</w:t>
      </w:r>
    </w:p>
    <w:p w:rsidR="00AE3BD8" w:rsidRDefault="00AE3BD8">
      <w:r>
        <w:t xml:space="preserve">Le langage FIGARO permet donc de modéliser des processus markoviens (l'occurrence d'un événement ou d'une transition dépend </w:t>
      </w:r>
      <w:r>
        <w:rPr>
          <w:b/>
        </w:rPr>
        <w:t>uniquement</w:t>
      </w:r>
      <w:r>
        <w:t xml:space="preserve"> de l'état courant du système) ou des processus semi-markoviens (l'occurrence d'un événement dépend de l'état courant du système et du temps écoulé dans cet état).</w:t>
      </w:r>
    </w:p>
    <w:p w:rsidR="00AE3BD8" w:rsidRDefault="00AE3BD8">
      <w:pPr>
        <w:keepNext/>
        <w:outlineLvl w:val="0"/>
        <w:rPr>
          <w:b/>
        </w:rPr>
      </w:pPr>
      <w:r>
        <w:rPr>
          <w:b/>
        </w:rPr>
        <w:t>Conséquences d'un événement sur le système</w:t>
      </w:r>
    </w:p>
    <w:p w:rsidR="00AE3BD8" w:rsidRDefault="00AE3BD8">
      <w:r>
        <w:t>Un événement survenant sur un composant du système va modifier l'état du composant, ce qui revient à modifier les variables d'état associées à ce composant. Par exemple :</w:t>
      </w:r>
    </w:p>
    <w:p w:rsidR="00AE3BD8" w:rsidRDefault="00AE3BD8">
      <w:pPr>
        <w:ind w:left="1134"/>
      </w:pPr>
      <w:r>
        <w:t>L'occurrence de l'événement "Défaillance en fonctionnement de P1" modifie une variable d'état de P1 qui passe de "marche" à "panne".</w:t>
      </w:r>
    </w:p>
    <w:p w:rsidR="00AE3BD8" w:rsidRDefault="00AE3BD8">
      <w:r>
        <w:t>La modification de l'état du composant touché par l'événement va entraîner toute une série de conséquences sur les autres composants du système et sur le système lui-même. (Les effets d'un événement sur un composant particulier vont se "propager" sur tout le système). On peut citer pour illustrer les deux exemples suivants :</w:t>
      </w:r>
    </w:p>
    <w:p w:rsidR="00AE3BD8" w:rsidRDefault="00AE3BD8">
      <w:pPr>
        <w:pStyle w:val="Dcal"/>
      </w:pPr>
      <w:r>
        <w:t>-</w:t>
      </w:r>
      <w:r>
        <w:tab/>
        <w:t>Lorsque le composant P1 est en panne, la file d'alimentation passant par P1 est perdue.</w:t>
      </w:r>
    </w:p>
    <w:p w:rsidR="00AE3BD8" w:rsidRDefault="00AE3BD8">
      <w:pPr>
        <w:pStyle w:val="Dcal"/>
      </w:pPr>
      <w:r>
        <w:t>-</w:t>
      </w:r>
      <w:r>
        <w:tab/>
        <w:t>Lorsque le composant P1 est en panne, la pompe de secours associée à P1 va être sollicitée au démarrage.</w:t>
      </w:r>
    </w:p>
    <w:p w:rsidR="00AE3BD8" w:rsidRDefault="00AE3BD8">
      <w:pPr>
        <w:keepNext/>
        <w:outlineLvl w:val="0"/>
        <w:rPr>
          <w:b/>
        </w:rPr>
      </w:pPr>
      <w:r>
        <w:rPr>
          <w:b/>
        </w:rPr>
        <w:t>Cycle de vie d'un système</w:t>
      </w:r>
    </w:p>
    <w:p w:rsidR="00AE3BD8" w:rsidRDefault="00AE3BD8">
      <w:r>
        <w:t>On considère que la vie d'un système est composée d'une suite de cycles, chaque cycle pouvant être décomposé en deux étapes :</w:t>
      </w:r>
    </w:p>
    <w:p w:rsidR="00AE3BD8" w:rsidRDefault="00AE3BD8">
      <w:pPr>
        <w:pStyle w:val="Dcal"/>
      </w:pPr>
      <w:r>
        <w:t>-</w:t>
      </w:r>
      <w:r>
        <w:tab/>
        <w:t xml:space="preserve">Lorsque le système est dans un état donné, certains événements peuvent se produire. Dans un premier temps, l'occurrence d'un événement sur un composant aura des conséquences </w:t>
      </w:r>
      <w:r>
        <w:rPr>
          <w:b/>
        </w:rPr>
        <w:t>directes et locales</w:t>
      </w:r>
      <w:r>
        <w:t xml:space="preserve"> sur l'état de ce composant. </w:t>
      </w:r>
    </w:p>
    <w:p w:rsidR="00AE3BD8" w:rsidRDefault="00AE3BD8">
      <w:pPr>
        <w:pStyle w:val="Dcal"/>
      </w:pPr>
      <w:r>
        <w:t>-</w:t>
      </w:r>
      <w:r>
        <w:tab/>
        <w:t xml:space="preserve">Dans un deuxième temps, la modification de l'état des variables du composant va entraîner des conséquences sur les autres composants du système, </w:t>
      </w:r>
      <w:r>
        <w:rPr>
          <w:b/>
        </w:rPr>
        <w:t>propageant</w:t>
      </w:r>
      <w:r>
        <w:t xml:space="preserve"> ainsi les effets de l'événement pour obtenir un nouvel état de système.</w:t>
      </w:r>
    </w:p>
    <w:p w:rsidR="00AE3BD8" w:rsidRDefault="00AE3BD8">
      <w:r>
        <w:t>Une fois que le système est dans ce nouvel état, d'autres événements peuvent se produire.</w:t>
      </w:r>
    </w:p>
    <w:p w:rsidR="00AE3BD8" w:rsidRDefault="00AE3BD8">
      <w:r>
        <w:t xml:space="preserve">Pour permettre de modéliser le comportement des systèmes en fonction de ce principe, le langage FIGARO utilise un formalisme en règles. Deux types de règles existent en FIGARO : </w:t>
      </w:r>
    </w:p>
    <w:p w:rsidR="00AE3BD8" w:rsidRDefault="00AE3BD8">
      <w:pPr>
        <w:pStyle w:val="Dcal"/>
      </w:pPr>
      <w:r>
        <w:t>-</w:t>
      </w:r>
      <w:r>
        <w:tab/>
        <w:t xml:space="preserve">Les </w:t>
      </w:r>
      <w:r>
        <w:rPr>
          <w:b/>
        </w:rPr>
        <w:t>règles d'occurrence</w:t>
      </w:r>
      <w:r>
        <w:t xml:space="preserve"> permettent de modéliser les événements qui peuvent se produire sur un objet : conditions d'occurrence de l'événement en fonction de l'état du système, loi de probabilité associée, conséquences sur l'état du composant.</w:t>
      </w:r>
    </w:p>
    <w:p w:rsidR="00AE3BD8" w:rsidRDefault="00AE3BD8">
      <w:pPr>
        <w:pStyle w:val="Dcal"/>
      </w:pPr>
      <w:r>
        <w:t>-</w:t>
      </w:r>
      <w:r>
        <w:tab/>
        <w:t xml:space="preserve">Les </w:t>
      </w:r>
      <w:r>
        <w:rPr>
          <w:b/>
        </w:rPr>
        <w:t>règles d'interaction</w:t>
      </w:r>
      <w:r>
        <w:t xml:space="preserve"> permettent de propager les conséquences d'un événement à tout le système en exprimant les relations existant entre l'état d'un objet et l'état des autres objets du système.</w:t>
      </w:r>
    </w:p>
    <w:p w:rsidR="00AE3BD8" w:rsidRDefault="00AE3BD8">
      <w:r>
        <w:t>Avant d'étudier comment ces règles sont utilisées pour exploiter un modèle FIGARO, nous allons définir plus précisément leur formalisme.</w:t>
      </w:r>
    </w:p>
    <w:p w:rsidR="00AE3BD8" w:rsidRDefault="00AE3BD8">
      <w:pPr>
        <w:pStyle w:val="Texte"/>
      </w:pPr>
    </w:p>
    <w:p w:rsidR="00AE3BD8" w:rsidRDefault="00AE3BD8">
      <w:pPr>
        <w:pStyle w:val="Titre3"/>
      </w:pPr>
      <w:bookmarkStart w:id="191" w:name="_Toc334331915"/>
      <w:bookmarkStart w:id="192" w:name="_Toc334607174"/>
      <w:bookmarkStart w:id="193" w:name="_Toc335111879"/>
      <w:bookmarkStart w:id="194" w:name="_Toc335647113"/>
      <w:bookmarkStart w:id="195" w:name="_Toc335647207"/>
      <w:bookmarkStart w:id="196" w:name="_Toc335704120"/>
      <w:bookmarkStart w:id="197" w:name="_Toc342099161"/>
      <w:bookmarkStart w:id="198" w:name="_Toc342986836"/>
      <w:bookmarkStart w:id="199" w:name="_Toc343072188"/>
      <w:bookmarkStart w:id="200" w:name="_Toc443104435"/>
      <w:bookmarkStart w:id="201" w:name="_Toc399235867"/>
      <w:r>
        <w:t>Formalisme d'une règle FIGARO</w:t>
      </w:r>
      <w:bookmarkEnd w:id="191"/>
      <w:bookmarkEnd w:id="192"/>
      <w:bookmarkEnd w:id="193"/>
      <w:bookmarkEnd w:id="194"/>
      <w:bookmarkEnd w:id="195"/>
      <w:bookmarkEnd w:id="196"/>
      <w:bookmarkEnd w:id="197"/>
      <w:bookmarkEnd w:id="198"/>
      <w:bookmarkEnd w:id="199"/>
      <w:bookmarkEnd w:id="200"/>
      <w:bookmarkEnd w:id="201"/>
    </w:p>
    <w:p w:rsidR="00AE3BD8" w:rsidRDefault="00AE3BD8">
      <w:pPr>
        <w:pStyle w:val="Titre4"/>
      </w:pPr>
      <w:bookmarkStart w:id="202" w:name="_Toc399235868"/>
      <w:r>
        <w:t>Règle générique et règle instanciée</w:t>
      </w:r>
      <w:bookmarkEnd w:id="202"/>
    </w:p>
    <w:p w:rsidR="00AE3BD8" w:rsidRDefault="00AE3BD8">
      <w:r>
        <w:t>Les règles FIGARO modélisent le comportement des objets.</w:t>
      </w:r>
    </w:p>
    <w:p w:rsidR="00AE3BD8" w:rsidRDefault="00AE3BD8">
      <w:r>
        <w:t>Une règle de comportement est le plus souvent commune à tous les objets décrits par une même classe. C'est pourquoi le langage FIGARO permet d'écrire, pour chaque type d'une base de connaissances, des règles génériques à tous les objets décrits par le type. Les règles FIGARO sont basées sur la logique des prédicats (règles d'ordre 1). Par exemple, la règle :</w:t>
      </w:r>
    </w:p>
    <w:p w:rsidR="00AE3BD8" w:rsidRDefault="00AE3BD8">
      <w:pPr>
        <w:rPr>
          <w:i/>
        </w:rPr>
      </w:pPr>
      <w:r>
        <w:rPr>
          <w:i/>
        </w:rPr>
        <w:t>Si la position d'un objet quelconque o de la classe 'vanne' est 'fermé', il peut se produire l'événement "refus d'ouverture" sur o qui provoque l'obstruction de o</w:t>
      </w:r>
    </w:p>
    <w:p w:rsidR="00AE3BD8" w:rsidRDefault="00AE3BD8">
      <w:r>
        <w:t xml:space="preserve">est une </w:t>
      </w:r>
      <w:r>
        <w:rPr>
          <w:b/>
        </w:rPr>
        <w:t>règle générique</w:t>
      </w:r>
      <w:r>
        <w:t xml:space="preserve"> à tous les objets de type 'vanne'.</w:t>
      </w:r>
    </w:p>
    <w:p w:rsidR="00AE3BD8" w:rsidRDefault="00AE3BD8">
      <w:r>
        <w:t>Pour décrire un système particulier, nous avons vu que les champs valués caractéristiques d'un type sont instanciés sur chaque objet de ce type appartenant au système. De même, les règles génériques caractéristiques d'un type sont instanciées sur chaque objet de ce type appartenant au système. Par exemple, la règle générique ci-dessus instanciée sur l'objet v1 de type vanne donne :</w:t>
      </w:r>
    </w:p>
    <w:p w:rsidR="00AE3BD8" w:rsidRDefault="00AE3BD8">
      <w:pPr>
        <w:rPr>
          <w:i/>
        </w:rPr>
      </w:pPr>
      <w:r>
        <w:rPr>
          <w:i/>
        </w:rPr>
        <w:t>Si la position de v1 est 'fermé', il peut se produire l'événement "refus d'ouverture de v1" qui provoque l'obstruction de v1.</w:t>
      </w:r>
    </w:p>
    <w:p w:rsidR="00AE3BD8" w:rsidRDefault="00AE3BD8">
      <w:r>
        <w:t>Ainsi, le langage FIGARO permet de décrire de façon concise des règles génériques de comportement des types dans une base de connaissances (factorisation de la connaissance). Comme nous le verrons plus tard, exploiter un modèle FIGARO pour générer automatiquement des modèles de fiabilité, c'est appliquer les règles de la base de connaissances à la base de faits décrivant le système à étudier. Pour être appliquée, une règle doit être instanciée.</w:t>
      </w:r>
    </w:p>
    <w:p w:rsidR="00AE3BD8" w:rsidRDefault="00AE3BD8">
      <w:r>
        <w:t>Le formalisme d’une règle FIGARO diffère selon qu’il s’agit d’une règle d’occurrence ou d’une règle d’interaction.</w:t>
      </w:r>
    </w:p>
    <w:p w:rsidR="00AE3BD8" w:rsidRDefault="00AE3BD8">
      <w:pPr>
        <w:pStyle w:val="Titre4"/>
      </w:pPr>
      <w:bookmarkStart w:id="203" w:name="_Toc399235869"/>
      <w:r>
        <w:t>Forme d'une règle d'occurrence</w:t>
      </w:r>
      <w:bookmarkEnd w:id="203"/>
    </w:p>
    <w:p w:rsidR="00AE3BD8" w:rsidRDefault="00AE3BD8">
      <w:r>
        <w:t>Une règle d'occurrence modélise l'influence sur le système d'un événement pouvant survenir sur les objets d'un système. De façon schématique, ces règles sont de la forme :</w:t>
      </w:r>
    </w:p>
    <w:p w:rsidR="00AE3BD8" w:rsidRDefault="00AE3BD8">
      <w:pPr>
        <w:keepNext/>
        <w:ind w:left="851"/>
      </w:pPr>
      <w:r>
        <w:t>SI &lt;condition&gt;</w:t>
      </w:r>
    </w:p>
    <w:p w:rsidR="00AE3BD8" w:rsidRDefault="00AE3BD8">
      <w:pPr>
        <w:keepNext/>
        <w:ind w:left="851"/>
      </w:pPr>
      <w:r>
        <w:t>IL_PEUT_SE_PRODUIRE &lt;événement&gt;</w:t>
      </w:r>
    </w:p>
    <w:p w:rsidR="00AE3BD8" w:rsidRDefault="00AE3BD8">
      <w:pPr>
        <w:ind w:left="851"/>
      </w:pPr>
      <w:r>
        <w:t>PROVOQUE &lt;actions&gt;</w:t>
      </w:r>
    </w:p>
    <w:p w:rsidR="00AE3BD8" w:rsidRDefault="00AE3BD8">
      <w:pPr>
        <w:pStyle w:val="Dcal"/>
      </w:pPr>
      <w:r>
        <w:t>*</w:t>
      </w:r>
      <w:r>
        <w:tab/>
        <w:t>La condition est une expression booléenne qui exprime la condition que doit vérifier l'état du système pour qu'un événement se déclenche sur un objet. (Si la condition est évaluée à VRAI, l'événement peut se produire).</w:t>
      </w:r>
    </w:p>
    <w:p w:rsidR="00AE3BD8" w:rsidRDefault="00AE3BD8">
      <w:pPr>
        <w:pStyle w:val="Dcal"/>
      </w:pPr>
      <w:r>
        <w:t>*</w:t>
      </w:r>
      <w:r>
        <w:tab/>
        <w:t>Les actions décrivent les conséquences de l’événement sur les variables d'état de l'objet touché par l'événement.</w:t>
      </w:r>
    </w:p>
    <w:p w:rsidR="00AE3BD8" w:rsidRDefault="00AE3BD8">
      <w:pPr>
        <w:keepNext/>
        <w:outlineLvl w:val="0"/>
        <w:rPr>
          <w:u w:val="single"/>
        </w:rPr>
      </w:pPr>
      <w:r>
        <w:rPr>
          <w:u w:val="single"/>
        </w:rPr>
        <w:t xml:space="preserve">Exemple de règle d'occurrence </w:t>
      </w:r>
    </w:p>
    <w:p w:rsidR="00AE3BD8" w:rsidRDefault="00AE3BD8">
      <w:pPr>
        <w:pStyle w:val="Courrier"/>
        <w:keepNext/>
        <w:rPr>
          <w:noProof w:val="0"/>
        </w:rPr>
      </w:pPr>
      <w:r>
        <w:rPr>
          <w:b/>
          <w:noProof w:val="0"/>
        </w:rPr>
        <w:t xml:space="preserve">TYPE </w:t>
      </w:r>
      <w:r>
        <w:rPr>
          <w:noProof w:val="0"/>
        </w:rPr>
        <w:t>pompe;</w:t>
      </w:r>
    </w:p>
    <w:p w:rsidR="00AE3BD8" w:rsidRDefault="00AE3BD8">
      <w:pPr>
        <w:pStyle w:val="Courrier"/>
        <w:keepNext/>
        <w:outlineLvl w:val="0"/>
        <w:rPr>
          <w:noProof w:val="0"/>
        </w:rPr>
      </w:pPr>
      <w:r>
        <w:rPr>
          <w:b/>
          <w:noProof w:val="0"/>
        </w:rPr>
        <w:t xml:space="preserve">ATTRIBUT </w:t>
      </w:r>
      <w:r>
        <w:rPr>
          <w:noProof w:val="0"/>
        </w:rPr>
        <w:tab/>
      </w:r>
    </w:p>
    <w:p w:rsidR="00AE3BD8" w:rsidRDefault="00AE3BD8">
      <w:pPr>
        <w:pStyle w:val="Courrier"/>
        <w:keepNext/>
        <w:rPr>
          <w:b/>
          <w:noProof w:val="0"/>
        </w:rPr>
      </w:pPr>
      <w:r>
        <w:rPr>
          <w:noProof w:val="0"/>
        </w:rPr>
        <w:tab/>
        <w:t xml:space="preserve">position </w:t>
      </w:r>
      <w:r>
        <w:rPr>
          <w:b/>
          <w:noProof w:val="0"/>
        </w:rPr>
        <w:t xml:space="preserve">DOMAINE </w:t>
      </w:r>
      <w:r>
        <w:rPr>
          <w:noProof w:val="0"/>
        </w:rPr>
        <w:t>'arret' 'sollicite' 'marche' 'panne'</w:t>
      </w:r>
      <w:r>
        <w:rPr>
          <w:b/>
          <w:noProof w:val="0"/>
        </w:rPr>
        <w:t>;</w:t>
      </w:r>
    </w:p>
    <w:p w:rsidR="00AE3BD8" w:rsidRDefault="00AE3BD8">
      <w:pPr>
        <w:pStyle w:val="Courrier"/>
        <w:keepNext/>
        <w:outlineLvl w:val="0"/>
        <w:rPr>
          <w:b/>
          <w:noProof w:val="0"/>
        </w:rPr>
      </w:pPr>
      <w:r>
        <w:rPr>
          <w:b/>
          <w:noProof w:val="0"/>
        </w:rPr>
        <w:t>PARAMETRE_LOI</w:t>
      </w:r>
    </w:p>
    <w:p w:rsidR="00AE3BD8" w:rsidRDefault="00AE3BD8">
      <w:pPr>
        <w:pStyle w:val="Courrier"/>
        <w:keepNext/>
        <w:rPr>
          <w:noProof w:val="0"/>
        </w:rPr>
      </w:pPr>
      <w:r>
        <w:rPr>
          <w:b/>
          <w:noProof w:val="0"/>
        </w:rPr>
        <w:tab/>
      </w:r>
      <w:r>
        <w:rPr>
          <w:noProof w:val="0"/>
        </w:rPr>
        <w:t>lambda</w:t>
      </w:r>
      <w:r>
        <w:rPr>
          <w:b/>
          <w:noProof w:val="0"/>
        </w:rPr>
        <w:t xml:space="preserve"> PAR_DEFAUT </w:t>
      </w:r>
      <w:r>
        <w:rPr>
          <w:noProof w:val="0"/>
        </w:rPr>
        <w:t>1e-3 ;</w:t>
      </w:r>
    </w:p>
    <w:p w:rsidR="00AE3BD8" w:rsidRDefault="00AE3BD8">
      <w:pPr>
        <w:pStyle w:val="Courrier"/>
        <w:keepNext/>
        <w:outlineLvl w:val="0"/>
        <w:rPr>
          <w:noProof w:val="0"/>
        </w:rPr>
      </w:pPr>
      <w:r>
        <w:rPr>
          <w:b/>
          <w:noProof w:val="0"/>
        </w:rPr>
        <w:t>OCCURRENCE</w:t>
      </w:r>
    </w:p>
    <w:p w:rsidR="00AE3BD8" w:rsidRDefault="00AE3BD8">
      <w:pPr>
        <w:pStyle w:val="Courrier"/>
        <w:keepNext/>
        <w:outlineLvl w:val="0"/>
        <w:rPr>
          <w:noProof w:val="0"/>
        </w:rPr>
      </w:pPr>
      <w:r>
        <w:rPr>
          <w:noProof w:val="0"/>
        </w:rPr>
        <w:tab/>
      </w:r>
      <w:r>
        <w:rPr>
          <w:b/>
          <w:noProof w:val="0"/>
        </w:rPr>
        <w:t xml:space="preserve">SI </w:t>
      </w:r>
      <w:r>
        <w:rPr>
          <w:noProof w:val="0"/>
        </w:rPr>
        <w:t>position = 'marche'</w:t>
      </w:r>
    </w:p>
    <w:p w:rsidR="00AE3BD8" w:rsidRDefault="00AE3BD8">
      <w:pPr>
        <w:pStyle w:val="Courrier"/>
        <w:keepNext/>
        <w:outlineLvl w:val="0"/>
        <w:rPr>
          <w:noProof w:val="0"/>
        </w:rPr>
      </w:pPr>
      <w:r>
        <w:rPr>
          <w:noProof w:val="0"/>
        </w:rPr>
        <w:tab/>
      </w:r>
      <w:r>
        <w:rPr>
          <w:b/>
          <w:noProof w:val="0"/>
        </w:rPr>
        <w:t>IL_PEUT_SE_PRODUIRE</w:t>
      </w:r>
    </w:p>
    <w:p w:rsidR="00AE3BD8" w:rsidRDefault="00AE3BD8">
      <w:pPr>
        <w:pStyle w:val="Courrier"/>
        <w:keepNext/>
        <w:outlineLvl w:val="0"/>
        <w:rPr>
          <w:noProof w:val="0"/>
        </w:rPr>
      </w:pPr>
      <w:r>
        <w:rPr>
          <w:noProof w:val="0"/>
        </w:rPr>
        <w:tab/>
      </w:r>
      <w:r>
        <w:rPr>
          <w:b/>
          <w:noProof w:val="0"/>
        </w:rPr>
        <w:t>TRANSITION</w:t>
      </w:r>
      <w:r>
        <w:rPr>
          <w:noProof w:val="0"/>
        </w:rPr>
        <w:t xml:space="preserve"> defaillance_en_fonctionnement</w:t>
      </w:r>
    </w:p>
    <w:p w:rsidR="00AE3BD8" w:rsidRDefault="00AE3BD8">
      <w:pPr>
        <w:pStyle w:val="Courrier"/>
        <w:keepNext/>
        <w:rPr>
          <w:noProof w:val="0"/>
        </w:rPr>
      </w:pPr>
      <w:r>
        <w:rPr>
          <w:noProof w:val="0"/>
        </w:rPr>
        <w:tab/>
      </w:r>
      <w:r>
        <w:rPr>
          <w:noProof w:val="0"/>
        </w:rPr>
        <w:tab/>
      </w:r>
      <w:r>
        <w:rPr>
          <w:b/>
          <w:noProof w:val="0"/>
        </w:rPr>
        <w:t xml:space="preserve">LOI EXP </w:t>
      </w:r>
      <w:r>
        <w:rPr>
          <w:noProof w:val="0"/>
        </w:rPr>
        <w:t xml:space="preserve">( lambda ) </w:t>
      </w:r>
    </w:p>
    <w:p w:rsidR="00AE3BD8" w:rsidRDefault="00AE3BD8">
      <w:pPr>
        <w:pStyle w:val="Courrier"/>
        <w:rPr>
          <w:noProof w:val="0"/>
        </w:rPr>
      </w:pPr>
      <w:r>
        <w:rPr>
          <w:noProof w:val="0"/>
        </w:rPr>
        <w:tab/>
      </w:r>
      <w:r>
        <w:rPr>
          <w:noProof w:val="0"/>
        </w:rPr>
        <w:tab/>
      </w:r>
      <w:r>
        <w:rPr>
          <w:b/>
          <w:noProof w:val="0"/>
        </w:rPr>
        <w:t>PROVOQUE</w:t>
      </w:r>
      <w:r>
        <w:rPr>
          <w:noProof w:val="0"/>
        </w:rPr>
        <w:t xml:space="preserve"> position &lt;-- 'panne' ;</w:t>
      </w:r>
    </w:p>
    <w:p w:rsidR="00AE3BD8" w:rsidRDefault="00AE3BD8">
      <w:pPr>
        <w:pStyle w:val="Courrier"/>
        <w:rPr>
          <w:noProof w:val="0"/>
        </w:rPr>
      </w:pPr>
    </w:p>
    <w:p w:rsidR="00AE3BD8" w:rsidRDefault="00AE3BD8">
      <w:r>
        <w:t xml:space="preserve">Cette règle d'occurrence </w:t>
      </w:r>
      <w:r>
        <w:rPr>
          <w:b/>
        </w:rPr>
        <w:t>générique</w:t>
      </w:r>
      <w:r>
        <w:t xml:space="preserve"> aux objets de la classe 'pompe' se lit :</w:t>
      </w:r>
    </w:p>
    <w:p w:rsidR="00AE3BD8" w:rsidRDefault="00AE3BD8">
      <w:pPr>
        <w:spacing w:after="0"/>
        <w:ind w:left="284"/>
        <w:rPr>
          <w:i/>
        </w:rPr>
      </w:pPr>
      <w:r>
        <w:rPr>
          <w:i/>
        </w:rPr>
        <w:t>Soit o un objet quelconque de type pompe,</w:t>
      </w:r>
    </w:p>
    <w:p w:rsidR="00AE3BD8" w:rsidRDefault="00AE3BD8">
      <w:pPr>
        <w:spacing w:after="0"/>
        <w:ind w:left="284"/>
        <w:rPr>
          <w:i/>
        </w:rPr>
      </w:pPr>
      <w:r>
        <w:rPr>
          <w:i/>
        </w:rPr>
        <w:t>Si 'position' de o est 'marche',</w:t>
      </w:r>
    </w:p>
    <w:p w:rsidR="00AE3BD8" w:rsidRDefault="00AE3BD8">
      <w:pPr>
        <w:spacing w:after="0"/>
        <w:ind w:left="284"/>
        <w:rPr>
          <w:i/>
        </w:rPr>
      </w:pPr>
      <w:r>
        <w:rPr>
          <w:i/>
        </w:rPr>
        <w:t xml:space="preserve">Il peut se produire l'événement 'défaillance en fonctionnement' de </w:t>
      </w:r>
      <w:r>
        <w:rPr>
          <w:b/>
          <w:i/>
        </w:rPr>
        <w:t xml:space="preserve">o </w:t>
      </w:r>
      <w:r>
        <w:rPr>
          <w:i/>
        </w:rPr>
        <w:t>avec une loi exponentielle de paramètre 'lambda'</w:t>
      </w:r>
    </w:p>
    <w:p w:rsidR="00AE3BD8" w:rsidRDefault="00AE3BD8">
      <w:pPr>
        <w:ind w:left="284"/>
        <w:rPr>
          <w:i/>
        </w:rPr>
      </w:pPr>
      <w:r>
        <w:rPr>
          <w:i/>
        </w:rPr>
        <w:t xml:space="preserve">Qui provoque le passage à 'panne' de la variable 'position' de </w:t>
      </w:r>
      <w:r>
        <w:rPr>
          <w:b/>
          <w:i/>
        </w:rPr>
        <w:t>o</w:t>
      </w:r>
      <w:r>
        <w:rPr>
          <w:i/>
        </w:rPr>
        <w:t>.</w:t>
      </w:r>
    </w:p>
    <w:p w:rsidR="00AE3BD8" w:rsidRDefault="00AE3BD8">
      <w:pPr>
        <w:pStyle w:val="Texte"/>
      </w:pPr>
    </w:p>
    <w:p w:rsidR="00AE3BD8" w:rsidRDefault="00AE3BD8">
      <w:pPr>
        <w:pStyle w:val="Titre4"/>
      </w:pPr>
      <w:bookmarkStart w:id="204" w:name="_Toc399235870"/>
      <w:r>
        <w:t>Forme d'une règle d'interaction</w:t>
      </w:r>
      <w:bookmarkEnd w:id="204"/>
    </w:p>
    <w:p w:rsidR="00AE3BD8" w:rsidRDefault="00AE3BD8">
      <w:r>
        <w:t>Une règle d'interaction modélise les relations logiques existant entre l'état d'un objet et l'état des autres objets du système. De façon schématique, ces règles sont de la forme :</w:t>
      </w:r>
    </w:p>
    <w:p w:rsidR="00AE3BD8" w:rsidRDefault="00AE3BD8">
      <w:pPr>
        <w:keepNext/>
        <w:ind w:left="902"/>
      </w:pPr>
      <w:r>
        <w:t>SI &lt;condition&gt;</w:t>
      </w:r>
    </w:p>
    <w:p w:rsidR="00AE3BD8" w:rsidRDefault="00AE3BD8">
      <w:pPr>
        <w:keepNext/>
        <w:ind w:left="902"/>
      </w:pPr>
      <w:r>
        <w:t>ALORS &lt;actions&gt;</w:t>
      </w:r>
    </w:p>
    <w:p w:rsidR="00AE3BD8" w:rsidRDefault="00AE3BD8">
      <w:pPr>
        <w:ind w:left="900"/>
      </w:pPr>
      <w:r>
        <w:t>SINON &lt;actions&gt;</w:t>
      </w:r>
    </w:p>
    <w:p w:rsidR="00AE3BD8" w:rsidRDefault="00AE3BD8">
      <w:r>
        <w:t>Pour ces règles, la condition (expression booléenne introduite par SI) permet par sa réalisation (l'expression booléenne est VRAI) ou par sa non réalisation (l'expression booléenne est FAUSSE) le déclenchement d'un ensemble d'actions affectant les variables d'état des objets du système. (Si la condition est évaluée à VRAI, les actions introduites par ALORS se déclenchent ; si la condition est évaluée à FAUX, les actions introduites par SINON se déclenchent).</w:t>
      </w:r>
    </w:p>
    <w:p w:rsidR="00AE3BD8" w:rsidRDefault="00AE3BD8">
      <w:pPr>
        <w:pStyle w:val="Texte"/>
        <w:keepNext/>
        <w:outlineLvl w:val="0"/>
        <w:rPr>
          <w:u w:val="single"/>
        </w:rPr>
      </w:pPr>
      <w:r>
        <w:rPr>
          <w:u w:val="single"/>
        </w:rPr>
        <w:t>Exemple de règle d'interaction</w:t>
      </w:r>
    </w:p>
    <w:p w:rsidR="00AE3BD8" w:rsidRDefault="00AE3BD8">
      <w:pPr>
        <w:pStyle w:val="Texte"/>
        <w:keepNext/>
        <w:rPr>
          <w:i/>
        </w:rPr>
      </w:pPr>
    </w:p>
    <w:p w:rsidR="00AE3BD8" w:rsidRDefault="00AE3BD8">
      <w:pPr>
        <w:pStyle w:val="Courrier"/>
        <w:keepNext/>
        <w:rPr>
          <w:noProof w:val="0"/>
        </w:rPr>
      </w:pPr>
      <w:r>
        <w:rPr>
          <w:b/>
          <w:noProof w:val="0"/>
        </w:rPr>
        <w:t xml:space="preserve">TYPE </w:t>
      </w:r>
      <w:r>
        <w:rPr>
          <w:noProof w:val="0"/>
        </w:rPr>
        <w:t>pompe;</w:t>
      </w:r>
    </w:p>
    <w:p w:rsidR="00AE3BD8" w:rsidRDefault="00AE3BD8">
      <w:pPr>
        <w:pStyle w:val="Courrier"/>
        <w:keepNext/>
        <w:outlineLvl w:val="0"/>
        <w:rPr>
          <w:noProof w:val="0"/>
        </w:rPr>
      </w:pPr>
      <w:r>
        <w:rPr>
          <w:b/>
          <w:noProof w:val="0"/>
        </w:rPr>
        <w:t xml:space="preserve">ATTRIBUT </w:t>
      </w:r>
      <w:r>
        <w:rPr>
          <w:noProof w:val="0"/>
        </w:rPr>
        <w:tab/>
      </w:r>
    </w:p>
    <w:p w:rsidR="00AE3BD8" w:rsidRDefault="00AE3BD8">
      <w:pPr>
        <w:pStyle w:val="Courrier"/>
        <w:keepNext/>
        <w:rPr>
          <w:b/>
          <w:noProof w:val="0"/>
        </w:rPr>
      </w:pPr>
      <w:r>
        <w:rPr>
          <w:noProof w:val="0"/>
        </w:rPr>
        <w:tab/>
        <w:t xml:space="preserve">position </w:t>
      </w:r>
      <w:r>
        <w:rPr>
          <w:b/>
          <w:noProof w:val="0"/>
        </w:rPr>
        <w:t xml:space="preserve">DOMAINE </w:t>
      </w:r>
      <w:r>
        <w:rPr>
          <w:noProof w:val="0"/>
        </w:rPr>
        <w:t>'arret' 'sollicite' 'marche' 'panne'</w:t>
      </w:r>
      <w:r>
        <w:rPr>
          <w:b/>
          <w:noProof w:val="0"/>
        </w:rPr>
        <w:t>;</w:t>
      </w:r>
    </w:p>
    <w:p w:rsidR="00AE3BD8" w:rsidRDefault="00AE3BD8">
      <w:pPr>
        <w:pStyle w:val="Courrier"/>
        <w:keepNext/>
        <w:outlineLvl w:val="0"/>
        <w:rPr>
          <w:b/>
          <w:noProof w:val="0"/>
        </w:rPr>
      </w:pPr>
      <w:r>
        <w:rPr>
          <w:b/>
          <w:noProof w:val="0"/>
        </w:rPr>
        <w:t>INTERFACE</w:t>
      </w:r>
    </w:p>
    <w:p w:rsidR="00AE3BD8" w:rsidRDefault="00AE3BD8">
      <w:pPr>
        <w:pStyle w:val="Courrier"/>
        <w:keepNext/>
        <w:rPr>
          <w:noProof w:val="0"/>
        </w:rPr>
      </w:pPr>
      <w:r>
        <w:rPr>
          <w:b/>
          <w:noProof w:val="0"/>
        </w:rPr>
        <w:tab/>
      </w:r>
      <w:r>
        <w:rPr>
          <w:noProof w:val="0"/>
        </w:rPr>
        <w:t xml:space="preserve">pompe_secours </w:t>
      </w:r>
      <w:r>
        <w:rPr>
          <w:b/>
          <w:noProof w:val="0"/>
        </w:rPr>
        <w:t>GENRE</w:t>
      </w:r>
      <w:r>
        <w:rPr>
          <w:noProof w:val="0"/>
        </w:rPr>
        <w:t xml:space="preserve"> pompe </w:t>
      </w:r>
      <w:r>
        <w:rPr>
          <w:b/>
          <w:noProof w:val="0"/>
        </w:rPr>
        <w:t>CARDINAL</w:t>
      </w:r>
      <w:r>
        <w:rPr>
          <w:noProof w:val="0"/>
        </w:rPr>
        <w:t xml:space="preserve"> 1;</w:t>
      </w:r>
    </w:p>
    <w:p w:rsidR="00AE3BD8" w:rsidRDefault="00AE3BD8">
      <w:pPr>
        <w:pStyle w:val="Courrier"/>
        <w:keepNext/>
        <w:outlineLvl w:val="0"/>
        <w:rPr>
          <w:noProof w:val="0"/>
        </w:rPr>
      </w:pPr>
      <w:r>
        <w:rPr>
          <w:b/>
          <w:noProof w:val="0"/>
        </w:rPr>
        <w:t>INTERACTION</w:t>
      </w:r>
      <w:r>
        <w:rPr>
          <w:noProof w:val="0"/>
        </w:rPr>
        <w:t xml:space="preserve"> </w:t>
      </w:r>
    </w:p>
    <w:p w:rsidR="00AE3BD8" w:rsidRDefault="00AE3BD8">
      <w:pPr>
        <w:pStyle w:val="Courrier"/>
        <w:keepNext/>
        <w:outlineLvl w:val="0"/>
        <w:rPr>
          <w:noProof w:val="0"/>
        </w:rPr>
      </w:pPr>
      <w:r>
        <w:rPr>
          <w:noProof w:val="0"/>
        </w:rPr>
        <w:tab/>
      </w:r>
      <w:r>
        <w:rPr>
          <w:b/>
          <w:noProof w:val="0"/>
        </w:rPr>
        <w:t xml:space="preserve">SI </w:t>
      </w:r>
      <w:r>
        <w:rPr>
          <w:noProof w:val="0"/>
        </w:rPr>
        <w:t>position = 'panne'</w:t>
      </w:r>
    </w:p>
    <w:p w:rsidR="00AE3BD8" w:rsidRDefault="00AE3BD8">
      <w:pPr>
        <w:pStyle w:val="Courrier"/>
        <w:keepNext/>
        <w:outlineLvl w:val="0"/>
        <w:rPr>
          <w:noProof w:val="0"/>
        </w:rPr>
      </w:pPr>
      <w:r>
        <w:rPr>
          <w:noProof w:val="0"/>
        </w:rPr>
        <w:tab/>
      </w:r>
      <w:r>
        <w:rPr>
          <w:b/>
          <w:noProof w:val="0"/>
        </w:rPr>
        <w:t>ALORS</w:t>
      </w:r>
    </w:p>
    <w:p w:rsidR="00AE3BD8" w:rsidRDefault="00AE3BD8">
      <w:pPr>
        <w:pStyle w:val="Courrier"/>
        <w:rPr>
          <w:noProof w:val="0"/>
        </w:rPr>
      </w:pPr>
      <w:r>
        <w:rPr>
          <w:noProof w:val="0"/>
        </w:rPr>
        <w:tab/>
      </w:r>
      <w:r>
        <w:rPr>
          <w:noProof w:val="0"/>
        </w:rPr>
        <w:tab/>
        <w:t>position DE pompe_secours</w:t>
      </w:r>
      <w:r>
        <w:rPr>
          <w:b/>
          <w:noProof w:val="0"/>
        </w:rPr>
        <w:t xml:space="preserve"> &lt;--</w:t>
      </w:r>
      <w:r>
        <w:rPr>
          <w:noProof w:val="0"/>
        </w:rPr>
        <w:t xml:space="preserve"> 'sollicite'</w:t>
      </w:r>
      <w:r>
        <w:rPr>
          <w:b/>
          <w:noProof w:val="0"/>
        </w:rPr>
        <w:t xml:space="preserve"> </w:t>
      </w:r>
      <w:r>
        <w:rPr>
          <w:noProof w:val="0"/>
        </w:rPr>
        <w:t>;</w:t>
      </w:r>
    </w:p>
    <w:p w:rsidR="00AE3BD8" w:rsidRDefault="00AE3BD8">
      <w:pPr>
        <w:pStyle w:val="Courrier"/>
        <w:rPr>
          <w:noProof w:val="0"/>
        </w:rPr>
      </w:pPr>
    </w:p>
    <w:p w:rsidR="00AE3BD8" w:rsidRDefault="00AE3BD8">
      <w:r>
        <w:t>Dans cet exemple, l'ensemble des objets de type pompe en relation "pompe_secours" avec une pompe quelconque est un ensemble de cardinal 1. Ainsi, "position DE pompe_secours" désigne la position de l'unique pompe en secours d'une pompe quelconque. Cette règle d'interaction générique aux objets de la classe 'pompe' se lit :</w:t>
      </w:r>
    </w:p>
    <w:p w:rsidR="00AE3BD8" w:rsidRDefault="00AE3BD8">
      <w:pPr>
        <w:spacing w:after="0"/>
        <w:ind w:left="284"/>
        <w:rPr>
          <w:i/>
        </w:rPr>
      </w:pPr>
      <w:r>
        <w:rPr>
          <w:i/>
        </w:rPr>
        <w:t>Soit o un objet quelconque de type pompe,</w:t>
      </w:r>
    </w:p>
    <w:p w:rsidR="00AE3BD8" w:rsidRDefault="00AE3BD8">
      <w:pPr>
        <w:spacing w:after="0"/>
        <w:ind w:left="284"/>
        <w:rPr>
          <w:i/>
        </w:rPr>
      </w:pPr>
      <w:r>
        <w:rPr>
          <w:i/>
        </w:rPr>
        <w:t>Si position de o est 'panne',</w:t>
      </w:r>
    </w:p>
    <w:p w:rsidR="00AE3BD8" w:rsidRDefault="00AE3BD8">
      <w:pPr>
        <w:ind w:left="284"/>
        <w:rPr>
          <w:i/>
        </w:rPr>
      </w:pPr>
      <w:r>
        <w:rPr>
          <w:i/>
        </w:rPr>
        <w:t xml:space="preserve">Alors position de l'unique objet de type pompe en relation "pompe_secours" avec </w:t>
      </w:r>
      <w:r>
        <w:rPr>
          <w:b/>
          <w:i/>
        </w:rPr>
        <w:t>o</w:t>
      </w:r>
      <w:r>
        <w:rPr>
          <w:i/>
        </w:rPr>
        <w:t xml:space="preserve"> passe à 'sollicité'.</w:t>
      </w:r>
    </w:p>
    <w:p w:rsidR="00AE3BD8" w:rsidRDefault="00AE3BD8">
      <w:pPr>
        <w:pStyle w:val="Texte"/>
      </w:pPr>
    </w:p>
    <w:p w:rsidR="00AE3BD8" w:rsidRDefault="00AE3BD8">
      <w:pPr>
        <w:pStyle w:val="Titre4"/>
      </w:pPr>
      <w:bookmarkStart w:id="205" w:name="_Toc399235871"/>
      <w:r>
        <w:t>Condition et actions d'une règle, utilisation des champs d'interface</w:t>
      </w:r>
      <w:bookmarkEnd w:id="205"/>
    </w:p>
    <w:p w:rsidR="00AE3BD8" w:rsidRDefault="00AE3BD8">
      <w:r>
        <w:t>En principe, le comportement des objets d'une classe dépend principalement de l'état de ces objets et de l'état des objets des classes avec lesquels ils sont en relation (classes en interface). Ainsi, pour une classe donnée :</w:t>
      </w:r>
    </w:p>
    <w:p w:rsidR="00AE3BD8" w:rsidRDefault="00AE3BD8">
      <w:pPr>
        <w:pStyle w:val="Dcal"/>
      </w:pPr>
      <w:r>
        <w:t>-</w:t>
      </w:r>
      <w:r>
        <w:tab/>
        <w:t>la condition d'une règle est une expression booléenne utilisant les propriétés de la classe et les propriétés des classes en interface,</w:t>
      </w:r>
    </w:p>
    <w:p w:rsidR="00AE3BD8" w:rsidRDefault="00AE3BD8">
      <w:pPr>
        <w:pStyle w:val="Dcal"/>
      </w:pPr>
      <w:r>
        <w:t>-</w:t>
      </w:r>
      <w:r>
        <w:tab/>
        <w:t>les actions d'une règle affectent les variables de la classe et les variables des classes en interface. (Par définition, les actions d'une règle d'occurrence affectent uniquement les variables de la classe).</w:t>
      </w:r>
    </w:p>
    <w:p w:rsidR="00AE3BD8" w:rsidRDefault="00AE3BD8" w:rsidP="00B1190F">
      <w:pPr>
        <w:pStyle w:val="Remarque"/>
        <w:numPr>
          <w:ilvl w:val="0"/>
          <w:numId w:val="35"/>
        </w:numPr>
        <w:ind w:left="567" w:firstLine="0"/>
      </w:pPr>
      <w:r>
        <w:t>En pratique, afin d'augmenter les possibilités de modélisation, le langage FIGARO permet d'accéder dans une règle d'un type à toutes les variables des autres types.</w:t>
      </w:r>
    </w:p>
    <w:p w:rsidR="00AE3BD8" w:rsidRDefault="00AE3BD8">
      <w:r>
        <w:t>Pour illustrer, nous allons donner quelques exemples qui montrent comment sont utilisés les champs interface d'un type pour écrire les règles de comportement de ce type.</w:t>
      </w:r>
    </w:p>
    <w:p w:rsidR="00AE3BD8" w:rsidRDefault="00AE3BD8">
      <w:pPr>
        <w:outlineLvl w:val="0"/>
        <w:rPr>
          <w:u w:val="single"/>
        </w:rPr>
      </w:pPr>
      <w:r>
        <w:rPr>
          <w:u w:val="single"/>
        </w:rPr>
        <w:t>Exemple 1</w:t>
      </w:r>
    </w:p>
    <w:p w:rsidR="00AE3BD8" w:rsidRDefault="00AE3BD8">
      <w:r>
        <w:t>Prenons l'exemple des objets de type pompe. Dans cet exemple, le type pompe est hiérarchisé en deux sous-types : les pompes qui fonctionnent en temps normal (type pompe_normale) et les pompes qui fonctionnent en normal secours des pompes normales (type pompe_secours).</w:t>
      </w:r>
    </w:p>
    <w:p w:rsidR="00AE3BD8" w:rsidRDefault="00AE3BD8">
      <w:r>
        <w:t>Chaque objet de type pompe_secours permet de secourir une ou plusieurs pompes normales. Autrement dit, chaque objet de type pompe_secours est relié à une ou plusieurs pompes normales. La règle de comportement que nous souhaitons modéliser est la suivante :</w:t>
      </w:r>
    </w:p>
    <w:p w:rsidR="00AE3BD8" w:rsidRDefault="00AE3BD8">
      <w:r>
        <w:t>Si toutes les pompes normales secourues par la même pompe de secours sont en panne, alors le système demande le démarrage de cette pompe secours.</w:t>
      </w:r>
    </w:p>
    <w:p w:rsidR="00AE3BD8" w:rsidRDefault="00AE3BD8">
      <w:r>
        <w:t>Le comportement des objets de type pompe_secours dépendant de l'état des objets de type pompe normale, il faut créer une relation entre le type pompe_secours et le type pompe_normale. Cette relation est identifiée par le champ interface 'secourue' et elle est de cardinalité 1 à INFINI.</w:t>
      </w:r>
    </w:p>
    <w:p w:rsidR="00AE3BD8" w:rsidRDefault="00AE3BD8">
      <w:pPr>
        <w:pStyle w:val="Courrier"/>
        <w:keepNext/>
        <w:rPr>
          <w:noProof w:val="0"/>
        </w:rPr>
      </w:pPr>
      <w:r>
        <w:rPr>
          <w:b/>
          <w:noProof w:val="0"/>
        </w:rPr>
        <w:t>TYPE</w:t>
      </w:r>
      <w:r>
        <w:rPr>
          <w:noProof w:val="0"/>
        </w:rPr>
        <w:t xml:space="preserve"> pompe;</w:t>
      </w:r>
    </w:p>
    <w:p w:rsidR="00AE3BD8" w:rsidRDefault="00AE3BD8">
      <w:pPr>
        <w:pStyle w:val="Courrier"/>
        <w:keepNext/>
        <w:outlineLvl w:val="0"/>
        <w:rPr>
          <w:noProof w:val="0"/>
        </w:rPr>
      </w:pPr>
      <w:r>
        <w:rPr>
          <w:b/>
          <w:noProof w:val="0"/>
        </w:rPr>
        <w:t>ATTRIBUT</w:t>
      </w:r>
    </w:p>
    <w:p w:rsidR="00AE3BD8" w:rsidRDefault="00AE3BD8">
      <w:pPr>
        <w:pStyle w:val="Courrier"/>
        <w:keepNext/>
        <w:rPr>
          <w:noProof w:val="0"/>
        </w:rPr>
      </w:pPr>
      <w:r>
        <w:rPr>
          <w:noProof w:val="0"/>
        </w:rPr>
        <w:tab/>
        <w:t xml:space="preserve">panne </w:t>
      </w:r>
      <w:r>
        <w:rPr>
          <w:b/>
          <w:noProof w:val="0"/>
        </w:rPr>
        <w:t>DOMAINE BOOLEEN</w:t>
      </w:r>
      <w:r>
        <w:rPr>
          <w:noProof w:val="0"/>
        </w:rPr>
        <w:t xml:space="preserve"> ;</w:t>
      </w:r>
    </w:p>
    <w:p w:rsidR="00AE3BD8" w:rsidRDefault="00AE3BD8">
      <w:pPr>
        <w:pStyle w:val="Courrier"/>
        <w:keepNext/>
        <w:rPr>
          <w:noProof w:val="0"/>
        </w:rPr>
      </w:pPr>
    </w:p>
    <w:p w:rsidR="00AE3BD8" w:rsidRDefault="00AE3BD8">
      <w:pPr>
        <w:pStyle w:val="Courrier"/>
        <w:keepNext/>
        <w:outlineLvl w:val="0"/>
        <w:rPr>
          <w:noProof w:val="0"/>
        </w:rPr>
      </w:pPr>
      <w:r>
        <w:rPr>
          <w:b/>
          <w:noProof w:val="0"/>
        </w:rPr>
        <w:t>TYPE</w:t>
      </w:r>
      <w:r>
        <w:rPr>
          <w:noProof w:val="0"/>
        </w:rPr>
        <w:t xml:space="preserve"> pompe_normale </w:t>
      </w:r>
      <w:r>
        <w:rPr>
          <w:b/>
          <w:noProof w:val="0"/>
        </w:rPr>
        <w:t>SORTE_DE</w:t>
      </w:r>
      <w:r>
        <w:rPr>
          <w:noProof w:val="0"/>
        </w:rPr>
        <w:t xml:space="preserve"> pompe;</w:t>
      </w:r>
    </w:p>
    <w:p w:rsidR="00AE3BD8" w:rsidRDefault="00AE3BD8">
      <w:pPr>
        <w:pStyle w:val="Courrier"/>
        <w:keepNext/>
        <w:rPr>
          <w:noProof w:val="0"/>
        </w:rPr>
      </w:pPr>
    </w:p>
    <w:p w:rsidR="00AE3BD8" w:rsidRDefault="00AE3BD8">
      <w:pPr>
        <w:pStyle w:val="Courrier"/>
        <w:keepNext/>
        <w:rPr>
          <w:noProof w:val="0"/>
        </w:rPr>
      </w:pPr>
      <w:r>
        <w:rPr>
          <w:b/>
          <w:noProof w:val="0"/>
        </w:rPr>
        <w:t>TYPE</w:t>
      </w:r>
      <w:r>
        <w:rPr>
          <w:noProof w:val="0"/>
        </w:rPr>
        <w:t xml:space="preserve"> pompe_secours </w:t>
      </w:r>
      <w:r>
        <w:rPr>
          <w:b/>
          <w:noProof w:val="0"/>
        </w:rPr>
        <w:t>SORTE_DE</w:t>
      </w:r>
      <w:r>
        <w:rPr>
          <w:noProof w:val="0"/>
        </w:rPr>
        <w:t xml:space="preserve"> pompe;</w:t>
      </w:r>
    </w:p>
    <w:p w:rsidR="00AE3BD8" w:rsidRDefault="00AE3BD8">
      <w:pPr>
        <w:pStyle w:val="Courrier"/>
        <w:keepNext/>
        <w:outlineLvl w:val="0"/>
        <w:rPr>
          <w:noProof w:val="0"/>
        </w:rPr>
      </w:pPr>
      <w:r>
        <w:rPr>
          <w:b/>
          <w:noProof w:val="0"/>
        </w:rPr>
        <w:t>ATTRIBUT</w:t>
      </w:r>
    </w:p>
    <w:p w:rsidR="00AE3BD8" w:rsidRDefault="00AE3BD8">
      <w:pPr>
        <w:pStyle w:val="Courrier"/>
        <w:keepNext/>
        <w:rPr>
          <w:noProof w:val="0"/>
        </w:rPr>
      </w:pPr>
      <w:r>
        <w:rPr>
          <w:noProof w:val="0"/>
        </w:rPr>
        <w:tab/>
        <w:t xml:space="preserve">demande_demarrage </w:t>
      </w:r>
      <w:r>
        <w:rPr>
          <w:b/>
          <w:noProof w:val="0"/>
        </w:rPr>
        <w:t>DOMAINE BOOLEEN</w:t>
      </w:r>
      <w:r>
        <w:rPr>
          <w:noProof w:val="0"/>
        </w:rPr>
        <w:t xml:space="preserve"> ;</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secourue </w:t>
      </w:r>
      <w:r>
        <w:rPr>
          <w:b/>
          <w:noProof w:val="0"/>
        </w:rPr>
        <w:t>GENRE</w:t>
      </w:r>
      <w:r>
        <w:rPr>
          <w:noProof w:val="0"/>
        </w:rPr>
        <w:t xml:space="preserve"> pompe_normale </w:t>
      </w:r>
      <w:r>
        <w:rPr>
          <w:b/>
          <w:noProof w:val="0"/>
        </w:rPr>
        <w:t>CARDINAL 1 JUSQUA INFINI</w:t>
      </w:r>
      <w:r>
        <w:rPr>
          <w:noProof w:val="0"/>
        </w:rPr>
        <w:t>;</w:t>
      </w:r>
    </w:p>
    <w:p w:rsidR="00AE3BD8" w:rsidRDefault="00AE3BD8">
      <w:pPr>
        <w:pStyle w:val="Courrier"/>
        <w:keepNext/>
        <w:outlineLvl w:val="0"/>
        <w:rPr>
          <w:noProof w:val="0"/>
        </w:rPr>
      </w:pPr>
      <w:r>
        <w:rPr>
          <w:b/>
          <w:noProof w:val="0"/>
        </w:rPr>
        <w:t>INTERACTION</w:t>
      </w:r>
    </w:p>
    <w:p w:rsidR="00AE3BD8" w:rsidRDefault="00AE3BD8">
      <w:pPr>
        <w:pStyle w:val="Courrier"/>
        <w:keepNext/>
        <w:outlineLvl w:val="0"/>
        <w:rPr>
          <w:noProof w:val="0"/>
        </w:rPr>
      </w:pPr>
      <w:r>
        <w:rPr>
          <w:b/>
          <w:noProof w:val="0"/>
        </w:rPr>
        <w:t>SI QQSOIT</w:t>
      </w:r>
      <w:r>
        <w:rPr>
          <w:noProof w:val="0"/>
        </w:rPr>
        <w:t xml:space="preserve"> x </w:t>
      </w:r>
      <w:r>
        <w:rPr>
          <w:b/>
          <w:noProof w:val="0"/>
        </w:rPr>
        <w:t>UN</w:t>
      </w:r>
      <w:r>
        <w:rPr>
          <w:noProof w:val="0"/>
        </w:rPr>
        <w:t xml:space="preserve"> secourue </w:t>
      </w:r>
      <w:r>
        <w:rPr>
          <w:b/>
          <w:noProof w:val="0"/>
        </w:rPr>
        <w:t>ON_A</w:t>
      </w:r>
      <w:r>
        <w:rPr>
          <w:noProof w:val="0"/>
        </w:rPr>
        <w:t xml:space="preserve"> panne </w:t>
      </w:r>
      <w:r>
        <w:rPr>
          <w:b/>
          <w:noProof w:val="0"/>
        </w:rPr>
        <w:t>DE</w:t>
      </w:r>
      <w:r>
        <w:rPr>
          <w:noProof w:val="0"/>
        </w:rPr>
        <w:t xml:space="preserve"> x = </w:t>
      </w:r>
      <w:r>
        <w:rPr>
          <w:b/>
          <w:noProof w:val="0"/>
        </w:rPr>
        <w:t>VRAI</w:t>
      </w:r>
    </w:p>
    <w:p w:rsidR="00AE3BD8" w:rsidRDefault="00AE3BD8">
      <w:pPr>
        <w:pStyle w:val="Courrier"/>
        <w:outlineLvl w:val="0"/>
        <w:rPr>
          <w:noProof w:val="0"/>
        </w:rPr>
      </w:pPr>
      <w:r>
        <w:rPr>
          <w:b/>
          <w:noProof w:val="0"/>
        </w:rPr>
        <w:t>ALORS</w:t>
      </w:r>
      <w:r>
        <w:rPr>
          <w:noProof w:val="0"/>
        </w:rPr>
        <w:t xml:space="preserve"> demande_demarrage &lt;-- </w:t>
      </w:r>
      <w:r>
        <w:rPr>
          <w:b/>
          <w:noProof w:val="0"/>
        </w:rPr>
        <w:t>VRAI</w:t>
      </w:r>
      <w:r>
        <w:rPr>
          <w:noProof w:val="0"/>
        </w:rPr>
        <w:t xml:space="preserve"> ;</w:t>
      </w:r>
    </w:p>
    <w:p w:rsidR="00AE3BD8" w:rsidRDefault="00AE3BD8">
      <w:pPr>
        <w:pStyle w:val="Courrier"/>
        <w:rPr>
          <w:noProof w:val="0"/>
        </w:rPr>
      </w:pPr>
    </w:p>
    <w:p w:rsidR="00AE3BD8" w:rsidRDefault="00AE3BD8">
      <w:r>
        <w:t>Cette règle d'interaction se lit :</w:t>
      </w:r>
    </w:p>
    <w:p w:rsidR="00AE3BD8" w:rsidRDefault="00AE3BD8">
      <w:pPr>
        <w:spacing w:after="0"/>
        <w:ind w:left="284"/>
        <w:rPr>
          <w:i/>
        </w:rPr>
      </w:pPr>
      <w:r>
        <w:rPr>
          <w:i/>
        </w:rPr>
        <w:t>Soit o un objet quelconque de type pompe_secours,</w:t>
      </w:r>
    </w:p>
    <w:p w:rsidR="00AE3BD8" w:rsidRDefault="00AE3BD8">
      <w:pPr>
        <w:spacing w:after="0"/>
        <w:ind w:left="284"/>
        <w:rPr>
          <w:i/>
        </w:rPr>
      </w:pPr>
      <w:r>
        <w:rPr>
          <w:i/>
        </w:rPr>
        <w:t xml:space="preserve">Si </w:t>
      </w:r>
      <w:r>
        <w:rPr>
          <w:i/>
        </w:rPr>
        <w:sym w:font="Symbol" w:char="F022"/>
      </w:r>
      <w:r>
        <w:rPr>
          <w:i/>
        </w:rPr>
        <w:t xml:space="preserve"> x </w:t>
      </w:r>
      <w:r>
        <w:rPr>
          <w:i/>
        </w:rPr>
        <w:sym w:font="Symbol" w:char="F0CE"/>
      </w:r>
      <w:r>
        <w:rPr>
          <w:i/>
        </w:rPr>
        <w:t xml:space="preserve"> {pompes normales secourues par o}, x est en panne,</w:t>
      </w:r>
    </w:p>
    <w:p w:rsidR="00AE3BD8" w:rsidRDefault="00AE3BD8">
      <w:pPr>
        <w:ind w:left="284"/>
        <w:rPr>
          <w:i/>
        </w:rPr>
      </w:pPr>
      <w:r>
        <w:rPr>
          <w:i/>
        </w:rPr>
        <w:t>Alors, il y a demande de démarrage de o.</w:t>
      </w:r>
    </w:p>
    <w:p w:rsidR="00AE3BD8" w:rsidRDefault="00AE3BD8">
      <w:r>
        <w:t xml:space="preserve">Dans cet exemple, la condition de la règle dépend des caractéristiques des objets d'une classe en interface de la classe pompe_secours. L'action de la règle affecte uniquement les objets de la classe décrite. </w:t>
      </w:r>
      <w:r>
        <w:rPr>
          <w:b/>
        </w:rPr>
        <w:t>Autrement dit, cette règle d'interaction permet de modifier l'état d'un objet de la classe en fonction de l'état des objets des classes en interface.</w:t>
      </w:r>
    </w:p>
    <w:p w:rsidR="00AE3BD8" w:rsidRDefault="00AE3BD8">
      <w:pPr>
        <w:outlineLvl w:val="0"/>
        <w:rPr>
          <w:u w:val="single"/>
        </w:rPr>
      </w:pPr>
      <w:r>
        <w:rPr>
          <w:u w:val="single"/>
        </w:rPr>
        <w:t>Exemple 2</w:t>
      </w:r>
    </w:p>
    <w:p w:rsidR="00AE3BD8" w:rsidRDefault="00AE3BD8">
      <w:r>
        <w:t>Dans ce nouvel exemple, on suppose que chaque pompe normale d'un système est secourue par une ou plusieurs pompe secours. La règle de comportement que nous souhaitons modéliser est la suivante :</w:t>
      </w:r>
    </w:p>
    <w:p w:rsidR="00AE3BD8" w:rsidRDefault="00AE3BD8">
      <w:r>
        <w:t>Si une pompe normale est en panne, alors le système demande le démarrage de toutes les pompes de secours associées.</w:t>
      </w:r>
    </w:p>
    <w:p w:rsidR="00AE3BD8" w:rsidRDefault="00AE3BD8">
      <w:pPr>
        <w:pStyle w:val="Courrier"/>
        <w:keepNext/>
        <w:rPr>
          <w:noProof w:val="0"/>
        </w:rPr>
      </w:pPr>
      <w:r>
        <w:rPr>
          <w:b/>
          <w:noProof w:val="0"/>
        </w:rPr>
        <w:t>TYPE</w:t>
      </w:r>
      <w:r>
        <w:rPr>
          <w:noProof w:val="0"/>
        </w:rPr>
        <w:t xml:space="preserve"> pompe;</w:t>
      </w:r>
    </w:p>
    <w:p w:rsidR="00AE3BD8" w:rsidRDefault="00AE3BD8">
      <w:pPr>
        <w:pStyle w:val="Courrier"/>
        <w:keepNext/>
        <w:outlineLvl w:val="0"/>
        <w:rPr>
          <w:noProof w:val="0"/>
        </w:rPr>
      </w:pPr>
      <w:r>
        <w:rPr>
          <w:b/>
          <w:noProof w:val="0"/>
        </w:rPr>
        <w:t>ATTRIBUT</w:t>
      </w:r>
    </w:p>
    <w:p w:rsidR="00AE3BD8" w:rsidRDefault="00AE3BD8">
      <w:pPr>
        <w:pStyle w:val="Courrier"/>
        <w:keepNext/>
        <w:rPr>
          <w:noProof w:val="0"/>
        </w:rPr>
      </w:pPr>
      <w:r>
        <w:rPr>
          <w:noProof w:val="0"/>
        </w:rPr>
        <w:tab/>
        <w:t xml:space="preserve">panne </w:t>
      </w:r>
      <w:r>
        <w:rPr>
          <w:b/>
          <w:noProof w:val="0"/>
        </w:rPr>
        <w:t>DOMAINE BOOLEEN</w:t>
      </w:r>
      <w:r>
        <w:rPr>
          <w:noProof w:val="0"/>
        </w:rPr>
        <w:t>;</w:t>
      </w:r>
    </w:p>
    <w:p w:rsidR="00AE3BD8" w:rsidRDefault="00AE3BD8">
      <w:pPr>
        <w:pStyle w:val="Courrier"/>
        <w:keepNext/>
        <w:rPr>
          <w:noProof w:val="0"/>
        </w:rPr>
      </w:pPr>
    </w:p>
    <w:p w:rsidR="00AE3BD8" w:rsidRDefault="00AE3BD8">
      <w:pPr>
        <w:pStyle w:val="Courrier"/>
        <w:keepNext/>
        <w:rPr>
          <w:noProof w:val="0"/>
        </w:rPr>
      </w:pPr>
      <w:r>
        <w:rPr>
          <w:b/>
          <w:noProof w:val="0"/>
        </w:rPr>
        <w:t>TYPE</w:t>
      </w:r>
      <w:r>
        <w:rPr>
          <w:noProof w:val="0"/>
        </w:rPr>
        <w:t xml:space="preserve"> pompe_secours </w:t>
      </w:r>
      <w:r>
        <w:rPr>
          <w:b/>
          <w:noProof w:val="0"/>
        </w:rPr>
        <w:t>SORTE_DE</w:t>
      </w:r>
      <w:r>
        <w:rPr>
          <w:noProof w:val="0"/>
        </w:rPr>
        <w:t xml:space="preserve"> pompe;</w:t>
      </w:r>
    </w:p>
    <w:p w:rsidR="00AE3BD8" w:rsidRDefault="00AE3BD8">
      <w:pPr>
        <w:pStyle w:val="Courrier"/>
        <w:keepNext/>
        <w:outlineLvl w:val="0"/>
        <w:rPr>
          <w:noProof w:val="0"/>
        </w:rPr>
      </w:pPr>
      <w:r>
        <w:rPr>
          <w:b/>
          <w:noProof w:val="0"/>
        </w:rPr>
        <w:t>ATTRIBUT</w:t>
      </w:r>
    </w:p>
    <w:p w:rsidR="00AE3BD8" w:rsidRDefault="00AE3BD8">
      <w:pPr>
        <w:pStyle w:val="Courrier"/>
        <w:keepNext/>
        <w:rPr>
          <w:noProof w:val="0"/>
        </w:rPr>
      </w:pPr>
      <w:r>
        <w:rPr>
          <w:noProof w:val="0"/>
        </w:rPr>
        <w:tab/>
        <w:t xml:space="preserve">demande_demarrage </w:t>
      </w:r>
      <w:r>
        <w:rPr>
          <w:b/>
          <w:noProof w:val="0"/>
        </w:rPr>
        <w:t>DOMAINE</w:t>
      </w:r>
      <w:r>
        <w:rPr>
          <w:noProof w:val="0"/>
        </w:rPr>
        <w:t xml:space="preserve"> </w:t>
      </w:r>
      <w:r>
        <w:rPr>
          <w:b/>
          <w:noProof w:val="0"/>
        </w:rPr>
        <w:t>BOOLEEN</w:t>
      </w:r>
      <w:r>
        <w:rPr>
          <w:noProof w:val="0"/>
        </w:rPr>
        <w:t>;</w:t>
      </w:r>
    </w:p>
    <w:p w:rsidR="00AE3BD8" w:rsidRDefault="00AE3BD8">
      <w:pPr>
        <w:pStyle w:val="Courrier"/>
        <w:keepNext/>
        <w:rPr>
          <w:noProof w:val="0"/>
        </w:rPr>
      </w:pPr>
    </w:p>
    <w:p w:rsidR="00AE3BD8" w:rsidRDefault="00AE3BD8">
      <w:pPr>
        <w:pStyle w:val="Courrier"/>
        <w:keepNext/>
        <w:rPr>
          <w:noProof w:val="0"/>
        </w:rPr>
      </w:pPr>
      <w:r>
        <w:rPr>
          <w:b/>
          <w:noProof w:val="0"/>
        </w:rPr>
        <w:t>TYPE</w:t>
      </w:r>
      <w:r>
        <w:rPr>
          <w:noProof w:val="0"/>
        </w:rPr>
        <w:t xml:space="preserve"> pompe_normale </w:t>
      </w:r>
      <w:r>
        <w:rPr>
          <w:b/>
          <w:noProof w:val="0"/>
        </w:rPr>
        <w:t>SORTE_DE</w:t>
      </w:r>
      <w:r>
        <w:rPr>
          <w:noProof w:val="0"/>
        </w:rPr>
        <w:t xml:space="preserve"> pompe;</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secours </w:t>
      </w:r>
      <w:r>
        <w:rPr>
          <w:b/>
          <w:noProof w:val="0"/>
        </w:rPr>
        <w:t>GENRE</w:t>
      </w:r>
      <w:r>
        <w:rPr>
          <w:noProof w:val="0"/>
        </w:rPr>
        <w:t xml:space="preserve"> pompe_secours </w:t>
      </w:r>
      <w:r>
        <w:rPr>
          <w:b/>
          <w:noProof w:val="0"/>
        </w:rPr>
        <w:t>CARDINAL 1 JUSQUA INFINI</w:t>
      </w:r>
      <w:r>
        <w:rPr>
          <w:noProof w:val="0"/>
        </w:rPr>
        <w:t>;</w:t>
      </w:r>
    </w:p>
    <w:p w:rsidR="00AE3BD8" w:rsidRDefault="00AE3BD8">
      <w:pPr>
        <w:pStyle w:val="Courrier"/>
        <w:keepNext/>
        <w:outlineLvl w:val="0"/>
        <w:rPr>
          <w:noProof w:val="0"/>
        </w:rPr>
      </w:pPr>
      <w:r>
        <w:rPr>
          <w:b/>
          <w:noProof w:val="0"/>
        </w:rPr>
        <w:t>INTERACTION</w:t>
      </w:r>
    </w:p>
    <w:p w:rsidR="00AE3BD8" w:rsidRDefault="00AE3BD8">
      <w:pPr>
        <w:pStyle w:val="Courrier"/>
        <w:keepNext/>
        <w:outlineLvl w:val="0"/>
        <w:rPr>
          <w:noProof w:val="0"/>
        </w:rPr>
      </w:pPr>
      <w:r>
        <w:rPr>
          <w:b/>
          <w:noProof w:val="0"/>
        </w:rPr>
        <w:t xml:space="preserve">SI </w:t>
      </w:r>
      <w:r>
        <w:rPr>
          <w:noProof w:val="0"/>
        </w:rPr>
        <w:t xml:space="preserve">panne = </w:t>
      </w:r>
      <w:r>
        <w:rPr>
          <w:b/>
          <w:noProof w:val="0"/>
        </w:rPr>
        <w:t>VRAI</w:t>
      </w:r>
    </w:p>
    <w:p w:rsidR="00AE3BD8" w:rsidRDefault="00AE3BD8">
      <w:pPr>
        <w:pStyle w:val="Courrier"/>
        <w:keepNext/>
        <w:outlineLvl w:val="0"/>
        <w:rPr>
          <w:noProof w:val="0"/>
        </w:rPr>
      </w:pPr>
      <w:r>
        <w:rPr>
          <w:b/>
          <w:noProof w:val="0"/>
        </w:rPr>
        <w:t>ALORS</w:t>
      </w:r>
      <w:r>
        <w:rPr>
          <w:noProof w:val="0"/>
        </w:rPr>
        <w:t xml:space="preserve"> </w:t>
      </w:r>
    </w:p>
    <w:p w:rsidR="00AE3BD8" w:rsidRDefault="00AE3BD8">
      <w:pPr>
        <w:pStyle w:val="Courrier"/>
        <w:keepNext/>
        <w:outlineLvl w:val="0"/>
        <w:rPr>
          <w:noProof w:val="0"/>
        </w:rPr>
      </w:pPr>
      <w:r>
        <w:rPr>
          <w:b/>
          <w:noProof w:val="0"/>
        </w:rPr>
        <w:t>POUR_TOUT</w:t>
      </w:r>
      <w:r>
        <w:rPr>
          <w:noProof w:val="0"/>
        </w:rPr>
        <w:t xml:space="preserve"> x </w:t>
      </w:r>
      <w:r>
        <w:rPr>
          <w:b/>
          <w:noProof w:val="0"/>
        </w:rPr>
        <w:t xml:space="preserve">UN </w:t>
      </w:r>
      <w:r>
        <w:rPr>
          <w:noProof w:val="0"/>
        </w:rPr>
        <w:t xml:space="preserve">secours </w:t>
      </w:r>
      <w:r>
        <w:rPr>
          <w:b/>
          <w:noProof w:val="0"/>
        </w:rPr>
        <w:t>FAIRE</w:t>
      </w:r>
      <w:r>
        <w:rPr>
          <w:noProof w:val="0"/>
        </w:rPr>
        <w:t xml:space="preserve"> demande_demarrage </w:t>
      </w:r>
      <w:r>
        <w:rPr>
          <w:b/>
          <w:noProof w:val="0"/>
        </w:rPr>
        <w:t>DE</w:t>
      </w:r>
      <w:r>
        <w:rPr>
          <w:noProof w:val="0"/>
        </w:rPr>
        <w:t xml:space="preserve"> x&lt;--</w:t>
      </w:r>
      <w:r>
        <w:rPr>
          <w:b/>
          <w:noProof w:val="0"/>
        </w:rPr>
        <w:t>VRAI</w:t>
      </w:r>
      <w:r>
        <w:rPr>
          <w:noProof w:val="0"/>
        </w:rPr>
        <w:t>;</w:t>
      </w:r>
    </w:p>
    <w:p w:rsidR="00AE3BD8" w:rsidRDefault="00AE3BD8">
      <w:pPr>
        <w:pStyle w:val="Courrier"/>
        <w:rPr>
          <w:noProof w:val="0"/>
        </w:rPr>
      </w:pPr>
    </w:p>
    <w:p w:rsidR="00AE3BD8" w:rsidRDefault="00AE3BD8">
      <w:r>
        <w:t>Cette règle d'interaction se lit :</w:t>
      </w:r>
    </w:p>
    <w:p w:rsidR="00AE3BD8" w:rsidRDefault="00AE3BD8">
      <w:pPr>
        <w:spacing w:after="0"/>
        <w:ind w:left="284"/>
        <w:rPr>
          <w:i/>
        </w:rPr>
      </w:pPr>
      <w:r>
        <w:rPr>
          <w:i/>
        </w:rPr>
        <w:t>Soit o un objet quelconque de type pompe_normale,</w:t>
      </w:r>
    </w:p>
    <w:p w:rsidR="00AE3BD8" w:rsidRDefault="00AE3BD8">
      <w:pPr>
        <w:spacing w:after="0"/>
        <w:ind w:left="284"/>
        <w:rPr>
          <w:i/>
        </w:rPr>
      </w:pPr>
      <w:r>
        <w:rPr>
          <w:i/>
        </w:rPr>
        <w:t>Si o est en panne,</w:t>
      </w:r>
    </w:p>
    <w:p w:rsidR="00AE3BD8" w:rsidRDefault="00AE3BD8">
      <w:pPr>
        <w:spacing w:after="0"/>
        <w:ind w:left="284"/>
        <w:rPr>
          <w:i/>
        </w:rPr>
      </w:pPr>
      <w:r>
        <w:rPr>
          <w:i/>
        </w:rPr>
        <w:t xml:space="preserve">Alors, </w:t>
      </w:r>
      <w:r>
        <w:rPr>
          <w:i/>
        </w:rPr>
        <w:sym w:font="Symbol" w:char="F022"/>
      </w:r>
      <w:r>
        <w:rPr>
          <w:i/>
        </w:rPr>
        <w:t xml:space="preserve"> x </w:t>
      </w:r>
      <w:r>
        <w:rPr>
          <w:i/>
        </w:rPr>
        <w:sym w:font="Symbol" w:char="F0CE"/>
      </w:r>
      <w:r>
        <w:rPr>
          <w:i/>
        </w:rPr>
        <w:t xml:space="preserve"> {pompes secours en secours de o}, il y a demande de démarrage de x.</w:t>
      </w:r>
    </w:p>
    <w:p w:rsidR="00AE3BD8" w:rsidRDefault="00AE3BD8"/>
    <w:p w:rsidR="00AE3BD8" w:rsidRDefault="00AE3BD8">
      <w:r>
        <w:t xml:space="preserve">Dans cet exemple, la condition de la règle dépend uniquement des caractéristiques des objets de la classe décrite. L'action de la règle affecte les objets de la classe pompe_secours en interface. </w:t>
      </w:r>
      <w:r>
        <w:rPr>
          <w:b/>
        </w:rPr>
        <w:t>Autrement dit, cette règle d'interaction permet de modifier l'état des objets des classes en interface en fonction de l'état des objets de la classe décrite.</w:t>
      </w:r>
    </w:p>
    <w:p w:rsidR="00AE3BD8" w:rsidRDefault="00AE3BD8"/>
    <w:p w:rsidR="00AE3BD8" w:rsidRDefault="00AE3BD8">
      <w:pPr>
        <w:keepNext/>
        <w:outlineLvl w:val="0"/>
        <w:rPr>
          <w:u w:val="single"/>
        </w:rPr>
      </w:pPr>
      <w:r>
        <w:rPr>
          <w:u w:val="single"/>
        </w:rPr>
        <w:t>Problèmes potentiels</w:t>
      </w:r>
    </w:p>
    <w:p w:rsidR="00AE3BD8" w:rsidRDefault="00AE3BD8">
      <w:r>
        <w:t>Les exemples ci-dessus montrent que la définition et l'utilisation des interfaces doivent être faites avec beaucoup de soin, de façon à ne pas écrire des incohérences. Des problèmes peuvent par exemple se poser si il existe deux relations différentes entre deux classes.</w:t>
      </w:r>
    </w:p>
    <w:p w:rsidR="00AE3BD8" w:rsidRDefault="00AE3BD8">
      <w:r>
        <w:t>Dans l'exemple simple suivant, le type t1 est en relation avec t2 par l'interface r12 et, réciproquement, le type t2 est en relation avec t1 par l'interface r21. La règle 'Règle_1' modifie l'état d'un objet de type t1 en fonction de l'état de l'objet de type t2 interfacé. La règle 'Règle_2' modifie l'état d'un objet de type t2 en fonction de l'état de l'objet de type t1 interfacé. Dans cet exemple, ces deux règles sont incohérentes car elles ne permettent pas de conclure sur l'état des objets de ces deux types.</w:t>
      </w:r>
    </w:p>
    <w:p w:rsidR="00AE3BD8" w:rsidRDefault="00AE3BD8">
      <w:pPr>
        <w:pStyle w:val="Courrier"/>
        <w:keepNext/>
      </w:pPr>
      <w:r>
        <w:rPr>
          <w:b/>
        </w:rPr>
        <w:t>TYPE</w:t>
      </w:r>
      <w:r>
        <w:t xml:space="preserve"> t1;</w:t>
      </w:r>
    </w:p>
    <w:p w:rsidR="00AE3BD8" w:rsidRDefault="00AE3BD8">
      <w:pPr>
        <w:pStyle w:val="Courrier"/>
        <w:keepNext/>
        <w:outlineLvl w:val="0"/>
      </w:pPr>
      <w:r>
        <w:rPr>
          <w:b/>
        </w:rPr>
        <w:t>ATTRIBUT</w:t>
      </w:r>
    </w:p>
    <w:p w:rsidR="00AE3BD8" w:rsidRDefault="00AE3BD8">
      <w:pPr>
        <w:pStyle w:val="Courrier"/>
        <w:keepNext/>
      </w:pPr>
      <w:r>
        <w:tab/>
        <w:t xml:space="preserve">a </w:t>
      </w:r>
      <w:r>
        <w:rPr>
          <w:b/>
        </w:rPr>
        <w:t>DOMAINE</w:t>
      </w:r>
      <w:r>
        <w:t xml:space="preserve"> </w:t>
      </w:r>
      <w:r>
        <w:rPr>
          <w:b/>
        </w:rPr>
        <w:t>BOOLEEN</w:t>
      </w:r>
      <w:r>
        <w:t>;</w:t>
      </w:r>
    </w:p>
    <w:p w:rsidR="00AE3BD8" w:rsidRDefault="00AE3BD8">
      <w:pPr>
        <w:pStyle w:val="Courrier"/>
        <w:keepNext/>
        <w:outlineLvl w:val="0"/>
      </w:pPr>
      <w:r>
        <w:rPr>
          <w:b/>
        </w:rPr>
        <w:t>INTERFACE</w:t>
      </w:r>
    </w:p>
    <w:p w:rsidR="00AE3BD8" w:rsidRDefault="00AE3BD8">
      <w:pPr>
        <w:pStyle w:val="Courrier"/>
        <w:keepNext/>
      </w:pPr>
      <w:r>
        <w:tab/>
        <w:t xml:space="preserve">r12 </w:t>
      </w:r>
      <w:r>
        <w:rPr>
          <w:b/>
        </w:rPr>
        <w:t>GENRE</w:t>
      </w:r>
      <w:r>
        <w:t xml:space="preserve"> t2 </w:t>
      </w:r>
      <w:r>
        <w:rPr>
          <w:b/>
        </w:rPr>
        <w:t>CARDINAL</w:t>
      </w:r>
      <w:r>
        <w:t xml:space="preserve"> 1;</w:t>
      </w:r>
    </w:p>
    <w:p w:rsidR="00AE3BD8" w:rsidRDefault="00AE3BD8">
      <w:pPr>
        <w:pStyle w:val="Courrier"/>
        <w:keepNext/>
        <w:outlineLvl w:val="0"/>
      </w:pPr>
      <w:r>
        <w:rPr>
          <w:b/>
        </w:rPr>
        <w:t>INTERACTION</w:t>
      </w:r>
    </w:p>
    <w:p w:rsidR="00AE3BD8" w:rsidRDefault="00AE3BD8">
      <w:pPr>
        <w:pStyle w:val="Courrier"/>
        <w:keepNext/>
        <w:outlineLvl w:val="0"/>
      </w:pPr>
      <w:r>
        <w:t>Règle_1</w:t>
      </w:r>
    </w:p>
    <w:p w:rsidR="00AE3BD8" w:rsidRDefault="00AE3BD8">
      <w:pPr>
        <w:pStyle w:val="Courrier"/>
        <w:keepNext/>
      </w:pPr>
      <w:r>
        <w:rPr>
          <w:b/>
        </w:rPr>
        <w:t>SI</w:t>
      </w:r>
      <w:r>
        <w:t xml:space="preserve"> b(r12) = </w:t>
      </w:r>
      <w:r>
        <w:rPr>
          <w:b/>
        </w:rPr>
        <w:t>VRAI</w:t>
      </w:r>
    </w:p>
    <w:p w:rsidR="00AE3BD8" w:rsidRDefault="00AE3BD8">
      <w:pPr>
        <w:pStyle w:val="Courrier"/>
        <w:keepNext/>
      </w:pPr>
      <w:r>
        <w:rPr>
          <w:b/>
        </w:rPr>
        <w:t>ALORS</w:t>
      </w:r>
      <w:r>
        <w:t xml:space="preserve"> a &lt;-- </w:t>
      </w:r>
      <w:r>
        <w:rPr>
          <w:b/>
        </w:rPr>
        <w:t>FAUX</w:t>
      </w:r>
    </w:p>
    <w:p w:rsidR="00AE3BD8" w:rsidRDefault="00AE3BD8">
      <w:pPr>
        <w:pStyle w:val="Courrier"/>
      </w:pPr>
      <w:r>
        <w:rPr>
          <w:b/>
        </w:rPr>
        <w:t>SINON</w:t>
      </w:r>
      <w:r>
        <w:t xml:space="preserve"> a &lt;-- </w:t>
      </w:r>
      <w:r>
        <w:rPr>
          <w:b/>
        </w:rPr>
        <w:t>VRAI</w:t>
      </w:r>
      <w:r>
        <w:t>;</w:t>
      </w:r>
    </w:p>
    <w:p w:rsidR="00AE3BD8" w:rsidRDefault="00AE3BD8">
      <w:pPr>
        <w:pStyle w:val="Courrier"/>
      </w:pPr>
    </w:p>
    <w:p w:rsidR="00AE3BD8" w:rsidRDefault="00AE3BD8">
      <w:pPr>
        <w:pStyle w:val="Courrier"/>
        <w:keepNext/>
      </w:pPr>
      <w:r>
        <w:rPr>
          <w:b/>
        </w:rPr>
        <w:t>TYPE</w:t>
      </w:r>
      <w:r>
        <w:t xml:space="preserve"> t2;</w:t>
      </w:r>
    </w:p>
    <w:p w:rsidR="00AE3BD8" w:rsidRDefault="00AE3BD8">
      <w:pPr>
        <w:pStyle w:val="Courrier"/>
        <w:keepNext/>
        <w:outlineLvl w:val="0"/>
      </w:pPr>
      <w:r>
        <w:rPr>
          <w:b/>
        </w:rPr>
        <w:t>ATTRIBUT</w:t>
      </w:r>
    </w:p>
    <w:p w:rsidR="00AE3BD8" w:rsidRDefault="00AE3BD8">
      <w:pPr>
        <w:pStyle w:val="Courrier"/>
        <w:keepNext/>
      </w:pPr>
      <w:r>
        <w:tab/>
        <w:t xml:space="preserve">b </w:t>
      </w:r>
      <w:r>
        <w:rPr>
          <w:b/>
        </w:rPr>
        <w:t>DOMAINE</w:t>
      </w:r>
      <w:r>
        <w:t xml:space="preserve"> </w:t>
      </w:r>
      <w:r>
        <w:rPr>
          <w:b/>
        </w:rPr>
        <w:t>BOOLEEN</w:t>
      </w:r>
      <w:r>
        <w:t>;</w:t>
      </w:r>
    </w:p>
    <w:p w:rsidR="00AE3BD8" w:rsidRDefault="00AE3BD8">
      <w:pPr>
        <w:pStyle w:val="Courrier"/>
        <w:keepNext/>
        <w:outlineLvl w:val="0"/>
      </w:pPr>
      <w:r>
        <w:rPr>
          <w:b/>
        </w:rPr>
        <w:t>INTERFACE</w:t>
      </w:r>
    </w:p>
    <w:p w:rsidR="00AE3BD8" w:rsidRDefault="00AE3BD8">
      <w:pPr>
        <w:pStyle w:val="Courrier"/>
        <w:keepNext/>
      </w:pPr>
      <w:r>
        <w:tab/>
        <w:t xml:space="preserve">r21 </w:t>
      </w:r>
      <w:r>
        <w:rPr>
          <w:b/>
        </w:rPr>
        <w:t>GENRE</w:t>
      </w:r>
      <w:r>
        <w:t xml:space="preserve"> t1 </w:t>
      </w:r>
      <w:r>
        <w:rPr>
          <w:b/>
        </w:rPr>
        <w:t>CARDINAL</w:t>
      </w:r>
      <w:r>
        <w:t xml:space="preserve"> 1;</w:t>
      </w:r>
    </w:p>
    <w:p w:rsidR="00AE3BD8" w:rsidRDefault="00AE3BD8">
      <w:pPr>
        <w:pStyle w:val="Courrier"/>
        <w:keepNext/>
        <w:outlineLvl w:val="0"/>
        <w:rPr>
          <w:b/>
        </w:rPr>
      </w:pPr>
      <w:r>
        <w:rPr>
          <w:b/>
        </w:rPr>
        <w:t>INTERACTION</w:t>
      </w:r>
    </w:p>
    <w:p w:rsidR="00AE3BD8" w:rsidRDefault="00AE3BD8">
      <w:pPr>
        <w:pStyle w:val="Courrier"/>
        <w:keepNext/>
        <w:outlineLvl w:val="0"/>
      </w:pPr>
      <w:r>
        <w:t>Règle_2</w:t>
      </w:r>
    </w:p>
    <w:p w:rsidR="00AE3BD8" w:rsidRDefault="00AE3BD8">
      <w:pPr>
        <w:pStyle w:val="Courrier"/>
        <w:keepNext/>
      </w:pPr>
      <w:r>
        <w:rPr>
          <w:b/>
        </w:rPr>
        <w:t>SI</w:t>
      </w:r>
      <w:r>
        <w:t xml:space="preserve"> a(r21) = </w:t>
      </w:r>
      <w:r>
        <w:rPr>
          <w:b/>
        </w:rPr>
        <w:t>VRAI</w:t>
      </w:r>
    </w:p>
    <w:p w:rsidR="00AE3BD8" w:rsidRDefault="00AE3BD8">
      <w:pPr>
        <w:pStyle w:val="Courrier"/>
        <w:keepNext/>
      </w:pPr>
      <w:r>
        <w:rPr>
          <w:b/>
        </w:rPr>
        <w:t>ALORS</w:t>
      </w:r>
      <w:r>
        <w:t xml:space="preserve"> b &lt;-- </w:t>
      </w:r>
      <w:r>
        <w:rPr>
          <w:b/>
        </w:rPr>
        <w:t>VRAI</w:t>
      </w:r>
    </w:p>
    <w:p w:rsidR="00AE3BD8" w:rsidRDefault="00AE3BD8">
      <w:pPr>
        <w:pStyle w:val="Courrier"/>
      </w:pPr>
      <w:r>
        <w:rPr>
          <w:b/>
        </w:rPr>
        <w:t>SINON</w:t>
      </w:r>
      <w:r>
        <w:t xml:space="preserve"> b &lt;-- </w:t>
      </w:r>
      <w:r>
        <w:rPr>
          <w:b/>
        </w:rPr>
        <w:t>FAUX</w:t>
      </w:r>
      <w:r>
        <w:t>;</w:t>
      </w:r>
    </w:p>
    <w:p w:rsidR="00AE3BD8" w:rsidRDefault="00AE3BD8">
      <w:pPr>
        <w:pStyle w:val="Courrier"/>
      </w:pPr>
    </w:p>
    <w:p w:rsidR="00AE3BD8" w:rsidRDefault="00AE3BD8">
      <w:pPr>
        <w:keepNext/>
        <w:outlineLvl w:val="0"/>
        <w:rPr>
          <w:u w:val="single"/>
        </w:rPr>
      </w:pPr>
      <w:r>
        <w:rPr>
          <w:u w:val="single"/>
        </w:rPr>
        <w:t>Interface monovaluée et interface multivaluée</w:t>
      </w:r>
    </w:p>
    <w:p w:rsidR="00AE3BD8" w:rsidRDefault="00AE3BD8">
      <w:r>
        <w:t>Il est important de noter que l'utilisation d'une interface monovaluée (de cardinal 1) diffère d'une interface multivaluée. Comme nous le verrons plus précisément dans la suite de ce manuel, un champ interface monovalué est utilisé comme un champ normal, alors qu'un champ interface multivalué ne peut être géré que par des quantificateurs (IL_EXISTE, IL_EXISTE AU_MOINS, QQSOIT, POUR_TOUT, SOIT) ou des opérateurs complexes (SOMME POUR_TOUT, PRODUIT POUR_TOUT).</w:t>
      </w:r>
    </w:p>
    <w:p w:rsidR="00AE3BD8" w:rsidRDefault="00AE3BD8"/>
    <w:p w:rsidR="00AE3BD8" w:rsidRDefault="00AE3BD8">
      <w:pPr>
        <w:pStyle w:val="Titre3"/>
      </w:pPr>
      <w:bookmarkStart w:id="206" w:name="_Toc334331916"/>
      <w:bookmarkStart w:id="207" w:name="_Toc334607175"/>
      <w:bookmarkStart w:id="208" w:name="_Toc335111880"/>
      <w:bookmarkStart w:id="209" w:name="_Toc335647114"/>
      <w:bookmarkStart w:id="210" w:name="_Toc335647208"/>
      <w:bookmarkStart w:id="211" w:name="_Toc335704121"/>
      <w:bookmarkStart w:id="212" w:name="_Toc342099162"/>
      <w:bookmarkStart w:id="213" w:name="_Toc342986837"/>
      <w:bookmarkStart w:id="214" w:name="_Toc343072189"/>
      <w:bookmarkStart w:id="215" w:name="_Toc443104436"/>
      <w:bookmarkStart w:id="216" w:name="_Toc399235872"/>
      <w:r>
        <w:t>Principe d'utilisation des règles</w:t>
      </w:r>
      <w:bookmarkEnd w:id="206"/>
      <w:bookmarkEnd w:id="207"/>
      <w:bookmarkEnd w:id="208"/>
      <w:bookmarkEnd w:id="209"/>
      <w:bookmarkEnd w:id="210"/>
      <w:bookmarkEnd w:id="211"/>
      <w:bookmarkEnd w:id="212"/>
      <w:bookmarkEnd w:id="213"/>
      <w:bookmarkEnd w:id="214"/>
      <w:bookmarkEnd w:id="215"/>
      <w:bookmarkEnd w:id="216"/>
    </w:p>
    <w:p w:rsidR="00AE3BD8" w:rsidRDefault="00AE3BD8">
      <w:r>
        <w:t>Exploiter un Modèle FIGARO (le faire tourner), c'est appliquer l'ensemble des règles de la base de connaissances à la base de faits décrivant le système à étudier.</w:t>
      </w:r>
    </w:p>
    <w:p w:rsidR="00AE3BD8" w:rsidRDefault="00AE3BD8">
      <w:r>
        <w:t>Deux types d'application des règles FIGARO sont possibles, correspondant à deux types de traitements (ou deux moteurs d'inférence) : application en chaînage avant et application en chaînage arrière.</w:t>
      </w:r>
    </w:p>
    <w:p w:rsidR="00AE3BD8" w:rsidRDefault="00AE3BD8">
      <w:pPr>
        <w:pStyle w:val="Titre4"/>
      </w:pPr>
      <w:bookmarkStart w:id="217" w:name="_Toc399235873"/>
      <w:r>
        <w:t>Application en chaînage avant</w:t>
      </w:r>
      <w:bookmarkEnd w:id="217"/>
      <w:r>
        <w:t xml:space="preserve"> </w:t>
      </w:r>
      <w:r>
        <w:fldChar w:fldCharType="begin"/>
      </w:r>
      <w:r>
        <w:instrText xml:space="preserve"> XE "Chaînage avant" </w:instrText>
      </w:r>
      <w:r>
        <w:fldChar w:fldCharType="end"/>
      </w:r>
    </w:p>
    <w:p w:rsidR="00AE3BD8" w:rsidRDefault="00AE3BD8">
      <w:r>
        <w:t>Le traitement en chaînage avant est un traitement cyclique qui s'effectue en deux étapes (figure N°2 ) :</w:t>
      </w:r>
    </w:p>
    <w:p w:rsidR="00AE3BD8" w:rsidRDefault="00AE3BD8">
      <w:pPr>
        <w:pStyle w:val="Dcal"/>
      </w:pPr>
      <w:r>
        <w:t>a)</w:t>
      </w:r>
      <w:r>
        <w:tab/>
        <w:t>Application d'un événement sur un objet du système</w:t>
      </w:r>
    </w:p>
    <w:p w:rsidR="00AE3BD8" w:rsidRDefault="00AE3BD8">
      <w:pPr>
        <w:pStyle w:val="Dcal"/>
      </w:pPr>
      <w:r>
        <w:t>b)</w:t>
      </w:r>
      <w:r>
        <w:tab/>
        <w:t>Propagation des effets de l'événement sur le système jusqu'à stabilisation de l'état.</w:t>
      </w:r>
    </w:p>
    <w:p w:rsidR="00AE3BD8" w:rsidRDefault="00AE3BD8">
      <w:pPr>
        <w:keepNext/>
        <w:ind w:left="567"/>
        <w:rPr>
          <w:b/>
        </w:rPr>
      </w:pPr>
      <w:r>
        <w:rPr>
          <w:b/>
        </w:rPr>
        <w:t>a) Application d'un événement</w:t>
      </w:r>
    </w:p>
    <w:p w:rsidR="00AE3BD8" w:rsidRDefault="00AE3BD8">
      <w:r>
        <w:t>Lorsque le système est dans un état donné, certains événements peuvent se produire. Cela signifie que les conditions de certaines règles d'occurrence de certains objets sont vérifiées. Le moteur choisit une</w:t>
      </w:r>
      <w:r>
        <w:rPr>
          <w:rStyle w:val="Appelnotedebasdep"/>
        </w:rPr>
        <w:footnoteReference w:id="1"/>
      </w:r>
      <w:r>
        <w:t xml:space="preserve"> règle d’un objet et l'applique (exécute les actions provoquées par l’événement), ce qui modifie les variables d'état de l’objet. Le système se trouve alors dans un état que nous qualifierons d'incomplet, puisque seules les conséquences de l'événement sur l’objet affecté sont prises en compte. Un état incomplet n'est pas un état réel du système.</w:t>
      </w:r>
    </w:p>
    <w:p w:rsidR="00AE3BD8" w:rsidRDefault="00AE3BD8">
      <w:pPr>
        <w:keepNext/>
        <w:ind w:left="567"/>
        <w:rPr>
          <w:b/>
        </w:rPr>
      </w:pPr>
      <w:r>
        <w:rPr>
          <w:b/>
        </w:rPr>
        <w:t>b) Application des règles d'interaction</w:t>
      </w:r>
    </w:p>
    <w:p w:rsidR="00AE3BD8" w:rsidRDefault="00AE3BD8">
      <w:pPr>
        <w:rPr>
          <w:i/>
        </w:rPr>
      </w:pPr>
      <w:r>
        <w:t>Pour propager les conséquences de l'événement à tout le système, le traitement applique ensuite les règles d'interaction. Pour cela, il procède comme suit :</w:t>
      </w:r>
    </w:p>
    <w:p w:rsidR="00AE3BD8" w:rsidRDefault="00AE3BD8">
      <w:pPr>
        <w:outlineLvl w:val="0"/>
      </w:pPr>
      <w:r>
        <w:rPr>
          <w:u w:val="single"/>
        </w:rPr>
        <w:t>Passage dans les règles d'interaction</w:t>
      </w:r>
    </w:p>
    <w:p w:rsidR="00AE3BD8" w:rsidRDefault="00AE3BD8">
      <w:r>
        <w:t>Le traitement applique les règles d’interaction objet par objet.</w:t>
      </w:r>
    </w:p>
    <w:p w:rsidR="00AE3BD8" w:rsidRDefault="00AE3BD8">
      <w:r>
        <w:t>Pour chaque objet, le traitement prend la “première” règle de l’objet et détermine si elle est applicable en fonction de l'état courant du système (initialement, cet état est l'état incomplet obtenu après tirage de la règle d'occurrence). Si la règle est applicable, il l'applique, calcule le nouvel état courant du système et passe à la règle suivante de l’objet.</w:t>
      </w:r>
    </w:p>
    <w:p w:rsidR="00AE3BD8" w:rsidRDefault="00AE3BD8">
      <w:r>
        <w:t>Lorsque toutes les règles d’un objet ont été examinées, le traitement passe à l’objet suivant.</w:t>
      </w:r>
    </w:p>
    <w:p w:rsidR="00AE3BD8" w:rsidRDefault="00AE3BD8" w:rsidP="00B1190F">
      <w:pPr>
        <w:pStyle w:val="Remarque"/>
        <w:numPr>
          <w:ilvl w:val="0"/>
          <w:numId w:val="36"/>
        </w:numPr>
        <w:ind w:left="567" w:firstLine="0"/>
      </w:pPr>
      <w:r>
        <w:t>Il est très important de noter qu'un nouvel état du système est calculé après chaque application d'une règle d'interaction pour un objet. Ainsi, si une règle d’un objet n'est pas applicable initialement, elle peut devenir applicable après un passage dans les premières règles.</w:t>
      </w:r>
    </w:p>
    <w:p w:rsidR="00AE3BD8" w:rsidRDefault="00AE3BD8">
      <w:r>
        <w:t>Lorsque le traitement est passé une fois dans chacune des règles d'interaction, un nouvel état du système est obtenu (état complet correspondant à un état réel du système).</w:t>
      </w:r>
    </w:p>
    <w:p w:rsidR="00AE3BD8" w:rsidRDefault="00AE3BD8">
      <w:pPr>
        <w:rPr>
          <w:i/>
        </w:rPr>
      </w:pPr>
      <w:r>
        <w:rPr>
          <w:i/>
        </w:rPr>
        <w:t>Exemple :</w:t>
      </w:r>
    </w:p>
    <w:p w:rsidR="00AE3BD8" w:rsidRDefault="00AE3BD8">
      <w:pPr>
        <w:rPr>
          <w:i/>
        </w:rPr>
      </w:pPr>
      <w:r>
        <w:rPr>
          <w:i/>
        </w:rPr>
        <w:t>Prenons l'exemple simple de 3 composants thermohydrauliques A, B et C connectés en série. Dans la base de connaissances, nous avons la règle d'interaction suivante :</w:t>
      </w:r>
    </w:p>
    <w:p w:rsidR="00AE3BD8" w:rsidRDefault="00AE3BD8">
      <w:pPr>
        <w:pStyle w:val="Courrier"/>
        <w:keepNext/>
        <w:rPr>
          <w:noProof w:val="0"/>
        </w:rPr>
      </w:pPr>
      <w:r>
        <w:rPr>
          <w:b/>
          <w:noProof w:val="0"/>
        </w:rPr>
        <w:t>TYPE</w:t>
      </w:r>
      <w:r>
        <w:rPr>
          <w:noProof w:val="0"/>
        </w:rPr>
        <w:t xml:space="preserve"> composant;</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amont </w:t>
      </w:r>
      <w:r>
        <w:rPr>
          <w:b/>
          <w:noProof w:val="0"/>
        </w:rPr>
        <w:t>GENRE</w:t>
      </w:r>
      <w:r>
        <w:rPr>
          <w:noProof w:val="0"/>
        </w:rPr>
        <w:t xml:space="preserve"> composant;</w:t>
      </w:r>
    </w:p>
    <w:p w:rsidR="00AE3BD8" w:rsidRDefault="00AE3BD8">
      <w:pPr>
        <w:pStyle w:val="Courrier"/>
        <w:keepNext/>
        <w:outlineLvl w:val="0"/>
        <w:rPr>
          <w:noProof w:val="0"/>
        </w:rPr>
      </w:pPr>
      <w:r>
        <w:rPr>
          <w:b/>
          <w:noProof w:val="0"/>
        </w:rPr>
        <w:t>ATTRIBUT</w:t>
      </w:r>
    </w:p>
    <w:p w:rsidR="00AE3BD8" w:rsidRDefault="00AE3BD8">
      <w:pPr>
        <w:pStyle w:val="Courrier"/>
        <w:keepNext/>
        <w:rPr>
          <w:noProof w:val="0"/>
        </w:rPr>
      </w:pPr>
      <w:r>
        <w:rPr>
          <w:noProof w:val="0"/>
        </w:rPr>
        <w:tab/>
        <w:t xml:space="preserve">alimente </w:t>
      </w:r>
      <w:r>
        <w:rPr>
          <w:b/>
          <w:noProof w:val="0"/>
        </w:rPr>
        <w:t>DOMAINE BOOLEEN</w:t>
      </w:r>
      <w:r>
        <w:rPr>
          <w:noProof w:val="0"/>
        </w:rPr>
        <w:t>;</w:t>
      </w:r>
    </w:p>
    <w:p w:rsidR="00AE3BD8" w:rsidRDefault="00AE3BD8">
      <w:pPr>
        <w:pStyle w:val="Courrier"/>
        <w:keepNext/>
        <w:outlineLvl w:val="0"/>
        <w:rPr>
          <w:b/>
          <w:noProof w:val="0"/>
        </w:rPr>
      </w:pPr>
      <w:r>
        <w:rPr>
          <w:b/>
          <w:noProof w:val="0"/>
        </w:rPr>
        <w:t>INTERACTION</w:t>
      </w:r>
    </w:p>
    <w:p w:rsidR="00AE3BD8" w:rsidRDefault="00AE3BD8">
      <w:pPr>
        <w:pStyle w:val="Courrier"/>
        <w:keepNext/>
        <w:rPr>
          <w:noProof w:val="0"/>
        </w:rPr>
      </w:pPr>
      <w:r>
        <w:rPr>
          <w:noProof w:val="0"/>
        </w:rPr>
        <w:tab/>
        <w:t>r1</w:t>
      </w:r>
    </w:p>
    <w:p w:rsidR="00AE3BD8" w:rsidRDefault="00AE3BD8">
      <w:pPr>
        <w:pStyle w:val="Courrier"/>
        <w:keepNext/>
        <w:outlineLvl w:val="0"/>
        <w:rPr>
          <w:noProof w:val="0"/>
        </w:rPr>
      </w:pPr>
      <w:r>
        <w:rPr>
          <w:b/>
          <w:noProof w:val="0"/>
        </w:rPr>
        <w:tab/>
        <w:t>SI</w:t>
      </w:r>
      <w:r>
        <w:rPr>
          <w:noProof w:val="0"/>
        </w:rPr>
        <w:t xml:space="preserve"> </w:t>
      </w:r>
      <w:r>
        <w:rPr>
          <w:b/>
          <w:noProof w:val="0"/>
        </w:rPr>
        <w:t>QQSOIT</w:t>
      </w:r>
      <w:r>
        <w:rPr>
          <w:noProof w:val="0"/>
        </w:rPr>
        <w:t xml:space="preserve"> x </w:t>
      </w:r>
      <w:r>
        <w:rPr>
          <w:b/>
          <w:noProof w:val="0"/>
        </w:rPr>
        <w:t>UN</w:t>
      </w:r>
      <w:r>
        <w:rPr>
          <w:noProof w:val="0"/>
        </w:rPr>
        <w:t xml:space="preserve"> amont </w:t>
      </w:r>
      <w:r>
        <w:rPr>
          <w:b/>
          <w:noProof w:val="0"/>
        </w:rPr>
        <w:t>ON_A</w:t>
      </w:r>
      <w:r>
        <w:rPr>
          <w:noProof w:val="0"/>
        </w:rPr>
        <w:t xml:space="preserve"> alimente DE x </w:t>
      </w:r>
      <w:r>
        <w:rPr>
          <w:b/>
          <w:noProof w:val="0"/>
        </w:rPr>
        <w:t>=</w:t>
      </w:r>
      <w:r>
        <w:rPr>
          <w:noProof w:val="0"/>
        </w:rPr>
        <w:t xml:space="preserve"> </w:t>
      </w:r>
      <w:r>
        <w:rPr>
          <w:b/>
          <w:noProof w:val="0"/>
        </w:rPr>
        <w:t>FAUX</w:t>
      </w:r>
    </w:p>
    <w:p w:rsidR="00AE3BD8" w:rsidRDefault="00AE3BD8">
      <w:pPr>
        <w:pStyle w:val="Courrier"/>
        <w:outlineLvl w:val="0"/>
        <w:rPr>
          <w:noProof w:val="0"/>
        </w:rPr>
      </w:pPr>
      <w:r>
        <w:rPr>
          <w:b/>
          <w:noProof w:val="0"/>
        </w:rPr>
        <w:tab/>
        <w:t>ALORS</w:t>
      </w:r>
      <w:r>
        <w:rPr>
          <w:noProof w:val="0"/>
        </w:rPr>
        <w:t xml:space="preserve"> alimente </w:t>
      </w:r>
      <w:r>
        <w:rPr>
          <w:b/>
          <w:noProof w:val="0"/>
        </w:rPr>
        <w:t>&lt;--</w:t>
      </w:r>
      <w:r>
        <w:rPr>
          <w:noProof w:val="0"/>
        </w:rPr>
        <w:t xml:space="preserve"> </w:t>
      </w:r>
      <w:r>
        <w:rPr>
          <w:b/>
          <w:noProof w:val="0"/>
        </w:rPr>
        <w:t>FAUX</w:t>
      </w:r>
      <w:r>
        <w:rPr>
          <w:noProof w:val="0"/>
        </w:rPr>
        <w:t>;</w:t>
      </w:r>
    </w:p>
    <w:p w:rsidR="00AE3BD8" w:rsidRDefault="00AE3BD8">
      <w:pPr>
        <w:pStyle w:val="Courrier"/>
        <w:rPr>
          <w:noProof w:val="0"/>
        </w:rPr>
      </w:pPr>
    </w:p>
    <w:p w:rsidR="00AE3BD8" w:rsidRDefault="00AE3BD8">
      <w:pPr>
        <w:rPr>
          <w:i/>
        </w:rPr>
      </w:pPr>
      <w:r>
        <w:rPr>
          <w:i/>
        </w:rPr>
        <w:t>Cette règle générique r1 se lit :</w:t>
      </w:r>
    </w:p>
    <w:p w:rsidR="00AE3BD8" w:rsidRDefault="00AE3BD8">
      <w:pPr>
        <w:spacing w:after="0"/>
        <w:ind w:left="284"/>
        <w:rPr>
          <w:i/>
        </w:rPr>
      </w:pPr>
      <w:r>
        <w:rPr>
          <w:i/>
        </w:rPr>
        <w:t>Soit o un objet quelconque de type composant,</w:t>
      </w:r>
    </w:p>
    <w:p w:rsidR="00AE3BD8" w:rsidRDefault="00AE3BD8">
      <w:pPr>
        <w:spacing w:after="0"/>
        <w:ind w:left="284"/>
        <w:rPr>
          <w:i/>
        </w:rPr>
      </w:pPr>
      <w:r>
        <w:rPr>
          <w:i/>
        </w:rPr>
        <w:t xml:space="preserve">Si </w:t>
      </w:r>
      <w:r>
        <w:rPr>
          <w:i/>
        </w:rPr>
        <w:sym w:font="Symbol" w:char="F022"/>
      </w:r>
      <w:r>
        <w:rPr>
          <w:i/>
        </w:rPr>
        <w:t xml:space="preserve"> x </w:t>
      </w:r>
      <w:r>
        <w:rPr>
          <w:i/>
        </w:rPr>
        <w:sym w:font="Symbol" w:char="F0CE"/>
      </w:r>
      <w:r>
        <w:rPr>
          <w:i/>
        </w:rPr>
        <w:t xml:space="preserve"> {composants en amont de o}, x n'est pas alimenté,</w:t>
      </w:r>
    </w:p>
    <w:p w:rsidR="00AE3BD8" w:rsidRDefault="00AE3BD8">
      <w:pPr>
        <w:ind w:left="284"/>
        <w:rPr>
          <w:i/>
        </w:rPr>
      </w:pPr>
      <w:r>
        <w:rPr>
          <w:i/>
        </w:rPr>
        <w:t>Alors o n'est pas alimenté.</w:t>
      </w:r>
    </w:p>
    <w:p w:rsidR="00AE3BD8" w:rsidRDefault="00AE3BD8">
      <w:pPr>
        <w:rPr>
          <w:i/>
        </w:rPr>
      </w:pPr>
      <w:r>
        <w:rPr>
          <w:i/>
        </w:rPr>
        <w:t>La base de faits telle qu'initialisée par l'utilisateur est la suivante :</w:t>
      </w:r>
    </w:p>
    <w:p w:rsidR="00AE3BD8" w:rsidRDefault="00AE3BD8">
      <w:pPr>
        <w:pStyle w:val="Courrier"/>
        <w:keepNext/>
      </w:pPr>
      <w:r>
        <w:t>(A, alimente, VRAI)</w:t>
      </w:r>
    </w:p>
    <w:p w:rsidR="00AE3BD8" w:rsidRDefault="00AE3BD8">
      <w:pPr>
        <w:pStyle w:val="Courrier"/>
        <w:keepNext/>
      </w:pPr>
      <w:r>
        <w:t>(B, alimente, VRAI)</w:t>
      </w:r>
    </w:p>
    <w:p w:rsidR="00AE3BD8" w:rsidRDefault="00AE3BD8">
      <w:pPr>
        <w:pStyle w:val="Courrier"/>
      </w:pPr>
      <w:r>
        <w:t>(C, alimente, VRAI)</w:t>
      </w:r>
    </w:p>
    <w:p w:rsidR="00AE3BD8" w:rsidRDefault="00AE3BD8">
      <w:pPr>
        <w:pStyle w:val="Courrier"/>
      </w:pPr>
    </w:p>
    <w:p w:rsidR="00AE3BD8" w:rsidRDefault="00AE3BD8">
      <w:pPr>
        <w:rPr>
          <w:i/>
        </w:rPr>
      </w:pPr>
      <w:r>
        <w:rPr>
          <w:i/>
        </w:rPr>
        <w:t>Supposons qu'un événement survenu sur le système ait provoqué alimenté DE A = FAUX. L'état incomplet du système après cet événement est donc :</w:t>
      </w:r>
    </w:p>
    <w:p w:rsidR="00AE3BD8" w:rsidRDefault="00AE3BD8">
      <w:pPr>
        <w:pStyle w:val="Courrier"/>
        <w:keepNext/>
      </w:pPr>
      <w:r>
        <w:t>(A, alimente, FAUX)</w:t>
      </w:r>
    </w:p>
    <w:p w:rsidR="00AE3BD8" w:rsidRDefault="00AE3BD8">
      <w:pPr>
        <w:pStyle w:val="Courrier"/>
        <w:keepNext/>
      </w:pPr>
      <w:r>
        <w:t>(B, alimente, VRAI)</w:t>
      </w:r>
    </w:p>
    <w:p w:rsidR="00AE3BD8" w:rsidRDefault="00AE3BD8">
      <w:pPr>
        <w:pStyle w:val="Courrier"/>
      </w:pPr>
      <w:r>
        <w:t>(C, alimente, VRAI)</w:t>
      </w:r>
    </w:p>
    <w:p w:rsidR="00AE3BD8" w:rsidRDefault="00AE3BD8">
      <w:pPr>
        <w:pStyle w:val="Courrier"/>
      </w:pPr>
    </w:p>
    <w:p w:rsidR="00AE3BD8" w:rsidRDefault="00AE3BD8">
      <w:pPr>
        <w:rPr>
          <w:i/>
        </w:rPr>
      </w:pPr>
      <w:r>
        <w:rPr>
          <w:i/>
        </w:rPr>
        <w:t>La règle d'interaction r1 instanciée sur l’objet B est la suivante :</w:t>
      </w:r>
    </w:p>
    <w:p w:rsidR="00AE3BD8" w:rsidRDefault="00AE3BD8">
      <w:pPr>
        <w:pStyle w:val="Courrier"/>
        <w:keepNext/>
        <w:outlineLvl w:val="0"/>
      </w:pPr>
      <w:r>
        <w:rPr>
          <w:b/>
        </w:rPr>
        <w:t>OBJET</w:t>
      </w:r>
      <w:r>
        <w:t xml:space="preserve"> B;</w:t>
      </w:r>
    </w:p>
    <w:p w:rsidR="00AE3BD8" w:rsidRDefault="00AE3BD8">
      <w:pPr>
        <w:pStyle w:val="Courrier"/>
        <w:keepNext/>
        <w:outlineLvl w:val="0"/>
      </w:pPr>
      <w:r>
        <w:rPr>
          <w:b/>
        </w:rPr>
        <w:t>INTERACTION</w:t>
      </w:r>
    </w:p>
    <w:p w:rsidR="00AE3BD8" w:rsidRDefault="00AE3BD8">
      <w:pPr>
        <w:pStyle w:val="Courrier"/>
        <w:keepNext/>
      </w:pPr>
      <w:r>
        <w:tab/>
        <w:t>r1</w:t>
      </w:r>
    </w:p>
    <w:p w:rsidR="00AE3BD8" w:rsidRDefault="00AE3BD8">
      <w:pPr>
        <w:pStyle w:val="Courrier"/>
        <w:keepNext/>
      </w:pPr>
      <w:r>
        <w:tab/>
      </w:r>
      <w:r>
        <w:rPr>
          <w:b/>
        </w:rPr>
        <w:t>SI</w:t>
      </w:r>
      <w:r>
        <w:t xml:space="preserve"> alimente </w:t>
      </w:r>
      <w:r>
        <w:rPr>
          <w:b/>
        </w:rPr>
        <w:t>DE</w:t>
      </w:r>
      <w:r>
        <w:t xml:space="preserve"> A = </w:t>
      </w:r>
      <w:r>
        <w:rPr>
          <w:b/>
        </w:rPr>
        <w:t>FAUX</w:t>
      </w:r>
    </w:p>
    <w:p w:rsidR="00AE3BD8" w:rsidRDefault="00AE3BD8">
      <w:pPr>
        <w:pStyle w:val="Courrier"/>
      </w:pPr>
      <w:r>
        <w:tab/>
      </w:r>
      <w:r>
        <w:rPr>
          <w:b/>
        </w:rPr>
        <w:t>ALORS</w:t>
      </w:r>
      <w:r>
        <w:t xml:space="preserve"> alimente </w:t>
      </w:r>
      <w:r>
        <w:rPr>
          <w:b/>
        </w:rPr>
        <w:t>DE</w:t>
      </w:r>
      <w:r>
        <w:t xml:space="preserve"> B = </w:t>
      </w:r>
      <w:r>
        <w:rPr>
          <w:b/>
        </w:rPr>
        <w:t>FAUX</w:t>
      </w:r>
      <w:r>
        <w:t xml:space="preserve"> ;</w:t>
      </w:r>
    </w:p>
    <w:p w:rsidR="00AE3BD8" w:rsidRDefault="00AE3BD8">
      <w:pPr>
        <w:pStyle w:val="Courrier"/>
      </w:pPr>
    </w:p>
    <w:p w:rsidR="00AE3BD8" w:rsidRDefault="00AE3BD8">
      <w:pPr>
        <w:rPr>
          <w:i/>
        </w:rPr>
      </w:pPr>
      <w:r>
        <w:rPr>
          <w:i/>
        </w:rPr>
        <w:t>La règle r1 de l'objet B est donc applicable. Après application, le nouvel état du système est :</w:t>
      </w:r>
    </w:p>
    <w:p w:rsidR="00AE3BD8" w:rsidRDefault="00AE3BD8">
      <w:pPr>
        <w:pStyle w:val="Courrier"/>
        <w:keepNext/>
      </w:pPr>
      <w:r>
        <w:t>(A, alimente, FAUX)</w:t>
      </w:r>
    </w:p>
    <w:p w:rsidR="00AE3BD8" w:rsidRDefault="00AE3BD8">
      <w:pPr>
        <w:pStyle w:val="Courrier"/>
        <w:keepNext/>
      </w:pPr>
      <w:r>
        <w:t>(B, alimente, FAUX)</w:t>
      </w:r>
    </w:p>
    <w:p w:rsidR="00AE3BD8" w:rsidRDefault="00AE3BD8">
      <w:pPr>
        <w:pStyle w:val="Courrier"/>
      </w:pPr>
      <w:r>
        <w:t>(C, alimente, VRAI)</w:t>
      </w:r>
    </w:p>
    <w:p w:rsidR="00AE3BD8" w:rsidRDefault="00AE3BD8">
      <w:pPr>
        <w:pStyle w:val="Courrier"/>
      </w:pPr>
    </w:p>
    <w:p w:rsidR="00AE3BD8" w:rsidRDefault="00AE3BD8">
      <w:pPr>
        <w:rPr>
          <w:i/>
        </w:rPr>
      </w:pPr>
      <w:r>
        <w:rPr>
          <w:i/>
        </w:rPr>
        <w:t>Compte tenu de ce nouvel état, la règle r1 instanciée sur l’objet C est applicable (elle ne l'était pas initialement). Le nouvel état obtenu pour le système est :</w:t>
      </w:r>
    </w:p>
    <w:p w:rsidR="00AE3BD8" w:rsidRDefault="00AE3BD8">
      <w:pPr>
        <w:pStyle w:val="Courrier"/>
        <w:keepNext/>
      </w:pPr>
      <w:r>
        <w:t>(A, alimente, FAUX)</w:t>
      </w:r>
    </w:p>
    <w:p w:rsidR="00AE3BD8" w:rsidRDefault="00AE3BD8">
      <w:pPr>
        <w:pStyle w:val="Courrier"/>
        <w:keepNext/>
      </w:pPr>
      <w:r>
        <w:t>(B, alimente, FAUX)</w:t>
      </w:r>
    </w:p>
    <w:p w:rsidR="00AE3BD8" w:rsidRDefault="00AE3BD8">
      <w:pPr>
        <w:pStyle w:val="Courrier"/>
      </w:pPr>
      <w:r>
        <w:t>(C, alimente, FAUX)</w:t>
      </w:r>
    </w:p>
    <w:p w:rsidR="00AE3BD8" w:rsidRDefault="00AE3BD8">
      <w:pPr>
        <w:pStyle w:val="Courrier"/>
      </w:pPr>
    </w:p>
    <w:p w:rsidR="00AE3BD8" w:rsidRDefault="00AE3BD8">
      <w:pPr>
        <w:rPr>
          <w:i/>
          <w:u w:val="single"/>
        </w:rPr>
      </w:pPr>
    </w:p>
    <w:p w:rsidR="00AE3BD8" w:rsidRDefault="00AE3BD8">
      <w:pPr>
        <w:keepNext/>
        <w:outlineLvl w:val="0"/>
        <w:rPr>
          <w:u w:val="single"/>
        </w:rPr>
      </w:pPr>
      <w:r>
        <w:rPr>
          <w:u w:val="single"/>
        </w:rPr>
        <w:t>Application des règles d'interaction jusqu'à stabilisation</w:t>
      </w:r>
    </w:p>
    <w:p w:rsidR="00AE3BD8" w:rsidRDefault="00AE3BD8">
      <w:r>
        <w:t xml:space="preserve">Les règles d'interaction permettent de propager les effets d'un événement de proche en proche. Il faut donc </w:t>
      </w:r>
      <w:r>
        <w:rPr>
          <w:b/>
        </w:rPr>
        <w:t>faire autant de passages dans ces règles qu'il est nécessaire</w:t>
      </w:r>
      <w:r>
        <w:t xml:space="preserve"> pour que toutes les conséquences d'un événement soient prises en compte. Autrement dit, les règles d'interaction seront appliquées tant qu'elles modifient l'état du système. Lorsque le passage dans les règles d'interaction ne modifie plus l'état du système, cela signifie que toutes les conséquences de l'événement ont été prises en compte.</w:t>
      </w:r>
    </w:p>
    <w:p w:rsidR="00AE3BD8" w:rsidRDefault="00AE3BD8">
      <w:r>
        <w:t xml:space="preserve">Après passage dans les règles d'interaction, on obtient un nouvel état du modèle (état complet) pour lequel </w:t>
      </w:r>
      <w:r>
        <w:rPr>
          <w:b/>
        </w:rPr>
        <w:t>d'autres événements peuvent éventuellement se produire</w:t>
      </w:r>
      <w:r>
        <w:t>.</w:t>
      </w:r>
    </w:p>
    <w:p w:rsidR="00AE3BD8" w:rsidRDefault="00AE3BD8">
      <w:pPr>
        <w:rPr>
          <w:i/>
        </w:rPr>
      </w:pPr>
      <w:r>
        <w:rPr>
          <w:i/>
        </w:rPr>
        <w:t>Exemple :</w:t>
      </w:r>
    </w:p>
    <w:p w:rsidR="00AE3BD8" w:rsidRDefault="00AE3BD8">
      <w:pPr>
        <w:rPr>
          <w:i/>
        </w:rPr>
      </w:pPr>
      <w:r>
        <w:rPr>
          <w:i/>
        </w:rPr>
        <w:t>Reprenons l'exemple précédent en supposant que le système examine l’objet C avant l’objet B. Dans ce cas, lors du premier passage, seule la règle instanciée sur l’objet B est appliquée et l'état obtenu après premier passage est :</w:t>
      </w:r>
    </w:p>
    <w:p w:rsidR="00AE3BD8" w:rsidRDefault="00AE3BD8">
      <w:pPr>
        <w:pStyle w:val="Courrier"/>
        <w:keepNext/>
      </w:pPr>
      <w:r>
        <w:t>(A, alimente, FAUX)</w:t>
      </w:r>
    </w:p>
    <w:p w:rsidR="00AE3BD8" w:rsidRDefault="00AE3BD8">
      <w:pPr>
        <w:pStyle w:val="Courrier"/>
        <w:keepNext/>
      </w:pPr>
      <w:r>
        <w:t>(B, alimente, FAUX)</w:t>
      </w:r>
    </w:p>
    <w:p w:rsidR="00AE3BD8" w:rsidRDefault="00AE3BD8">
      <w:pPr>
        <w:pStyle w:val="Courrier"/>
      </w:pPr>
      <w:r>
        <w:t>(C, alimente, VRAI)</w:t>
      </w:r>
    </w:p>
    <w:p w:rsidR="00AE3BD8" w:rsidRDefault="00AE3BD8">
      <w:pPr>
        <w:pStyle w:val="Courrier"/>
      </w:pPr>
    </w:p>
    <w:p w:rsidR="00AE3BD8" w:rsidRDefault="00AE3BD8">
      <w:pPr>
        <w:rPr>
          <w:i/>
        </w:rPr>
      </w:pPr>
      <w:r>
        <w:rPr>
          <w:i/>
        </w:rPr>
        <w:t>Lors du deuxième passage dans les règles d'interaction, la règle instanciée sur l’objet C sera appliquée et on obtiendra le même état final que précédemment.</w:t>
      </w:r>
    </w:p>
    <w:p w:rsidR="00AE3BD8" w:rsidRDefault="00AE3BD8">
      <w:pPr>
        <w:keepNext/>
        <w:outlineLvl w:val="0"/>
        <w:rPr>
          <w:u w:val="single"/>
        </w:rPr>
      </w:pPr>
      <w:r>
        <w:rPr>
          <w:u w:val="single"/>
        </w:rPr>
        <w:t>Remarque sur l’ordre d’application des règles d’interaction</w:t>
      </w:r>
    </w:p>
    <w:p w:rsidR="00AE3BD8" w:rsidRDefault="00AE3BD8">
      <w:r>
        <w:t xml:space="preserve">Il est très important de noter que </w:t>
      </w:r>
      <w:r>
        <w:rPr>
          <w:b/>
        </w:rPr>
        <w:t>l’ordre d’application des règles d’interaction ne doit avoir aucune conséquence sur le résultat obtenu</w:t>
      </w:r>
      <w:r>
        <w:t>. (C'est le cas dans notre exemple où, quel que soit l'ordre de prise en compte des objets, le résultat obtenu est le même).</w:t>
      </w:r>
    </w:p>
    <w:p w:rsidR="00AE3BD8" w:rsidRDefault="00AE3BD8">
      <w:r>
        <w:t xml:space="preserve">Ainsi, le concepteur de base de connaissances devra veiller à la </w:t>
      </w:r>
      <w:r>
        <w:rPr>
          <w:b/>
        </w:rPr>
        <w:t>commutativité des règles</w:t>
      </w:r>
      <w:r>
        <w:t xml:space="preserve"> d'interaction, car il ne maîtrise pas l'ordre de tirage des règles par le moteur (cet ordre est complètement aléatoire).</w:t>
      </w:r>
    </w:p>
    <w:p w:rsidR="00AE3BD8" w:rsidRDefault="00AE3BD8">
      <w:r>
        <w:t>Nous verrons plus loin dans ce manuel (cf. Notions avancées) qu’il est possible d’introduire un ordre dans l’application des règles d’interaction, en regroupant celles-ci en sous-ensembles de règles (étapes) et en appliquant chaque sous-ensemble l’un après l’autre.</w:t>
      </w:r>
    </w:p>
    <w:p w:rsidR="00AE3BD8" w:rsidRDefault="00AE3BD8">
      <w:pPr>
        <w:keepNext/>
        <w:ind w:left="567"/>
        <w:rPr>
          <w:b/>
        </w:rPr>
      </w:pPr>
      <w:r>
        <w:rPr>
          <w:b/>
        </w:rPr>
        <w:t>c) Exploitation d'un modèle FIGARO en chaînage avant</w:t>
      </w:r>
    </w:p>
    <w:p w:rsidR="00AE3BD8" w:rsidRDefault="00AE3BD8">
      <w:r>
        <w:t>L'exploitation d'un modèle FIGARO en chaînage avant permet d'explorer tous les états d'un système ainsi que les événements reliant ces états. Ce type d'exploitation est donc utilisée :</w:t>
      </w:r>
    </w:p>
    <w:p w:rsidR="00AE3BD8" w:rsidRDefault="00AE3BD8">
      <w:pPr>
        <w:pStyle w:val="Dcal"/>
      </w:pPr>
      <w:r>
        <w:t>-</w:t>
      </w:r>
      <w:r>
        <w:tab/>
        <w:t xml:space="preserve">Pour construire la matrice du </w:t>
      </w:r>
      <w:r>
        <w:rPr>
          <w:b/>
        </w:rPr>
        <w:t>graphe d'états</w:t>
      </w:r>
      <w:r>
        <w:t xml:space="preserve"> du système et calculer ainsi la probabilité de chaque état.</w:t>
      </w:r>
    </w:p>
    <w:p w:rsidR="00AE3BD8" w:rsidRDefault="00AE3BD8">
      <w:pPr>
        <w:pStyle w:val="Dcal"/>
      </w:pPr>
      <w:r>
        <w:t>-</w:t>
      </w:r>
      <w:r>
        <w:tab/>
        <w:t xml:space="preserve">Pour explorer les </w:t>
      </w:r>
      <w:r>
        <w:rPr>
          <w:b/>
        </w:rPr>
        <w:t>séquences</w:t>
      </w:r>
      <w:r>
        <w:t xml:space="preserve"> du graphe de manière à calculer les probabilités des séquences menant à un état de panne du système. (Une séquence est un ensemble d'événements menant de l'état initial du système à un état particulier).</w:t>
      </w:r>
    </w:p>
    <w:p w:rsidR="00AE3BD8" w:rsidRDefault="00AE3BD8">
      <w:r>
        <w:t xml:space="preserve">Autrement dit, l'exploitation d'un modèle FIGARO en chaînage avant est utilisée pour générer automatiquement des modèles du type </w:t>
      </w:r>
      <w:r>
        <w:rPr>
          <w:b/>
        </w:rPr>
        <w:t>Graphe d'états</w:t>
      </w:r>
      <w:r>
        <w:t xml:space="preserve"> (génération de graphes d'états ou génération de séquences d'événements).</w:t>
      </w:r>
    </w:p>
    <w:p w:rsidR="00AE3BD8" w:rsidRDefault="00AE3BD8">
      <w:r>
        <w:br w:type="page"/>
      </w:r>
    </w:p>
    <w:p w:rsidR="00AE3BD8" w:rsidRDefault="00347436">
      <w:r>
        <w:rPr>
          <w:noProof/>
        </w:rPr>
        <w:drawing>
          <wp:inline distT="0" distB="0" distL="0" distR="0" wp14:anchorId="6AAA730D" wp14:editId="280CBB33">
            <wp:extent cx="5756910" cy="684593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6910" cy="6845935"/>
                    </a:xfrm>
                    <a:prstGeom prst="rect">
                      <a:avLst/>
                    </a:prstGeom>
                    <a:noFill/>
                    <a:ln>
                      <a:noFill/>
                    </a:ln>
                  </pic:spPr>
                </pic:pic>
              </a:graphicData>
            </a:graphic>
          </wp:inline>
        </w:drawing>
      </w:r>
      <w:r w:rsidR="00AE3BD8">
        <w:br w:type="page"/>
        <w:t xml:space="preserve"> Application en chaînage arrière </w:t>
      </w:r>
      <w:r w:rsidR="00AE3BD8">
        <w:fldChar w:fldCharType="begin"/>
      </w:r>
      <w:r w:rsidR="00AE3BD8">
        <w:instrText xml:space="preserve"> XE "Chaînage arrière" </w:instrText>
      </w:r>
      <w:r w:rsidR="00AE3BD8">
        <w:fldChar w:fldCharType="end"/>
      </w:r>
    </w:p>
    <w:p w:rsidR="00AE3BD8" w:rsidRDefault="00AE3BD8">
      <w:r>
        <w:t xml:space="preserve">L'application des règles FIGARO en chaînage arrière /3/ est utilisée pour générer automatiquement un </w:t>
      </w:r>
      <w:r>
        <w:rPr>
          <w:b/>
        </w:rPr>
        <w:t>Arbre de défaillances</w:t>
      </w:r>
      <w:r>
        <w:t xml:space="preserve"> à partir :</w:t>
      </w:r>
    </w:p>
    <w:p w:rsidR="00AE3BD8" w:rsidRDefault="00AE3BD8">
      <w:pPr>
        <w:pStyle w:val="Dcal"/>
      </w:pPr>
      <w:r>
        <w:t>-</w:t>
      </w:r>
      <w:r>
        <w:tab/>
        <w:t>du modèle FIGARO associé au système à étudier,</w:t>
      </w:r>
    </w:p>
    <w:p w:rsidR="00AE3BD8" w:rsidRDefault="00AE3BD8">
      <w:pPr>
        <w:pStyle w:val="Dcal"/>
      </w:pPr>
      <w:r>
        <w:t>-</w:t>
      </w:r>
      <w:r>
        <w:tab/>
        <w:t>de la description de l'événement indésirable que l'on cherche à étudier et qui est défini par la valeur que prend une variable du modèle, c'est-à-dire par un fait particulier.</w:t>
      </w:r>
    </w:p>
    <w:p w:rsidR="00AE3BD8" w:rsidRDefault="00AE3BD8">
      <w:pPr>
        <w:pStyle w:val="Dcal"/>
      </w:pPr>
      <w:r>
        <w:tab/>
        <w:t>Exemple : Un modèle FIGARO représentant un système thermohydraulique contient des objets représentant des composants thermohydrauliques. Chaque objet est décrit notamment par une variable booléenne "alimenté" qui définit si l'objet est alimenté ou non en fluide. Si l'objet B1 représente le but du système à alimenter, l'événement indésirable peut être décrit par le fait "alimenté (B1) = FAUX".</w:t>
      </w:r>
    </w:p>
    <w:p w:rsidR="00AE3BD8" w:rsidRDefault="00AE3BD8">
      <w:r>
        <w:t>Pour construire l'Arbre de défaillances, le traitement procède en deux étapes :</w:t>
      </w:r>
    </w:p>
    <w:p w:rsidR="00AE3BD8" w:rsidRDefault="00AE3BD8">
      <w:pPr>
        <w:pStyle w:val="Dcal"/>
      </w:pPr>
      <w:r>
        <w:t>-</w:t>
      </w:r>
      <w:r>
        <w:tab/>
        <w:t>construction d'un "arbre des causes" par chaînage arrière sur les règles d'interaction du modèle FIGARO,</w:t>
      </w:r>
    </w:p>
    <w:p w:rsidR="00AE3BD8" w:rsidRDefault="00AE3BD8">
      <w:pPr>
        <w:pStyle w:val="Dcal"/>
      </w:pPr>
      <w:r>
        <w:t>-</w:t>
      </w:r>
      <w:r>
        <w:tab/>
        <w:t>transformation de "l'arbre des causes" en Arbre de défaillances en utilisant notamment les règles d'occurrence du modèle.</w:t>
      </w:r>
    </w:p>
    <w:p w:rsidR="00AE3BD8" w:rsidRDefault="00AE3BD8">
      <w:pPr>
        <w:keepNext/>
        <w:ind w:left="567"/>
        <w:rPr>
          <w:b/>
        </w:rPr>
      </w:pPr>
      <w:r>
        <w:rPr>
          <w:b/>
        </w:rPr>
        <w:t>a) Construction de "l'arbre des causes" par chaînage arrière sur les règles d'interaction</w:t>
      </w:r>
    </w:p>
    <w:p w:rsidR="00AE3BD8" w:rsidRDefault="00AE3BD8">
      <w:r>
        <w:t xml:space="preserve">Pour construire "l'arbre des causes" associé à l'événement indésirable, on applique </w:t>
      </w:r>
      <w:r>
        <w:rPr>
          <w:b/>
        </w:rPr>
        <w:t>les règles d'interaction</w:t>
      </w:r>
      <w:r>
        <w:t xml:space="preserve"> du modèle en chaînage arrière.</w:t>
      </w:r>
    </w:p>
    <w:p w:rsidR="00AE3BD8" w:rsidRDefault="00AE3BD8">
      <w:r>
        <w:t>"L'arbre des causes" associé à un événement indésirable est un arbre explicitant les relations logiques existant entre l'événement indésirable et des événements de base. Un événement de base est un fait que l'on ne peut pas expliquer sous forme d'autres faits. Il correspond :</w:t>
      </w:r>
    </w:p>
    <w:p w:rsidR="00AE3BD8" w:rsidRDefault="00AE3BD8">
      <w:pPr>
        <w:pStyle w:val="Dcal"/>
      </w:pPr>
      <w:r>
        <w:t>*</w:t>
      </w:r>
      <w:r>
        <w:tab/>
        <w:t>soit à une défaillance d'un composant du système (par exemple "défaillance à la sollicitation de la pompe p1 = VRAI"),</w:t>
      </w:r>
    </w:p>
    <w:p w:rsidR="00AE3BD8" w:rsidRDefault="00AE3BD8">
      <w:pPr>
        <w:pStyle w:val="Dcal"/>
      </w:pPr>
      <w:r>
        <w:t>*</w:t>
      </w:r>
      <w:r>
        <w:tab/>
        <w:t>soit à une expression représentative de l'état du système (par exemple "position de la vanne v1= ouvert").</w:t>
      </w:r>
    </w:p>
    <w:p w:rsidR="00AE3BD8" w:rsidRDefault="00AE3BD8">
      <w:r>
        <w:t>Transformer un "arbre des causes" en arbre de défaillances consistera à supprimer toutes les feuilles de l'arbre des causes qui ne sont pas des défaillances.</w:t>
      </w:r>
    </w:p>
    <w:p w:rsidR="00AE3BD8" w:rsidRDefault="00AE3BD8">
      <w:r>
        <w:t>Pour construire l'arbre des causes associé à un événement indésirable, on applique le processus suivant.</w:t>
      </w:r>
    </w:p>
    <w:p w:rsidR="00AE3BD8" w:rsidRDefault="00AE3BD8">
      <w:r>
        <w:t>Partant du fait à expliquer (de l'événement indésirable à expliquer), on sélectionne toutes les règles d'interaction (RV1, ...., RVn) concluant sur ce fait (dont les actions provoquent le fait), ainsi que toutes les règles d'interaction (RF1, ..., RFn) dont la conclusion est incompatible avec ce fait (dont les actions donnent une valeur différente à la variable).</w:t>
      </w:r>
    </w:p>
    <w:p w:rsidR="00AE3BD8" w:rsidRDefault="00AE3BD8">
      <w:r>
        <w:t>Le raisonnement appliqué est alors le suivant. Pour que le fait soit vérifié, il faut et il suffit qu'une des règles RV1...RVn (de conditions CV1...CVn) s'applique et qu'aucune des règles RF1...RFn (de conditions CF1...CFn) ne s'applique. On construit alors l'élément d'arbre suivant :</w:t>
      </w:r>
    </w:p>
    <w:p w:rsidR="00AE3BD8" w:rsidRDefault="00347436">
      <w:r>
        <w:rPr>
          <w:rFonts w:ascii="Times New Roman" w:hAnsi="Times New Roman"/>
          <w:noProof/>
        </w:rPr>
        <mc:AlternateContent>
          <mc:Choice Requires="wps">
            <w:drawing>
              <wp:anchor distT="0" distB="0" distL="114300" distR="114300" simplePos="0" relativeHeight="251645440" behindDoc="1" locked="0" layoutInCell="0" allowOverlap="1" wp14:anchorId="0B766893" wp14:editId="58968919">
                <wp:simplePos x="0" y="0"/>
                <wp:positionH relativeFrom="column">
                  <wp:posOffset>2345690</wp:posOffset>
                </wp:positionH>
                <wp:positionV relativeFrom="paragraph">
                  <wp:posOffset>273685</wp:posOffset>
                </wp:positionV>
                <wp:extent cx="1082675" cy="451485"/>
                <wp:effectExtent l="0" t="0" r="0" b="0"/>
                <wp:wrapNone/>
                <wp:docPr id="38"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2675" cy="45148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2" o:spid="_x0000_s1026" style="position:absolute;margin-left:184.7pt;margin-top:21.55pt;width:85.25pt;height:35.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" o:allowincell="f" strokeweight="1pt"/>
            </w:pict>
          </mc:Fallback>
        </mc:AlternateContent>
      </w:r>
    </w:p>
    <w:p w:rsidR="00AE3BD8" w:rsidRDefault="00AE3BD8">
      <w:pPr>
        <w:spacing w:after="0"/>
        <w:jc w:val="center"/>
        <w:outlineLvl w:val="0"/>
      </w:pPr>
      <w:r>
        <w:t>Evénement</w:t>
      </w:r>
    </w:p>
    <w:p w:rsidR="00AE3BD8" w:rsidRDefault="00AE3BD8">
      <w:pPr>
        <w:spacing w:after="0"/>
        <w:jc w:val="center"/>
      </w:pPr>
      <w:r>
        <w:t>Indésirable</w:t>
      </w:r>
    </w:p>
    <w:p w:rsidR="00AE3BD8" w:rsidRDefault="00347436">
      <w:pPr>
        <w:spacing w:after="0"/>
      </w:pPr>
      <w:r>
        <w:rPr>
          <w:rFonts w:ascii="Times New Roman" w:hAnsi="Times New Roman"/>
          <w:noProof/>
        </w:rPr>
        <mc:AlternateContent>
          <mc:Choice Requires="wps">
            <w:drawing>
              <wp:anchor distT="0" distB="0" distL="114300" distR="114300" simplePos="0" relativeHeight="251655680" behindDoc="0" locked="0" layoutInCell="0" allowOverlap="1" wp14:anchorId="221658AE" wp14:editId="4E54C175">
                <wp:simplePos x="0" y="0"/>
                <wp:positionH relativeFrom="column">
                  <wp:posOffset>2886710</wp:posOffset>
                </wp:positionH>
                <wp:positionV relativeFrom="paragraph">
                  <wp:posOffset>59690</wp:posOffset>
                </wp:positionV>
                <wp:extent cx="635" cy="180975"/>
                <wp:effectExtent l="0" t="0" r="0" b="0"/>
                <wp:wrapNone/>
                <wp:docPr id="37"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7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3pt,4.7pt" to="227.3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" o:allowincell="f" strokeweight="1pt">
                <v:stroke startarrowwidth="narrow" startarrowlength="short" endarrowwidth="narrow" endarrowlength="short"/>
              </v:line>
            </w:pict>
          </mc:Fallback>
        </mc:AlternateContent>
      </w:r>
    </w:p>
    <w:p w:rsidR="00AE3BD8" w:rsidRDefault="00347436">
      <w:pPr>
        <w:spacing w:after="0"/>
      </w:pPr>
      <w:r>
        <w:rPr>
          <w:noProof/>
        </w:rPr>
        <mc:AlternateContent>
          <mc:Choice Requires="wpg">
            <w:drawing>
              <wp:anchor distT="0" distB="0" distL="114300" distR="114300" simplePos="0" relativeHeight="251646464" behindDoc="1" locked="0" layoutInCell="0" allowOverlap="1" wp14:anchorId="248E92D4" wp14:editId="0CA38305">
                <wp:simplePos x="0" y="0"/>
                <wp:positionH relativeFrom="column">
                  <wp:posOffset>2706370</wp:posOffset>
                </wp:positionH>
                <wp:positionV relativeFrom="paragraph">
                  <wp:posOffset>69215</wp:posOffset>
                </wp:positionV>
                <wp:extent cx="361315" cy="271145"/>
                <wp:effectExtent l="0" t="0" r="0" b="0"/>
                <wp:wrapNone/>
                <wp:docPr id="3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315" cy="271145"/>
                          <a:chOff x="0" y="0"/>
                          <a:chExt cx="20001" cy="20000"/>
                        </a:xfrm>
                      </wpg:grpSpPr>
                      <wps:wsp>
                        <wps:cNvPr id="34" name="Arc 54"/>
                        <wps:cNvSpPr>
                          <a:spLocks/>
                        </wps:cNvSpPr>
                        <wps:spPr bwMode="auto">
                          <a:xfrm flipH="1">
                            <a:off x="0" y="0"/>
                            <a:ext cx="10018" cy="200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5" name="Arc 55"/>
                        <wps:cNvSpPr>
                          <a:spLocks/>
                        </wps:cNvSpPr>
                        <wps:spPr bwMode="auto">
                          <a:xfrm>
                            <a:off x="9983" y="0"/>
                            <a:ext cx="10018" cy="200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6" name="Line 56"/>
                        <wps:cNvCnPr/>
                        <wps:spPr bwMode="auto">
                          <a:xfrm>
                            <a:off x="0" y="19906"/>
                            <a:ext cx="20001" cy="4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53" o:spid="_x0000_s1026" style="position:absolute;margin-left:213.1pt;margin-top:5.45pt;width:28.45pt;height:21.35pt;z-index:-251670016" coordsize="20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" o:allowincell="f">
                <v:shape id="Arc 54" o:spid="_x0000_s1027" style="position:absolute;width:10018;height:20000;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DEZsQA&#10;AADbAAAADwAAAGRycy9kb3ducmV2LnhtbESPS4sCMRCE78L+h9AL3jTja5HRKIus4ME9+ID12Eza&#10;mdFJZ0iijv56syB4LKrqK2o6b0wlruR8aVlBr5uAIM6sLjlXsN8tO2MQPiBrrCyTgjt5mM8+WlNM&#10;tb3xhq7bkIsIYZ+igiKEOpXSZwUZ9F1bE0fvaJ3BEKXLpXZ4i3BTyX6SfEmDJceFAmtaFJSdtxej&#10;YPH3ux7+7EmP3Kjf04fT+vDIx0q1P5vvCYhATXiHX+2VVjAYwv+X+APk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AxGbEAAAA2wAAAA8AAAAAAAAAAAAAAAAAmAIAAGRycy9k&#10;b3ducmV2LnhtbFBLBQYAAAAABAAEAPUAAACJAwAAAAA=&#10;" path="m-1,nfc11929,,21600,9670,21600,21600em-1,nsc11929,,21600,9670,21600,21600l,21600,-1,xe" strokeweight="1pt">
                  <v:path arrowok="t" o:extrusionok="f" o:connecttype="custom" o:connectlocs="0,0;10018,20000;0,20000" o:connectangles="0,0,0"/>
                </v:shape>
                <v:shape id="Arc 55" o:spid="_x0000_s1028" style="position:absolute;left:9983;width:10018;height:2000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8cMMIA&#10;AADbAAAADwAAAGRycy9kb3ducmV2LnhtbESPQWuDQBSE74X8h+UFcil1bdpKMa4hFAJetaVeH+6r&#10;Sty3xt1E8++zhUKPw8x8w2T7xQziSpPrLSt4jmIQxI3VPbcKvj6PT+8gnEfWOFgmBTdysM9XDxmm&#10;2s5c0rXyrQgQdikq6LwfUyld05FBF9mROHg/djLog5xaqSecA9wMchvHiTTYc1jocKSPjppTdTEK&#10;jsTFnHzXZVtbXZ6b6rGoXy9KbdbLYQfC0+L/w3/tQit4eYPfL+EHy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rxwwwgAAANsAAAAPAAAAAAAAAAAAAAAAAJgCAABkcnMvZG93&#10;bnJldi54bWxQSwUGAAAAAAQABAD1AAAAhwMAAAAA&#10;" path="m-1,nfc11929,,21600,9670,21600,21600em-1,nsc11929,,21600,9670,21600,21600l,21600,-1,xe" strokeweight="1pt">
                  <v:path arrowok="t" o:extrusionok="f" o:connecttype="custom" o:connectlocs="0,0;10018,20000;0,20000" o:connectangles="0,0,0"/>
                </v:shape>
                <v:line id="Line 56" o:spid="_x0000_s1029" style="position:absolute;visibility:visible;mso-wrap-style:square" from="0,19906" to="20001,19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pPDMEAAADbAAAADwAAAGRycy9kb3ducmV2LnhtbESPX2vCQBDE3wt+h2OFvtWLLUqIniKC&#10;UPBBqoKvS25Ngrm9kNv88dv3CgUfh5n5DbPejq5WPbWh8mxgPktAEefeVlwYuF4OHymoIMgWa89k&#10;4EkBtpvJ2xoz6wf+of4shYoQDhkaKEWaTOuQl+QwzHxDHL27bx1KlG2hbYtDhLtafybJUjusOC6U&#10;2NC+pPxx7pyBTu5HGq9deqOUFzKkp4XrT8a8T8fdCpTQKK/wf/vbGvhawt+X+AP05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yk8MwQAAANsAAAAPAAAAAAAAAAAAAAAA&#10;AKECAABkcnMvZG93bnJldi54bWxQSwUGAAAAAAQABAD5AAAAjwMAAAAA&#10;" strokeweight="1pt">
                  <v:stroke startarrowwidth="narrow" startarrowlength="short" endarrowwidth="narrow" endarrowlength="short"/>
                </v:line>
              </v:group>
            </w:pict>
          </mc:Fallback>
        </mc:AlternateContent>
      </w:r>
    </w:p>
    <w:p w:rsidR="00AE3BD8" w:rsidRDefault="00AE3BD8">
      <w:pPr>
        <w:spacing w:after="0"/>
        <w:jc w:val="center"/>
        <w:outlineLvl w:val="0"/>
      </w:pPr>
      <w:r>
        <w:t>ET</w:t>
      </w:r>
    </w:p>
    <w:p w:rsidR="00AE3BD8" w:rsidRDefault="00347436">
      <w:pPr>
        <w:spacing w:after="0"/>
      </w:pPr>
      <w:r>
        <w:rPr>
          <w:rFonts w:ascii="Times New Roman" w:hAnsi="Times New Roman"/>
          <w:noProof/>
        </w:rPr>
        <mc:AlternateContent>
          <mc:Choice Requires="wps">
            <w:drawing>
              <wp:anchor distT="0" distB="0" distL="114300" distR="114300" simplePos="0" relativeHeight="251658752" behindDoc="0" locked="0" layoutInCell="0" allowOverlap="1" wp14:anchorId="77E60C89" wp14:editId="4F7BED0A">
                <wp:simplePos x="0" y="0"/>
                <wp:positionH relativeFrom="column">
                  <wp:posOffset>2886710</wp:posOffset>
                </wp:positionH>
                <wp:positionV relativeFrom="paragraph">
                  <wp:posOffset>-1270</wp:posOffset>
                </wp:positionV>
                <wp:extent cx="635" cy="271145"/>
                <wp:effectExtent l="0" t="0" r="0" b="0"/>
                <wp:wrapNone/>
                <wp:docPr id="32"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11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8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3pt,-.1pt" to="227.3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" o:allowincell="f" strokeweight="1pt">
                <v:stroke startarrowwidth="narrow" startarrowlength="short" endarrowwidth="narrow" endarrowlength="short"/>
              </v:line>
            </w:pict>
          </mc:Fallback>
        </mc:AlternateContent>
      </w:r>
    </w:p>
    <w:p w:rsidR="00AE3BD8" w:rsidRDefault="00347436">
      <w:pPr>
        <w:spacing w:after="0"/>
      </w:pPr>
      <w:r>
        <w:rPr>
          <w:rFonts w:ascii="Times New Roman" w:hAnsi="Times New Roman"/>
          <w:noProof/>
        </w:rPr>
        <mc:AlternateContent>
          <mc:Choice Requires="wps">
            <w:drawing>
              <wp:anchor distT="0" distB="0" distL="114300" distR="114300" simplePos="0" relativeHeight="251660800" behindDoc="0" locked="0" layoutInCell="0" allowOverlap="1" wp14:anchorId="6041697B" wp14:editId="48786D26">
                <wp:simplePos x="0" y="0"/>
                <wp:positionH relativeFrom="column">
                  <wp:posOffset>4149090</wp:posOffset>
                </wp:positionH>
                <wp:positionV relativeFrom="paragraph">
                  <wp:posOffset>98425</wp:posOffset>
                </wp:positionV>
                <wp:extent cx="635" cy="180975"/>
                <wp:effectExtent l="0" t="0" r="0" b="0"/>
                <wp:wrapNone/>
                <wp:docPr id="31"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8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7pt,7.75pt" to="326.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" o:allowincell="f" strokeweight="1pt">
                <v:stroke startarrowwidth="narrow" startarrowlength="short" endarrowwidth="narrow" endarrowlength="short"/>
              </v:line>
            </w:pict>
          </mc:Fallback>
        </mc:AlternateContent>
      </w:r>
      <w:r>
        <w:rPr>
          <w:rFonts w:ascii="Times New Roman" w:hAnsi="Times New Roman"/>
          <w:noProof/>
        </w:rPr>
        <mc:AlternateContent>
          <mc:Choice Requires="wps">
            <w:drawing>
              <wp:anchor distT="0" distB="0" distL="114300" distR="114300" simplePos="0" relativeHeight="251659776" behindDoc="0" locked="0" layoutInCell="0" allowOverlap="1" wp14:anchorId="4F001FFF" wp14:editId="52D867A1">
                <wp:simplePos x="0" y="0"/>
                <wp:positionH relativeFrom="column">
                  <wp:posOffset>1443990</wp:posOffset>
                </wp:positionH>
                <wp:positionV relativeFrom="paragraph">
                  <wp:posOffset>98425</wp:posOffset>
                </wp:positionV>
                <wp:extent cx="635" cy="271145"/>
                <wp:effectExtent l="0" t="0" r="0" b="0"/>
                <wp:wrapNone/>
                <wp:docPr id="30"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11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8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pt,7.75pt" to="113.7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" o:allowincell="f" strokeweight="1pt">
                <v:stroke startarrowwidth="narrow" startarrowlength="short" endarrowwidth="narrow" endarrowlength="short"/>
              </v:line>
            </w:pict>
          </mc:Fallback>
        </mc:AlternateContent>
      </w:r>
      <w:r>
        <w:rPr>
          <w:rFonts w:ascii="Times New Roman" w:hAnsi="Times New Roman"/>
          <w:noProof/>
        </w:rPr>
        <mc:AlternateContent>
          <mc:Choice Requires="wps">
            <w:drawing>
              <wp:anchor distT="0" distB="0" distL="114300" distR="114300" simplePos="0" relativeHeight="251656704" behindDoc="0" locked="0" layoutInCell="0" allowOverlap="1" wp14:anchorId="530C7E34" wp14:editId="21526E41">
                <wp:simplePos x="0" y="0"/>
                <wp:positionH relativeFrom="column">
                  <wp:posOffset>1443990</wp:posOffset>
                </wp:positionH>
                <wp:positionV relativeFrom="paragraph">
                  <wp:posOffset>98425</wp:posOffset>
                </wp:positionV>
                <wp:extent cx="2705735" cy="635"/>
                <wp:effectExtent l="0" t="0" r="0" b="0"/>
                <wp:wrapNone/>
                <wp:docPr id="29"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73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7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pt,7.75pt" to="326.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" o:allowincell="f" strokeweight="1pt">
                <v:stroke startarrowwidth="narrow" startarrowlength="short" endarrowwidth="narrow" endarrowlength="short"/>
              </v:line>
            </w:pict>
          </mc:Fallback>
        </mc:AlternateContent>
      </w:r>
    </w:p>
    <w:p w:rsidR="00AE3BD8" w:rsidRDefault="00347436">
      <w:pPr>
        <w:spacing w:after="0"/>
      </w:pPr>
      <w:r>
        <w:rPr>
          <w:rFonts w:ascii="Times New Roman" w:hAnsi="Times New Roman"/>
          <w:noProof/>
        </w:rPr>
        <mc:AlternateContent>
          <mc:Choice Requires="wpg">
            <w:drawing>
              <wp:anchor distT="0" distB="0" distL="114300" distR="114300" simplePos="0" relativeHeight="251648512" behindDoc="1" locked="0" layoutInCell="0" allowOverlap="1" wp14:anchorId="725C7386" wp14:editId="5FC8D98F">
                <wp:simplePos x="0" y="0"/>
                <wp:positionH relativeFrom="column">
                  <wp:posOffset>3968750</wp:posOffset>
                </wp:positionH>
                <wp:positionV relativeFrom="paragraph">
                  <wp:posOffset>98425</wp:posOffset>
                </wp:positionV>
                <wp:extent cx="361315" cy="271145"/>
                <wp:effectExtent l="0" t="0" r="0" b="0"/>
                <wp:wrapNone/>
                <wp:docPr id="25"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315" cy="271145"/>
                          <a:chOff x="0" y="0"/>
                          <a:chExt cx="20001" cy="20000"/>
                        </a:xfrm>
                      </wpg:grpSpPr>
                      <wps:wsp>
                        <wps:cNvPr id="26" name="Arc 64"/>
                        <wps:cNvSpPr>
                          <a:spLocks/>
                        </wps:cNvSpPr>
                        <wps:spPr bwMode="auto">
                          <a:xfrm flipH="1">
                            <a:off x="0" y="0"/>
                            <a:ext cx="10018" cy="200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Arc 65"/>
                        <wps:cNvSpPr>
                          <a:spLocks/>
                        </wps:cNvSpPr>
                        <wps:spPr bwMode="auto">
                          <a:xfrm>
                            <a:off x="9983" y="0"/>
                            <a:ext cx="10018" cy="200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8" name="Line 66"/>
                        <wps:cNvCnPr/>
                        <wps:spPr bwMode="auto">
                          <a:xfrm>
                            <a:off x="0" y="19906"/>
                            <a:ext cx="20001" cy="4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63" o:spid="_x0000_s1026" style="position:absolute;margin-left:312.5pt;margin-top:7.75pt;width:28.45pt;height:21.35pt;z-index:-251667968" coordsize="20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" o:allowincell="f">
                <v:shape id="Arc 64" o:spid="_x0000_s1027" style="position:absolute;width:10018;height:20000;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dpV8MA&#10;AADbAAAADwAAAGRycy9kb3ducmV2LnhtbESPQYvCMBSE74L/ITzBm6YWFalGEXHBg3tYFfT4aJ5t&#10;d5uXkmS17q/fCILHYWa+YRar1tTiRs5XlhWMhgkI4tzqigsFp+PHYAbCB2SNtWVS8CAPq2W3s8BM&#10;2zt/0e0QChEh7DNUUIbQZFL6vCSDfmgb4uhdrTMYonSF1A7vEW5qmSbJVBqsOC6U2NCmpPzn8GsU&#10;bM6f+/H2RHriJulIX773l79iplS/167nIAK14R1+tXdaQTqF5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dpV8MAAADbAAAADwAAAAAAAAAAAAAAAACYAgAAZHJzL2Rv&#10;d25yZXYueG1sUEsFBgAAAAAEAAQA9QAAAIgDAAAAAA==&#10;" path="m-1,nfc11929,,21600,9670,21600,21600em-1,nsc11929,,21600,9670,21600,21600l,21600,-1,xe" strokeweight="1pt">
                  <v:path arrowok="t" o:extrusionok="f" o:connecttype="custom" o:connectlocs="0,0;10018,20000;0,20000" o:connectangles="0,0,0"/>
                </v:shape>
                <v:shape id="Arc 65" o:spid="_x0000_s1028" style="position:absolute;left:9983;width:10018;height:2000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xAcEA&#10;AADbAAAADwAAAGRycy9kb3ducmV2LnhtbESPQYvCMBSE7wv+h/CEvSyariyuVKOIIPTaKtvro3m2&#10;xealNqmt/94sCB6HmfmG2exG04g7da62rOB7HoEgLqyuuVRwPh1nKxDOI2tsLJOCBznYbScfG4y1&#10;HTile+ZLESDsYlRQed/GUrqiIoNublvi4F1sZ9AH2ZVSdzgEuGnkIoqW0mDNYaHClg4VFdesNwqO&#10;xMmw/MvTMrc6vRXZV5L/9Ep9Tsf9GoSn0b/Dr3aiFSx+4f9L+AFy+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osQHBAAAA2wAAAA8AAAAAAAAAAAAAAAAAmAIAAGRycy9kb3du&#10;cmV2LnhtbFBLBQYAAAAABAAEAPUAAACGAwAAAAA=&#10;" path="m-1,nfc11929,,21600,9670,21600,21600em-1,nsc11929,,21600,9670,21600,21600l,21600,-1,xe" strokeweight="1pt">
                  <v:path arrowok="t" o:extrusionok="f" o:connecttype="custom" o:connectlocs="0,0;10018,20000;0,20000" o:connectangles="0,0,0"/>
                </v:shape>
                <v:line id="Line 66" o:spid="_x0000_s1029" style="position:absolute;visibility:visible;mso-wrap-style:square" from="0,19906" to="20001,19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DoOL0AAADbAAAADwAAAGRycy9kb3ducmV2LnhtbERPS4vCMBC+C/6HMII3TRWUUo0igrCw&#10;B1kVvA7N2BabSWmmj/33m4Owx4/vvT+OrlY9taHybGC1TEAR595WXBh43C+LFFQQZIu1ZzLwSwGO&#10;h+lkj5n1A/9Qf5NCxRAOGRooRZpM65CX5DAsfUMcuZdvHUqEbaFti0MMd7VeJ8lWO6w4NpTY0Lmk&#10;/H3rnIFOXt80Prr0SSlvZEivG9dfjZnPxtMOlNAo/+KP+8saWMex8Uv8Afrw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E/A6Di9AAAA2wAAAA8AAAAAAAAAAAAAAAAAoQIA&#10;AGRycy9kb3ducmV2LnhtbFBLBQYAAAAABAAEAPkAAACLAwAAAAA=&#10;" strokeweight="1pt">
                  <v:stroke startarrowwidth="narrow" startarrowlength="short" endarrowwidth="narrow" endarrowlength="short"/>
                </v:line>
              </v:group>
            </w:pict>
          </mc:Fallback>
        </mc:AlternateContent>
      </w:r>
    </w:p>
    <w:p w:rsidR="00AE3BD8" w:rsidRDefault="00347436">
      <w:pPr>
        <w:spacing w:after="0"/>
      </w:pPr>
      <w:r>
        <w:rPr>
          <w:rFonts w:ascii="Times New Roman" w:hAnsi="Times New Roman"/>
          <w:noProof/>
        </w:rPr>
        <mc:AlternateContent>
          <mc:Choice Requires="wps">
            <w:drawing>
              <wp:anchor distT="0" distB="0" distL="114300" distR="114300" simplePos="0" relativeHeight="251665920" behindDoc="0" locked="0" layoutInCell="0" allowOverlap="1" wp14:anchorId="374F22C9" wp14:editId="71F638B5">
                <wp:simplePos x="0" y="0"/>
                <wp:positionH relativeFrom="column">
                  <wp:posOffset>1443990</wp:posOffset>
                </wp:positionH>
                <wp:positionV relativeFrom="paragraph">
                  <wp:posOffset>117475</wp:posOffset>
                </wp:positionV>
                <wp:extent cx="635" cy="541655"/>
                <wp:effectExtent l="0" t="0" r="0" b="0"/>
                <wp:wrapNone/>
                <wp:docPr id="24"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165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96"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pt,9.25pt" to="113.75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" o:allowincell="f" strokeweight="1pt">
                <v:stroke startarrowwidth="narrow" startarrowlength="short" endarrowwidth="narrow" endarrowlength="short"/>
              </v:line>
            </w:pict>
          </mc:Fallback>
        </mc:AlternateContent>
      </w:r>
      <w:r>
        <w:rPr>
          <w:rFonts w:ascii="Times New Roman" w:hAnsi="Times New Roman"/>
          <w:noProof/>
        </w:rPr>
        <mc:AlternateContent>
          <mc:Choice Requires="wpg">
            <w:drawing>
              <wp:anchor distT="0" distB="0" distL="114300" distR="114300" simplePos="0" relativeHeight="251647488" behindDoc="1" locked="0" layoutInCell="0" allowOverlap="1" wp14:anchorId="0DEA60BB" wp14:editId="738DABD7">
                <wp:simplePos x="0" y="0"/>
                <wp:positionH relativeFrom="column">
                  <wp:posOffset>1173480</wp:posOffset>
                </wp:positionH>
                <wp:positionV relativeFrom="paragraph">
                  <wp:posOffset>27305</wp:posOffset>
                </wp:positionV>
                <wp:extent cx="541655" cy="181610"/>
                <wp:effectExtent l="0" t="0" r="0" b="0"/>
                <wp:wrapNone/>
                <wp:docPr id="18"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655" cy="181610"/>
                          <a:chOff x="0" y="0"/>
                          <a:chExt cx="20001" cy="20000"/>
                        </a:xfrm>
                      </wpg:grpSpPr>
                      <wpg:grpSp>
                        <wpg:cNvPr id="19" name="Group 58"/>
                        <wpg:cNvGrpSpPr>
                          <a:grpSpLocks/>
                        </wpg:cNvGrpSpPr>
                        <wpg:grpSpPr bwMode="auto">
                          <a:xfrm>
                            <a:off x="0" y="0"/>
                            <a:ext cx="20001" cy="20000"/>
                            <a:chOff x="0" y="0"/>
                            <a:chExt cx="20001" cy="20000"/>
                          </a:xfrm>
                        </wpg:grpSpPr>
                        <wps:wsp>
                          <wps:cNvPr id="20" name="Arc 59"/>
                          <wps:cNvSpPr>
                            <a:spLocks/>
                          </wps:cNvSpPr>
                          <wps:spPr bwMode="auto">
                            <a:xfrm flipH="1">
                              <a:off x="0" y="70"/>
                              <a:ext cx="10012" cy="1993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 name="Arc 60"/>
                          <wps:cNvSpPr>
                            <a:spLocks/>
                          </wps:cNvSpPr>
                          <wps:spPr bwMode="auto">
                            <a:xfrm>
                              <a:off x="9989" y="0"/>
                              <a:ext cx="10012" cy="1993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22" name="Arc 61"/>
                        <wps:cNvSpPr>
                          <a:spLocks/>
                        </wps:cNvSpPr>
                        <wps:spPr bwMode="auto">
                          <a:xfrm flipH="1">
                            <a:off x="0" y="9930"/>
                            <a:ext cx="10012" cy="100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3" name="Arc 62"/>
                        <wps:cNvSpPr>
                          <a:spLocks/>
                        </wps:cNvSpPr>
                        <wps:spPr bwMode="auto">
                          <a:xfrm>
                            <a:off x="9989" y="9930"/>
                            <a:ext cx="10012" cy="100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7" o:spid="_x0000_s1026" style="position:absolute;margin-left:92.4pt;margin-top:2.15pt;width:42.65pt;height:14.3pt;z-index:-251668992" coordsize="20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" o:allowincell="f">
                <v:group id="Group 58" o:spid="_x0000_s1027" style="position:absolute;width:20001;height:20000" coordsize="20001,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Arc 59" o:spid="_x0000_s1028" style="position:absolute;top:70;width:10012;height:19930;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JUuMIA&#10;AADbAAAADwAAAGRycy9kb3ducmV2LnhtbERPz2vCMBS+D/wfwhN2W1PLOqRrFBGFHdxhVZjHR/Ns&#10;q81LSTKt/vXLYbDjx/e7XI6mF1dyvrOsYJakIIhrqztuFBz225c5CB+QNfaWScGdPCwXk6cSC21v&#10;/EXXKjQihrAvUEEbwlBI6euWDPrEDsSRO1lnMEToGqkd3mK46WWWpm/SYMexocWB1i3Vl+rHKFh/&#10;f+5eNwfSucuzmT6ed8dHM1fqeTqu3kEEGsO/+M/9oRVkcX38En+A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YlS4wgAAANsAAAAPAAAAAAAAAAAAAAAAAJgCAABkcnMvZG93&#10;bnJldi54bWxQSwUGAAAAAAQABAD1AAAAhwMAAAAA&#10;" path="m-1,nfc11929,,21600,9670,21600,21600em-1,nsc11929,,21600,9670,21600,21600l,21600,-1,xe" strokeweight="1pt">
                    <v:path arrowok="t" o:extrusionok="f" o:connecttype="custom" o:connectlocs="0,0;10012,19930;0,19930" o:connectangles="0,0,0"/>
                  </v:shape>
                  <v:shape id="Arc 60" o:spid="_x0000_s1029" style="position:absolute;left:9989;width:10012;height:1993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2M7sAA&#10;AADbAAAADwAAAGRycy9kb3ducmV2LnhtbESPQYvCMBSE74L/ITxhL6KpsohUo4gg9Nqu2OujebbF&#10;5qU20Xb/vREEj8PMfMNs94NpxJM6V1tWsJhHIIgLq2suFZz/TrM1COeRNTaWScE/OdjvxqMtxtr2&#10;nNIz86UIEHYxKqi8b2MpXVGRQTe3LXHwrrYz6IPsSqk77APcNHIZRStpsOawUGFLx4qKW/YwCk7E&#10;Sb+65GmZW53ei2ya5L8PpX4mw2EDwtPgv+FPO9EKlgt4fwk/QO5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02M7sAAAADbAAAADwAAAAAAAAAAAAAAAACYAgAAZHJzL2Rvd25y&#10;ZXYueG1sUEsFBgAAAAAEAAQA9QAAAIUDAAAAAA==&#10;" path="m-1,nfc11929,,21600,9670,21600,21600em-1,nsc11929,,21600,9670,21600,21600l,21600,-1,xe" strokeweight="1pt">
                    <v:path arrowok="t" o:extrusionok="f" o:connecttype="custom" o:connectlocs="0,0;10012,19930;0,19930" o:connectangles="0,0,0"/>
                  </v:shape>
                </v:group>
                <v:shape id="Arc 61" o:spid="_x0000_s1030" style="position:absolute;top:9930;width:10012;height:10000;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xvVMQA&#10;AADbAAAADwAAAGRycy9kb3ducmV2LnhtbESPT4vCMBTE74LfITzBm6YWFekaRWQXPOjBP7AeH83b&#10;tmvzUpKo3f30RhA8DjPzG2a+bE0tbuR8ZVnBaJiAIM6trrhQcDp+DWYgfEDWWFsmBX/kYbnoduaY&#10;aXvnPd0OoRARwj5DBWUITSalz0sy6Ie2IY7ej3UGQ5SukNrhPcJNLdMkmUqDFceFEhtal5RfDlej&#10;YP29244/T6QnbpKO9Pl3e/4vZkr1e+3qA0SgNrzDr/ZGK0hTeH6JP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8b1TEAAAA2wAAAA8AAAAAAAAAAAAAAAAAmAIAAGRycy9k&#10;b3ducmV2LnhtbFBLBQYAAAAABAAEAPUAAACJAwAAAAA=&#10;" path="m-1,nfc11929,,21600,9670,21600,21600em-1,nsc11929,,21600,9670,21600,21600l,21600,-1,xe" strokeweight="1pt">
                  <v:path arrowok="t" o:extrusionok="f" o:connecttype="custom" o:connectlocs="0,0;10012,10000;0,10000" o:connectangles="0,0,0"/>
                </v:shape>
                <v:shape id="Arc 62" o:spid="_x0000_s1031" style="position:absolute;left:9989;top:9930;width:10012;height:1000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O3AsEA&#10;AADbAAAADwAAAGRycy9kb3ducmV2LnhtbESPQYvCMBSE74L/ITzBy6KpushSjSKC0Gu7y/b6aJ5t&#10;sXmpTbT13xtB8DjMzDfMdj+YRtypc7VlBYt5BIK4sLrmUsHf72n2A8J5ZI2NZVLwIAf73Xi0xVjb&#10;nlO6Z74UAcIuRgWV920spSsqMujmtiUO3tl2Bn2QXSl1h32Am0Yuo2gtDdYcFips6VhRccluRsGJ&#10;OOnX/3la5lan1yL7SvLvm1LTyXDYgPA0+E/43U60guUKXl/CD5C7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TTtwLBAAAA2wAAAA8AAAAAAAAAAAAAAAAAmAIAAGRycy9kb3du&#10;cmV2LnhtbFBLBQYAAAAABAAEAPUAAACGAwAAAAA=&#10;" path="m-1,nfc11929,,21600,9670,21600,21600em-1,nsc11929,,21600,9670,21600,21600l,21600,-1,xe" strokeweight="1pt">
                  <v:path arrowok="t" o:extrusionok="f" o:connecttype="custom" o:connectlocs="0,0;10012,10000;0,10000" o:connectangles="0,0,0"/>
                </v:shape>
              </v:group>
            </w:pict>
          </mc:Fallback>
        </mc:AlternateContent>
      </w:r>
      <w:r w:rsidR="00AE3BD8">
        <w:tab/>
      </w:r>
      <w:r w:rsidR="00AE3BD8">
        <w:tab/>
      </w:r>
      <w:r w:rsidR="00AE3BD8">
        <w:tab/>
        <w:t>OU</w:t>
      </w:r>
      <w:r w:rsidR="00AE3BD8">
        <w:tab/>
      </w:r>
      <w:r w:rsidR="00AE3BD8">
        <w:tab/>
      </w:r>
      <w:r w:rsidR="00AE3BD8">
        <w:tab/>
      </w:r>
      <w:r w:rsidR="00AE3BD8">
        <w:tab/>
      </w:r>
      <w:r w:rsidR="00AE3BD8">
        <w:tab/>
      </w:r>
      <w:r w:rsidR="00AE3BD8">
        <w:tab/>
        <w:t>ET</w:t>
      </w:r>
    </w:p>
    <w:p w:rsidR="00AE3BD8" w:rsidRDefault="00347436">
      <w:pPr>
        <w:spacing w:after="0"/>
      </w:pPr>
      <w:r>
        <w:rPr>
          <w:rFonts w:ascii="Times New Roman" w:hAnsi="Times New Roman"/>
          <w:noProof/>
        </w:rPr>
        <mc:AlternateContent>
          <mc:Choice Requires="wps">
            <w:drawing>
              <wp:anchor distT="0" distB="0" distL="114300" distR="114300" simplePos="0" relativeHeight="251668992" behindDoc="0" locked="0" layoutInCell="0" allowOverlap="1" wp14:anchorId="1D064301" wp14:editId="1445466C">
                <wp:simplePos x="0" y="0"/>
                <wp:positionH relativeFrom="column">
                  <wp:posOffset>4149090</wp:posOffset>
                </wp:positionH>
                <wp:positionV relativeFrom="paragraph">
                  <wp:posOffset>37465</wp:posOffset>
                </wp:positionV>
                <wp:extent cx="635" cy="451485"/>
                <wp:effectExtent l="0" t="0" r="0" b="0"/>
                <wp:wrapNone/>
                <wp:docPr id="17"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1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99"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7pt,2.95pt" to="326.7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" o:allowincell="f" strokeweight="1pt">
                <v:stroke startarrowwidth="narrow" startarrowlength="short" endarrowwidth="narrow" endarrowlength="short"/>
              </v:line>
            </w:pict>
          </mc:Fallback>
        </mc:AlternateContent>
      </w:r>
    </w:p>
    <w:p w:rsidR="00AE3BD8" w:rsidRDefault="00347436">
      <w:pPr>
        <w:spacing w:after="0"/>
      </w:pPr>
      <w:r>
        <w:rPr>
          <w:rFonts w:ascii="Times New Roman" w:hAnsi="Times New Roman"/>
          <w:noProof/>
        </w:rPr>
        <mc:AlternateContent>
          <mc:Choice Requires="wps">
            <w:drawing>
              <wp:anchor distT="0" distB="0" distL="114300" distR="114300" simplePos="0" relativeHeight="251670016" behindDoc="0" locked="0" layoutInCell="0" allowOverlap="1" wp14:anchorId="40AB5488" wp14:editId="07D6C132">
                <wp:simplePos x="0" y="0"/>
                <wp:positionH relativeFrom="column">
                  <wp:posOffset>4780280</wp:posOffset>
                </wp:positionH>
                <wp:positionV relativeFrom="paragraph">
                  <wp:posOffset>137160</wp:posOffset>
                </wp:positionV>
                <wp:extent cx="635" cy="180975"/>
                <wp:effectExtent l="0" t="0" r="0" b="0"/>
                <wp:wrapNone/>
                <wp:docPr id="1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100"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6.4pt,10.8pt" to="376.4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" o:allowincell="f" strokeweight="1pt">
                <v:stroke startarrowwidth="narrow" startarrowlength="short" endarrowwidth="narrow" endarrowlength="short"/>
              </v:line>
            </w:pict>
          </mc:Fallback>
        </mc:AlternateContent>
      </w:r>
      <w:r>
        <w:rPr>
          <w:rFonts w:ascii="Times New Roman" w:hAnsi="Times New Roman"/>
          <w:noProof/>
        </w:rPr>
        <mc:AlternateContent>
          <mc:Choice Requires="wps">
            <w:drawing>
              <wp:anchor distT="0" distB="0" distL="114300" distR="114300" simplePos="0" relativeHeight="251667968" behindDoc="0" locked="0" layoutInCell="0" allowOverlap="1" wp14:anchorId="54BE6232" wp14:editId="26C9F97F">
                <wp:simplePos x="0" y="0"/>
                <wp:positionH relativeFrom="column">
                  <wp:posOffset>3427730</wp:posOffset>
                </wp:positionH>
                <wp:positionV relativeFrom="paragraph">
                  <wp:posOffset>137160</wp:posOffset>
                </wp:positionV>
                <wp:extent cx="635" cy="180975"/>
                <wp:effectExtent l="0" t="0" r="0" b="0"/>
                <wp:wrapNone/>
                <wp:docPr id="15"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98"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9.9pt,10.8pt" to="269.9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" o:allowincell="f" strokeweight="1pt">
                <v:stroke startarrowwidth="narrow" startarrowlength="short" endarrowwidth="narrow" endarrowlength="short"/>
              </v:line>
            </w:pict>
          </mc:Fallback>
        </mc:AlternateContent>
      </w:r>
      <w:r>
        <w:rPr>
          <w:rFonts w:ascii="Times New Roman" w:hAnsi="Times New Roman"/>
          <w:noProof/>
        </w:rPr>
        <mc:AlternateContent>
          <mc:Choice Requires="wps">
            <w:drawing>
              <wp:anchor distT="0" distB="0" distL="114300" distR="114300" simplePos="0" relativeHeight="251666944" behindDoc="0" locked="0" layoutInCell="0" allowOverlap="1" wp14:anchorId="2D75551B" wp14:editId="094EA9BB">
                <wp:simplePos x="0" y="0"/>
                <wp:positionH relativeFrom="column">
                  <wp:posOffset>2345690</wp:posOffset>
                </wp:positionH>
                <wp:positionV relativeFrom="paragraph">
                  <wp:posOffset>137160</wp:posOffset>
                </wp:positionV>
                <wp:extent cx="635" cy="180975"/>
                <wp:effectExtent l="0" t="0" r="0" b="0"/>
                <wp:wrapNone/>
                <wp:docPr id="14"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97"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7pt,10.8pt" to="184.7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" o:allowincell="f" strokeweight="1pt">
                <v:stroke startarrowwidth="narrow" startarrowlength="short" endarrowwidth="narrow" endarrowlength="short"/>
              </v:line>
            </w:pict>
          </mc:Fallback>
        </mc:AlternateContent>
      </w:r>
      <w:r>
        <w:rPr>
          <w:rFonts w:ascii="Times New Roman" w:hAnsi="Times New Roman"/>
          <w:noProof/>
        </w:rPr>
        <mc:AlternateContent>
          <mc:Choice Requires="wps">
            <w:drawing>
              <wp:anchor distT="0" distB="0" distL="114300" distR="114300" simplePos="0" relativeHeight="251664896" behindDoc="0" locked="0" layoutInCell="0" allowOverlap="1" wp14:anchorId="29D211E6" wp14:editId="7B056969">
                <wp:simplePos x="0" y="0"/>
                <wp:positionH relativeFrom="column">
                  <wp:posOffset>542290</wp:posOffset>
                </wp:positionH>
                <wp:positionV relativeFrom="paragraph">
                  <wp:posOffset>137160</wp:posOffset>
                </wp:positionV>
                <wp:extent cx="635" cy="180975"/>
                <wp:effectExtent l="0" t="0" r="0" b="0"/>
                <wp:wrapNone/>
                <wp:docPr id="13"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95"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pt,10.8pt" to="42.7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" o:allowincell="f" strokeweight="1pt">
                <v:stroke startarrowwidth="narrow" startarrowlength="short" endarrowwidth="narrow" endarrowlength="short"/>
              </v:line>
            </w:pict>
          </mc:Fallback>
        </mc:AlternateContent>
      </w:r>
      <w:r>
        <w:rPr>
          <w:rFonts w:ascii="Times New Roman" w:hAnsi="Times New Roman"/>
          <w:noProof/>
        </w:rPr>
        <mc:AlternateContent>
          <mc:Choice Requires="wps">
            <w:drawing>
              <wp:anchor distT="0" distB="0" distL="114300" distR="114300" simplePos="0" relativeHeight="251663872" behindDoc="0" locked="0" layoutInCell="0" allowOverlap="1" wp14:anchorId="19A9DE94" wp14:editId="24CC89CA">
                <wp:simplePos x="0" y="0"/>
                <wp:positionH relativeFrom="column">
                  <wp:posOffset>3427730</wp:posOffset>
                </wp:positionH>
                <wp:positionV relativeFrom="paragraph">
                  <wp:posOffset>137160</wp:posOffset>
                </wp:positionV>
                <wp:extent cx="1353185" cy="635"/>
                <wp:effectExtent l="0" t="0" r="0" b="0"/>
                <wp:wrapNone/>
                <wp:docPr id="12"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318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94"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9.9pt,10.8pt" to="376.4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" o:allowincell="f" strokeweight="1pt">
                <v:stroke startarrowwidth="narrow" startarrowlength="short" endarrowwidth="narrow" endarrowlength="short"/>
              </v:line>
            </w:pict>
          </mc:Fallback>
        </mc:AlternateContent>
      </w:r>
      <w:r>
        <w:rPr>
          <w:rFonts w:ascii="Times New Roman" w:hAnsi="Times New Roman"/>
          <w:noProof/>
        </w:rPr>
        <mc:AlternateContent>
          <mc:Choice Requires="wps">
            <w:drawing>
              <wp:anchor distT="0" distB="0" distL="114300" distR="114300" simplePos="0" relativeHeight="251661824" behindDoc="0" locked="0" layoutInCell="0" allowOverlap="1" wp14:anchorId="55CEE2CC" wp14:editId="7CDF92D5">
                <wp:simplePos x="0" y="0"/>
                <wp:positionH relativeFrom="column">
                  <wp:posOffset>542290</wp:posOffset>
                </wp:positionH>
                <wp:positionV relativeFrom="paragraph">
                  <wp:posOffset>137160</wp:posOffset>
                </wp:positionV>
                <wp:extent cx="1804035" cy="635"/>
                <wp:effectExtent l="0" t="0" r="0" b="0"/>
                <wp:wrapNone/>
                <wp:docPr id="10"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03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8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pt,10.8pt" to="184.7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" o:allowincell="f" strokeweight="1pt">
                <v:stroke startarrowwidth="narrow" startarrowlength="short" endarrowwidth="narrow" endarrowlength="short"/>
              </v:line>
            </w:pict>
          </mc:Fallback>
        </mc:AlternateContent>
      </w:r>
    </w:p>
    <w:p w:rsidR="00AE3BD8" w:rsidRDefault="00347436">
      <w:pPr>
        <w:spacing w:after="0"/>
      </w:pPr>
      <w:r>
        <w:rPr>
          <w:rFonts w:ascii="Times New Roman" w:hAnsi="Times New Roman"/>
          <w:noProof/>
        </w:rPr>
        <mc:AlternateContent>
          <mc:Choice Requires="wps">
            <w:drawing>
              <wp:anchor distT="0" distB="0" distL="114300" distR="114300" simplePos="0" relativeHeight="251654656" behindDoc="1" locked="0" layoutInCell="0" allowOverlap="1" wp14:anchorId="2810F6B5" wp14:editId="2DD544DD">
                <wp:simplePos x="0" y="0"/>
                <wp:positionH relativeFrom="column">
                  <wp:posOffset>3878580</wp:posOffset>
                </wp:positionH>
                <wp:positionV relativeFrom="paragraph">
                  <wp:posOffset>146685</wp:posOffset>
                </wp:positionV>
                <wp:extent cx="451485" cy="271145"/>
                <wp:effectExtent l="0" t="0" r="0" b="0"/>
                <wp:wrapNone/>
                <wp:docPr id="9"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485" cy="27114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2" o:spid="_x0000_s1026" style="position:absolute;margin-left:305.4pt;margin-top:11.55pt;width:35.55pt;height:21.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" o:allowincell="f" strokeweight="1pt"/>
            </w:pict>
          </mc:Fallback>
        </mc:AlternateContent>
      </w:r>
      <w:r>
        <w:rPr>
          <w:rFonts w:ascii="Times New Roman" w:hAnsi="Times New Roman"/>
          <w:noProof/>
        </w:rPr>
        <mc:AlternateContent>
          <mc:Choice Requires="wps">
            <w:drawing>
              <wp:anchor distT="0" distB="0" distL="114300" distR="114300" simplePos="0" relativeHeight="251653632" behindDoc="1" locked="0" layoutInCell="0" allowOverlap="1" wp14:anchorId="69BF9438" wp14:editId="75A6228D">
                <wp:simplePos x="0" y="0"/>
                <wp:positionH relativeFrom="column">
                  <wp:posOffset>4419600</wp:posOffset>
                </wp:positionH>
                <wp:positionV relativeFrom="paragraph">
                  <wp:posOffset>146685</wp:posOffset>
                </wp:positionV>
                <wp:extent cx="721995" cy="271145"/>
                <wp:effectExtent l="0" t="0" r="0" b="0"/>
                <wp:wrapNone/>
                <wp:docPr id="8"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995" cy="27114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1" o:spid="_x0000_s1026" style="position:absolute;margin-left:348pt;margin-top:11.55pt;width:56.85pt;height:21.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" o:allowincell="f" strokeweight="1pt"/>
            </w:pict>
          </mc:Fallback>
        </mc:AlternateContent>
      </w:r>
      <w:r>
        <w:rPr>
          <w:rFonts w:ascii="Times New Roman" w:hAnsi="Times New Roman"/>
          <w:noProof/>
        </w:rPr>
        <mc:AlternateContent>
          <mc:Choice Requires="wps">
            <w:drawing>
              <wp:anchor distT="0" distB="0" distL="114300" distR="114300" simplePos="0" relativeHeight="251652608" behindDoc="1" locked="0" layoutInCell="0" allowOverlap="1" wp14:anchorId="01885EE2" wp14:editId="67ACA78A">
                <wp:simplePos x="0" y="0"/>
                <wp:positionH relativeFrom="column">
                  <wp:posOffset>3067050</wp:posOffset>
                </wp:positionH>
                <wp:positionV relativeFrom="paragraph">
                  <wp:posOffset>146685</wp:posOffset>
                </wp:positionV>
                <wp:extent cx="721995" cy="271145"/>
                <wp:effectExtent l="0" t="0" r="0" b="0"/>
                <wp:wrapNone/>
                <wp:docPr id="7"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995" cy="27114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0" o:spid="_x0000_s1026" style="position:absolute;margin-left:241.5pt;margin-top:11.55pt;width:56.85pt;height:21.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" o:allowincell="f" strokeweight="1pt"/>
            </w:pict>
          </mc:Fallback>
        </mc:AlternateContent>
      </w:r>
      <w:r>
        <w:rPr>
          <w:rFonts w:ascii="Times New Roman" w:hAnsi="Times New Roman"/>
          <w:noProof/>
        </w:rPr>
        <mc:AlternateContent>
          <mc:Choice Requires="wps">
            <w:drawing>
              <wp:anchor distT="0" distB="0" distL="114300" distR="114300" simplePos="0" relativeHeight="251650560" behindDoc="1" locked="0" layoutInCell="0" allowOverlap="1" wp14:anchorId="65A4561D" wp14:editId="6C887AF0">
                <wp:simplePos x="0" y="0"/>
                <wp:positionH relativeFrom="column">
                  <wp:posOffset>1173480</wp:posOffset>
                </wp:positionH>
                <wp:positionV relativeFrom="paragraph">
                  <wp:posOffset>146685</wp:posOffset>
                </wp:positionV>
                <wp:extent cx="451485" cy="271145"/>
                <wp:effectExtent l="0" t="0" r="0" b="0"/>
                <wp:wrapNone/>
                <wp:docPr id="6"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485" cy="27114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8" o:spid="_x0000_s1026" style="position:absolute;margin-left:92.4pt;margin-top:11.55pt;width:35.55pt;height:21.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" o:allowincell="f" strokeweight="1pt"/>
            </w:pict>
          </mc:Fallback>
        </mc:AlternateContent>
      </w:r>
      <w:r>
        <w:rPr>
          <w:rFonts w:ascii="Times New Roman" w:hAnsi="Times New Roman"/>
          <w:noProof/>
        </w:rPr>
        <mc:AlternateContent>
          <mc:Choice Requires="wps">
            <w:drawing>
              <wp:anchor distT="0" distB="0" distL="114300" distR="114300" simplePos="0" relativeHeight="251651584" behindDoc="1" locked="0" layoutInCell="0" allowOverlap="1" wp14:anchorId="4AE13250" wp14:editId="3C53FAE8">
                <wp:simplePos x="0" y="0"/>
                <wp:positionH relativeFrom="column">
                  <wp:posOffset>2165350</wp:posOffset>
                </wp:positionH>
                <wp:positionV relativeFrom="paragraph">
                  <wp:posOffset>146685</wp:posOffset>
                </wp:positionV>
                <wp:extent cx="451485" cy="271145"/>
                <wp:effectExtent l="0" t="0" r="0" b="0"/>
                <wp:wrapNone/>
                <wp:docPr id="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485" cy="27114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9" o:spid="_x0000_s1026" style="position:absolute;margin-left:170.5pt;margin-top:11.55pt;width:35.55pt;height:21.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" o:allowincell="f" strokeweight="1pt"/>
            </w:pict>
          </mc:Fallback>
        </mc:AlternateContent>
      </w:r>
      <w:r>
        <w:rPr>
          <w:rFonts w:ascii="Times New Roman" w:hAnsi="Times New Roman"/>
          <w:noProof/>
        </w:rPr>
        <mc:AlternateContent>
          <mc:Choice Requires="wps">
            <w:drawing>
              <wp:anchor distT="0" distB="0" distL="114300" distR="114300" simplePos="0" relativeHeight="251649536" behindDoc="1" locked="0" layoutInCell="0" allowOverlap="1" wp14:anchorId="7CCD79EF" wp14:editId="71CBB5FD">
                <wp:simplePos x="0" y="0"/>
                <wp:positionH relativeFrom="column">
                  <wp:posOffset>361950</wp:posOffset>
                </wp:positionH>
                <wp:positionV relativeFrom="paragraph">
                  <wp:posOffset>146685</wp:posOffset>
                </wp:positionV>
                <wp:extent cx="451485" cy="271145"/>
                <wp:effectExtent l="0" t="0" r="0" b="0"/>
                <wp:wrapNone/>
                <wp:docPr id="2"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485" cy="27114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7" o:spid="_x0000_s1026" style="position:absolute;margin-left:28.5pt;margin-top:11.55pt;width:35.55pt;height:21.3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" o:allowincell="f" strokeweight="1pt"/>
            </w:pict>
          </mc:Fallback>
        </mc:AlternateContent>
      </w:r>
    </w:p>
    <w:p w:rsidR="00AE3BD8" w:rsidRPr="00AE3BD8" w:rsidRDefault="00AE3BD8">
      <w:pPr>
        <w:spacing w:after="0"/>
        <w:rPr>
          <w:lang w:val="it-IT"/>
        </w:rPr>
      </w:pPr>
      <w:r>
        <w:tab/>
      </w:r>
      <w:r w:rsidRPr="00AE3BD8">
        <w:rPr>
          <w:lang w:val="it-IT"/>
        </w:rPr>
        <w:t>CV1</w:t>
      </w:r>
      <w:r w:rsidRPr="00AE3BD8">
        <w:rPr>
          <w:lang w:val="it-IT"/>
        </w:rPr>
        <w:tab/>
      </w:r>
      <w:r w:rsidRPr="00AE3BD8">
        <w:rPr>
          <w:lang w:val="it-IT"/>
        </w:rPr>
        <w:tab/>
        <w:t>...</w:t>
      </w:r>
      <w:r w:rsidRPr="00AE3BD8">
        <w:rPr>
          <w:lang w:val="it-IT"/>
        </w:rPr>
        <w:tab/>
      </w:r>
      <w:r w:rsidRPr="00AE3BD8">
        <w:rPr>
          <w:lang w:val="it-IT"/>
        </w:rPr>
        <w:tab/>
        <w:t>CVn</w:t>
      </w:r>
      <w:r w:rsidRPr="00AE3BD8">
        <w:rPr>
          <w:lang w:val="it-IT"/>
        </w:rPr>
        <w:tab/>
      </w:r>
      <w:r w:rsidRPr="00AE3BD8">
        <w:rPr>
          <w:lang w:val="it-IT"/>
        </w:rPr>
        <w:tab/>
        <w:t>Non CF1</w:t>
      </w:r>
      <w:r w:rsidRPr="00AE3BD8">
        <w:rPr>
          <w:lang w:val="it-IT"/>
        </w:rPr>
        <w:tab/>
        <w:t>...</w:t>
      </w:r>
      <w:r w:rsidRPr="00AE3BD8">
        <w:rPr>
          <w:lang w:val="it-IT"/>
        </w:rPr>
        <w:tab/>
        <w:t>Non CFn</w:t>
      </w:r>
    </w:p>
    <w:p w:rsidR="00AE3BD8" w:rsidRPr="00AE3BD8" w:rsidRDefault="00AE3BD8">
      <w:pPr>
        <w:spacing w:after="0"/>
        <w:rPr>
          <w:lang w:val="it-IT"/>
        </w:rPr>
      </w:pPr>
    </w:p>
    <w:p w:rsidR="00AE3BD8" w:rsidRPr="00AE3BD8" w:rsidRDefault="00AE3BD8">
      <w:pPr>
        <w:spacing w:after="0"/>
        <w:rPr>
          <w:lang w:val="it-IT"/>
        </w:rPr>
      </w:pPr>
    </w:p>
    <w:p w:rsidR="00AE3BD8" w:rsidRPr="00AE3BD8" w:rsidRDefault="00AE3BD8">
      <w:pPr>
        <w:rPr>
          <w:lang w:val="it-IT"/>
        </w:rPr>
      </w:pPr>
    </w:p>
    <w:p w:rsidR="00AE3BD8" w:rsidRDefault="00AE3BD8">
      <w:r>
        <w:t xml:space="preserve">Le chaînage arrière continue en appliquant le même raisonnement sur chacune des conditions non développées de l'arbre. Le raisonnement en chaînage arrière est donc un </w:t>
      </w:r>
      <w:r>
        <w:rPr>
          <w:b/>
        </w:rPr>
        <w:t>raisonnement inductif</w:t>
      </w:r>
      <w:r>
        <w:t xml:space="preserve"> qui permet d'expliquer un fait particulier.</w:t>
      </w:r>
    </w:p>
    <w:p w:rsidR="00AE3BD8" w:rsidRDefault="00AE3BD8" w:rsidP="00B1190F">
      <w:pPr>
        <w:pStyle w:val="Remarque"/>
        <w:numPr>
          <w:ilvl w:val="0"/>
          <w:numId w:val="37"/>
        </w:numPr>
        <w:ind w:left="567" w:firstLine="0"/>
      </w:pPr>
      <w:r>
        <w:t>Il est important de noter que, pour que le traitement en chaînage arrière soit applicable, les règles d'interaction doivent notamment vérifier les contraintes suivantes :</w:t>
      </w:r>
    </w:p>
    <w:p w:rsidR="00AE3BD8" w:rsidRDefault="00AE3BD8" w:rsidP="00B1190F">
      <w:pPr>
        <w:pStyle w:val="Remarque"/>
        <w:numPr>
          <w:ilvl w:val="0"/>
          <w:numId w:val="38"/>
        </w:numPr>
        <w:ind w:left="567" w:firstLine="0"/>
      </w:pPr>
      <w:r>
        <w:tab/>
        <w:t>- la condition d'une règle doit être une expression booléenne simple du type "variable (objet) = valeur",</w:t>
      </w:r>
    </w:p>
    <w:p w:rsidR="00AE3BD8" w:rsidRDefault="00AE3BD8" w:rsidP="00B1190F">
      <w:pPr>
        <w:pStyle w:val="Remarque"/>
        <w:numPr>
          <w:ilvl w:val="0"/>
          <w:numId w:val="39"/>
        </w:numPr>
        <w:ind w:left="567" w:firstLine="0"/>
      </w:pPr>
      <w:r>
        <w:tab/>
        <w:t>- les actions d'une règle doivent être du type "variable (objet) &lt;-- valeur".</w:t>
      </w:r>
    </w:p>
    <w:p w:rsidR="00AE3BD8" w:rsidRDefault="00AE3BD8">
      <w:r>
        <w:t>Le chaînage s'arrête lorsque, pour chaque feuille de l'arbre :</w:t>
      </w:r>
    </w:p>
    <w:p w:rsidR="00AE3BD8" w:rsidRDefault="00AE3BD8">
      <w:pPr>
        <w:pStyle w:val="Dcal"/>
      </w:pPr>
      <w:r>
        <w:t>-</w:t>
      </w:r>
      <w:r>
        <w:tab/>
        <w:t>aucune règle d'interaction ne conclut sur le fait représenté par la feuille ou sur un fait incompatible,</w:t>
      </w:r>
    </w:p>
    <w:p w:rsidR="00AE3BD8" w:rsidRDefault="00AE3BD8">
      <w:pPr>
        <w:pStyle w:val="Dcal"/>
      </w:pPr>
      <w:r>
        <w:t>-</w:t>
      </w:r>
      <w:r>
        <w:tab/>
        <w:t>la feuille a déjà été explicitée dans l'arbre des causes.</w:t>
      </w:r>
    </w:p>
    <w:p w:rsidR="00AE3BD8" w:rsidRDefault="00AE3BD8">
      <w:r>
        <w:rPr>
          <w:b/>
        </w:rPr>
        <w:t>"L'arbre des causes"</w:t>
      </w:r>
      <w:r>
        <w:t xml:space="preserve"> obtenu est donc un arbre logique comprenant des portes ET et des portes OU et où les feuilles de l'arbre sont des expressions booléennes simples (tests sur la valeur d'une variable).</w:t>
      </w:r>
    </w:p>
    <w:p w:rsidR="00AE3BD8" w:rsidRDefault="00AE3BD8" w:rsidP="00B1190F">
      <w:pPr>
        <w:pStyle w:val="Remarque"/>
        <w:numPr>
          <w:ilvl w:val="0"/>
          <w:numId w:val="40"/>
        </w:numPr>
        <w:ind w:left="567" w:firstLine="0"/>
      </w:pPr>
      <w:r>
        <w:t>Comme pour l'application des règles d'interaction en chaînage avant, il est important de noter que l'ordre d'application des règles en chaînage arrière ne doit avoir aucune conséquence sur le résultat obtenu.</w:t>
      </w:r>
    </w:p>
    <w:p w:rsidR="00AE3BD8" w:rsidRDefault="00AE3BD8">
      <w:pPr>
        <w:keepNext/>
        <w:ind w:left="567"/>
        <w:rPr>
          <w:b/>
        </w:rPr>
      </w:pPr>
      <w:r>
        <w:rPr>
          <w:b/>
        </w:rPr>
        <w:t>b) Transformation de l'Arbre des causes en Arbre de défaillances</w:t>
      </w:r>
    </w:p>
    <w:p w:rsidR="00AE3BD8" w:rsidRDefault="00AE3BD8">
      <w:r>
        <w:t>Pour transformer l'arbre des causes en Arbre de défaillances, le traitement utilise les règles d'occurrence du modèle. Pour chaque feuille de l'arbre des causes :</w:t>
      </w:r>
    </w:p>
    <w:p w:rsidR="00AE3BD8" w:rsidRDefault="00AE3BD8">
      <w:pPr>
        <w:pStyle w:val="Dcal"/>
      </w:pPr>
      <w:r>
        <w:t>-</w:t>
      </w:r>
      <w:r>
        <w:tab/>
        <w:t>Si il existe une règle d'occurrence applicable (c'est-à-dire dont la condition est vérifiée pour l'état initial du modèle) dont les actions provoquent le fait associé à la feuille, la feuille est remplacée par l'événement de la règle d'occurrence.</w:t>
      </w:r>
    </w:p>
    <w:p w:rsidR="00AE3BD8" w:rsidRDefault="00AE3BD8">
      <w:pPr>
        <w:pStyle w:val="Dcal"/>
        <w:keepNext/>
        <w:ind w:left="1135" w:hanging="284"/>
        <w:rPr>
          <w:i/>
        </w:rPr>
      </w:pPr>
      <w:r>
        <w:rPr>
          <w:i/>
        </w:rPr>
        <w:tab/>
        <w:t>Exemple :</w:t>
      </w:r>
    </w:p>
    <w:p w:rsidR="00AE3BD8" w:rsidRDefault="00AE3BD8">
      <w:pPr>
        <w:pStyle w:val="Dcal"/>
        <w:rPr>
          <w:i/>
        </w:rPr>
      </w:pPr>
      <w:r>
        <w:rPr>
          <w:i/>
        </w:rPr>
        <w:tab/>
        <w:t xml:space="preserve">Une feuille de l'arbre contient le fait "défaillance à la sollicitation de la pompe P1 = VRAI" </w:t>
      </w:r>
      <w:r>
        <w:rPr>
          <w:rFonts w:ascii="Courier New" w:hAnsi="Courier New"/>
          <w:i/>
        </w:rPr>
        <w:t>(def_soll (P1) = VRAI).</w:t>
      </w:r>
      <w:r>
        <w:rPr>
          <w:i/>
        </w:rPr>
        <w:t xml:space="preserve"> Le modèle FIGARO contient la règle d'occurrence suivante pour le type pompe.</w:t>
      </w:r>
    </w:p>
    <w:p w:rsidR="00AE3BD8" w:rsidRDefault="00AE3BD8">
      <w:pPr>
        <w:pStyle w:val="Courrier"/>
        <w:keepNext/>
        <w:ind w:left="1134"/>
        <w:rPr>
          <w:noProof w:val="0"/>
        </w:rPr>
      </w:pPr>
      <w:r>
        <w:rPr>
          <w:b/>
          <w:noProof w:val="0"/>
        </w:rPr>
        <w:t>TYPE</w:t>
      </w:r>
      <w:r>
        <w:rPr>
          <w:noProof w:val="0"/>
        </w:rPr>
        <w:t xml:space="preserve"> pompe ;</w:t>
      </w:r>
    </w:p>
    <w:p w:rsidR="00AE3BD8" w:rsidRDefault="00AE3BD8">
      <w:pPr>
        <w:pStyle w:val="Courrier"/>
        <w:keepNext/>
        <w:ind w:left="1134"/>
        <w:outlineLvl w:val="0"/>
        <w:rPr>
          <w:b/>
          <w:noProof w:val="0"/>
        </w:rPr>
      </w:pPr>
      <w:r>
        <w:rPr>
          <w:b/>
          <w:noProof w:val="0"/>
        </w:rPr>
        <w:t>ATTRIBUT</w:t>
      </w:r>
    </w:p>
    <w:p w:rsidR="00AE3BD8" w:rsidRDefault="00AE3BD8">
      <w:pPr>
        <w:pStyle w:val="Courrier"/>
        <w:keepNext/>
        <w:ind w:left="1134"/>
        <w:rPr>
          <w:noProof w:val="0"/>
        </w:rPr>
      </w:pPr>
      <w:r>
        <w:rPr>
          <w:noProof w:val="0"/>
        </w:rPr>
        <w:tab/>
        <w:t xml:space="preserve">def_soll </w:t>
      </w:r>
      <w:r>
        <w:rPr>
          <w:b/>
          <w:noProof w:val="0"/>
        </w:rPr>
        <w:t>DOMAINE BOOLEEN</w:t>
      </w:r>
      <w:r>
        <w:rPr>
          <w:noProof w:val="0"/>
        </w:rPr>
        <w:t xml:space="preserve"> ;</w:t>
      </w:r>
    </w:p>
    <w:p w:rsidR="00AE3BD8" w:rsidRDefault="00AE3BD8">
      <w:pPr>
        <w:pStyle w:val="Courrier"/>
        <w:keepNext/>
        <w:ind w:left="1134"/>
        <w:outlineLvl w:val="0"/>
        <w:rPr>
          <w:b/>
          <w:noProof w:val="0"/>
        </w:rPr>
      </w:pPr>
      <w:r>
        <w:rPr>
          <w:b/>
          <w:noProof w:val="0"/>
        </w:rPr>
        <w:t>CONSTANTE</w:t>
      </w:r>
    </w:p>
    <w:p w:rsidR="00AE3BD8" w:rsidRDefault="00AE3BD8">
      <w:pPr>
        <w:pStyle w:val="Courrier"/>
        <w:keepNext/>
        <w:ind w:left="1134"/>
        <w:rPr>
          <w:noProof w:val="0"/>
        </w:rPr>
      </w:pPr>
      <w:r>
        <w:rPr>
          <w:noProof w:val="0"/>
        </w:rPr>
        <w:tab/>
        <w:t xml:space="preserve">etat_initial </w:t>
      </w:r>
      <w:r>
        <w:rPr>
          <w:b/>
          <w:noProof w:val="0"/>
        </w:rPr>
        <w:t>DOMAINE</w:t>
      </w:r>
      <w:r>
        <w:rPr>
          <w:noProof w:val="0"/>
        </w:rPr>
        <w:t xml:space="preserve"> 'marche' 'arret' ;</w:t>
      </w:r>
    </w:p>
    <w:p w:rsidR="00AE3BD8" w:rsidRDefault="00AE3BD8">
      <w:pPr>
        <w:pStyle w:val="Courrier"/>
        <w:keepNext/>
        <w:ind w:left="1134"/>
        <w:outlineLvl w:val="0"/>
        <w:rPr>
          <w:b/>
          <w:noProof w:val="0"/>
        </w:rPr>
      </w:pPr>
      <w:r>
        <w:rPr>
          <w:b/>
          <w:noProof w:val="0"/>
        </w:rPr>
        <w:t>OCCURRENCE</w:t>
      </w:r>
    </w:p>
    <w:p w:rsidR="00AE3BD8" w:rsidRDefault="00AE3BD8">
      <w:pPr>
        <w:pStyle w:val="Courrier"/>
        <w:keepNext/>
        <w:ind w:left="1134"/>
        <w:outlineLvl w:val="0"/>
        <w:rPr>
          <w:noProof w:val="0"/>
        </w:rPr>
      </w:pPr>
      <w:r>
        <w:rPr>
          <w:b/>
          <w:noProof w:val="0"/>
        </w:rPr>
        <w:tab/>
        <w:t xml:space="preserve">SI </w:t>
      </w:r>
      <w:r>
        <w:rPr>
          <w:noProof w:val="0"/>
        </w:rPr>
        <w:t>etat_initial = 'arret'</w:t>
      </w:r>
    </w:p>
    <w:p w:rsidR="00AE3BD8" w:rsidRDefault="00AE3BD8">
      <w:pPr>
        <w:pStyle w:val="Courrier"/>
        <w:keepNext/>
        <w:ind w:left="1134"/>
        <w:outlineLvl w:val="0"/>
        <w:rPr>
          <w:b/>
          <w:noProof w:val="0"/>
        </w:rPr>
      </w:pPr>
      <w:r>
        <w:rPr>
          <w:b/>
          <w:noProof w:val="0"/>
        </w:rPr>
        <w:tab/>
        <w:t>IL_PEUT_SE_PRODUIRE</w:t>
      </w:r>
    </w:p>
    <w:p w:rsidR="00AE3BD8" w:rsidRDefault="00AE3BD8">
      <w:pPr>
        <w:pStyle w:val="Courrier"/>
        <w:keepNext/>
        <w:ind w:left="1134"/>
        <w:outlineLvl w:val="0"/>
        <w:rPr>
          <w:noProof w:val="0"/>
        </w:rPr>
      </w:pPr>
      <w:r>
        <w:rPr>
          <w:noProof w:val="0"/>
        </w:rPr>
        <w:tab/>
      </w:r>
      <w:r>
        <w:rPr>
          <w:noProof w:val="0"/>
        </w:rPr>
        <w:tab/>
      </w:r>
      <w:r>
        <w:rPr>
          <w:b/>
          <w:noProof w:val="0"/>
        </w:rPr>
        <w:t>DEFAILLANCE</w:t>
      </w:r>
      <w:r>
        <w:rPr>
          <w:noProof w:val="0"/>
        </w:rPr>
        <w:t xml:space="preserve"> def_soll</w:t>
      </w:r>
    </w:p>
    <w:p w:rsidR="00AE3BD8" w:rsidRDefault="00AE3BD8">
      <w:pPr>
        <w:pStyle w:val="Courrier"/>
        <w:keepNext/>
        <w:ind w:left="1134"/>
        <w:rPr>
          <w:noProof w:val="0"/>
        </w:rPr>
      </w:pPr>
      <w:r>
        <w:rPr>
          <w:noProof w:val="0"/>
        </w:rPr>
        <w:tab/>
      </w:r>
      <w:r>
        <w:rPr>
          <w:noProof w:val="0"/>
        </w:rPr>
        <w:tab/>
      </w:r>
      <w:r>
        <w:rPr>
          <w:b/>
          <w:noProof w:val="0"/>
        </w:rPr>
        <w:t>LIBELLE</w:t>
      </w:r>
      <w:r>
        <w:rPr>
          <w:noProof w:val="0"/>
        </w:rPr>
        <w:t xml:space="preserve"> "defaillance à la sollicitation"</w:t>
      </w:r>
    </w:p>
    <w:p w:rsidR="00AE3BD8" w:rsidRDefault="00AE3BD8">
      <w:pPr>
        <w:pStyle w:val="Courrier"/>
        <w:keepNext/>
        <w:ind w:left="1134"/>
        <w:rPr>
          <w:noProof w:val="0"/>
        </w:rPr>
      </w:pPr>
      <w:r>
        <w:rPr>
          <w:noProof w:val="0"/>
        </w:rPr>
        <w:tab/>
      </w:r>
      <w:r>
        <w:rPr>
          <w:noProof w:val="0"/>
        </w:rPr>
        <w:tab/>
      </w:r>
      <w:r>
        <w:rPr>
          <w:b/>
          <w:noProof w:val="0"/>
        </w:rPr>
        <w:t>LOI INS</w:t>
      </w:r>
      <w:r>
        <w:rPr>
          <w:noProof w:val="0"/>
        </w:rPr>
        <w:t xml:space="preserve"> (gamma_pompe)</w:t>
      </w:r>
    </w:p>
    <w:p w:rsidR="00AE3BD8" w:rsidRDefault="00AE3BD8">
      <w:pPr>
        <w:pStyle w:val="Courrier"/>
        <w:keepNext/>
        <w:ind w:left="1134"/>
        <w:outlineLvl w:val="0"/>
        <w:rPr>
          <w:noProof w:val="0"/>
        </w:rPr>
      </w:pPr>
      <w:r>
        <w:rPr>
          <w:noProof w:val="0"/>
        </w:rPr>
        <w:tab/>
      </w:r>
      <w:r>
        <w:rPr>
          <w:noProof w:val="0"/>
        </w:rPr>
        <w:tab/>
      </w:r>
      <w:r>
        <w:rPr>
          <w:b/>
          <w:noProof w:val="0"/>
        </w:rPr>
        <w:t>PROVOQUE</w:t>
      </w:r>
    </w:p>
    <w:p w:rsidR="00AE3BD8" w:rsidRDefault="00AE3BD8">
      <w:pPr>
        <w:pStyle w:val="Courrier"/>
        <w:ind w:left="1134"/>
        <w:rPr>
          <w:noProof w:val="0"/>
        </w:rPr>
      </w:pPr>
      <w:r>
        <w:rPr>
          <w:noProof w:val="0"/>
        </w:rPr>
        <w:tab/>
      </w:r>
      <w:r>
        <w:rPr>
          <w:noProof w:val="0"/>
        </w:rPr>
        <w:tab/>
      </w:r>
      <w:r>
        <w:rPr>
          <w:noProof w:val="0"/>
        </w:rPr>
        <w:tab/>
        <w:t xml:space="preserve">def_soll &lt;-- </w:t>
      </w:r>
      <w:r>
        <w:rPr>
          <w:b/>
          <w:noProof w:val="0"/>
        </w:rPr>
        <w:t>VRAI</w:t>
      </w:r>
      <w:r>
        <w:rPr>
          <w:noProof w:val="0"/>
        </w:rPr>
        <w:t xml:space="preserve"> ;</w:t>
      </w:r>
    </w:p>
    <w:p w:rsidR="00AE3BD8" w:rsidRDefault="00AE3BD8">
      <w:pPr>
        <w:pStyle w:val="Courrier"/>
        <w:ind w:left="1134"/>
        <w:rPr>
          <w:noProof w:val="0"/>
        </w:rPr>
      </w:pPr>
    </w:p>
    <w:p w:rsidR="00AE3BD8" w:rsidRDefault="00AE3BD8">
      <w:pPr>
        <w:pStyle w:val="Dcal"/>
        <w:rPr>
          <w:i/>
        </w:rPr>
      </w:pPr>
      <w:r>
        <w:rPr>
          <w:i/>
        </w:rPr>
        <w:tab/>
        <w:t>Cette règle d'occurrence est applicable pour l'objet P1 qui est initialement à l'arrêt. Le traitement remplace donc la feuille de l'arbre des causes par l'événement de base décrit par la règle "défaillance à la sollicitation de la pompe P1".</w:t>
      </w:r>
    </w:p>
    <w:p w:rsidR="00AE3BD8" w:rsidRDefault="00AE3BD8">
      <w:pPr>
        <w:pStyle w:val="Dcal"/>
      </w:pPr>
      <w:r>
        <w:t>-</w:t>
      </w:r>
      <w:r>
        <w:tab/>
        <w:t>Si il n'existe pas de règle d'occurrence provoquant le fait associé à la feuille, l'expression booléenne associée est évaluée en fonction de l'état initial du modèle et l'arbre des causes est simplifié en fonction du résultat obtenu. Les règles de simplification utilisées sont simples : une feuille VRAI sous une porte ET est éliminée, une feuille VRAI sous une porte OU provoque la mise à VRAI de la porte OU, etc.</w:t>
      </w:r>
    </w:p>
    <w:p w:rsidR="00AE3BD8" w:rsidRDefault="00AE3BD8">
      <w:pPr>
        <w:pStyle w:val="Dcal"/>
        <w:keepNext/>
        <w:ind w:left="1135" w:hanging="284"/>
        <w:rPr>
          <w:i/>
        </w:rPr>
      </w:pPr>
      <w:r>
        <w:rPr>
          <w:i/>
        </w:rPr>
        <w:tab/>
        <w:t>Exemple :</w:t>
      </w:r>
    </w:p>
    <w:p w:rsidR="00AE3BD8" w:rsidRDefault="00AE3BD8">
      <w:pPr>
        <w:pStyle w:val="Dcal"/>
        <w:rPr>
          <w:i/>
        </w:rPr>
      </w:pPr>
      <w:r>
        <w:rPr>
          <w:i/>
        </w:rPr>
        <w:tab/>
        <w:t>Reprenons l'exemple ci-dessus en supposant qu'aucune règle d'occurrence du modèle ne provoque def_soll (P1) = VRAI. Dans ce cas, si la valeur de la variable def_soll est VRAI pour P1 dans l'état initial du système, la feuille est VRAI et l'arbre est simplifié en conséquence.</w:t>
      </w:r>
    </w:p>
    <w:p w:rsidR="00AE3BD8" w:rsidRDefault="00AE3BD8">
      <w:r>
        <w:t xml:space="preserve">L'arbre de défaillance construit permet donc d'expliquer un </w:t>
      </w:r>
      <w:r>
        <w:rPr>
          <w:b/>
        </w:rPr>
        <w:t>état indésirable</w:t>
      </w:r>
      <w:r>
        <w:t xml:space="preserve"> du système (état défini par la donnée de l'événement indésirable) par tous les événements de base (défaillance de composant) pouvant survenir alors que le système est dans un </w:t>
      </w:r>
      <w:r>
        <w:rPr>
          <w:b/>
        </w:rPr>
        <w:t>état initial</w:t>
      </w:r>
      <w:r>
        <w:t xml:space="preserve"> donné.</w:t>
      </w:r>
    </w:p>
    <w:p w:rsidR="00AE3BD8" w:rsidRDefault="00AE3BD8"/>
    <w:p w:rsidR="00AE3BD8" w:rsidRDefault="00AE3BD8">
      <w:pPr>
        <w:pStyle w:val="Titre1"/>
      </w:pPr>
      <w:bookmarkStart w:id="218" w:name="_Toc334607189"/>
      <w:bookmarkStart w:id="219" w:name="_Toc335111894"/>
      <w:bookmarkStart w:id="220" w:name="_Toc335647128"/>
      <w:bookmarkStart w:id="221" w:name="_Toc335647222"/>
      <w:bookmarkStart w:id="222" w:name="_Toc335704135"/>
      <w:bookmarkStart w:id="223" w:name="_Toc342099176"/>
      <w:bookmarkStart w:id="224" w:name="_Toc342986838"/>
      <w:bookmarkStart w:id="225" w:name="_Toc343072190"/>
      <w:bookmarkStart w:id="226" w:name="_Toc443104437"/>
      <w:r>
        <w:tab/>
      </w:r>
      <w:bookmarkStart w:id="227" w:name="_Toc399235874"/>
      <w:r>
        <w:t>Les éléments lexicaux</w:t>
      </w:r>
      <w:bookmarkEnd w:id="218"/>
      <w:bookmarkEnd w:id="219"/>
      <w:bookmarkEnd w:id="220"/>
      <w:bookmarkEnd w:id="221"/>
      <w:bookmarkEnd w:id="222"/>
      <w:bookmarkEnd w:id="223"/>
      <w:bookmarkEnd w:id="224"/>
      <w:bookmarkEnd w:id="225"/>
      <w:bookmarkEnd w:id="226"/>
      <w:bookmarkEnd w:id="227"/>
    </w:p>
    <w:p w:rsidR="00AE3BD8" w:rsidRDefault="00AE3BD8">
      <w:r>
        <w:t>Ce chapitre décrit les différentes règles de base à suivre pour écrire un modèle FIGARO correct du point de vue lexicographique en FIGARO.</w:t>
      </w:r>
    </w:p>
    <w:p w:rsidR="00AE3BD8" w:rsidRDefault="00AE3BD8">
      <w:pPr>
        <w:pStyle w:val="Titre2"/>
      </w:pPr>
      <w:bookmarkStart w:id="228" w:name="_Toc334607190"/>
      <w:bookmarkStart w:id="229" w:name="_Toc335111895"/>
      <w:bookmarkStart w:id="230" w:name="_Toc335647129"/>
      <w:bookmarkStart w:id="231" w:name="_Toc335647223"/>
      <w:bookmarkStart w:id="232" w:name="_Toc335704136"/>
      <w:bookmarkStart w:id="233" w:name="_Toc342099177"/>
      <w:bookmarkStart w:id="234" w:name="_Toc342986839"/>
      <w:bookmarkStart w:id="235" w:name="_Toc343072191"/>
      <w:bookmarkStart w:id="236" w:name="_Toc443104438"/>
      <w:bookmarkStart w:id="237" w:name="_Toc399235875"/>
      <w:r>
        <w:t>L'alphabet</w:t>
      </w:r>
      <w:bookmarkEnd w:id="228"/>
      <w:bookmarkEnd w:id="229"/>
      <w:bookmarkEnd w:id="230"/>
      <w:bookmarkEnd w:id="231"/>
      <w:bookmarkEnd w:id="232"/>
      <w:bookmarkEnd w:id="233"/>
      <w:bookmarkEnd w:id="234"/>
      <w:bookmarkEnd w:id="235"/>
      <w:bookmarkEnd w:id="236"/>
      <w:bookmarkEnd w:id="237"/>
    </w:p>
    <w:p w:rsidR="00AE3BD8" w:rsidRDefault="00AE3BD8">
      <w:r>
        <w:t>L'ensemble des caractères de la table ASCII (7 bits) sont acceptés. Les caractères accentués de la langue française ne sont pas autorisés par l'analyseur syntaxique.</w:t>
      </w:r>
    </w:p>
    <w:p w:rsidR="00AE3BD8" w:rsidRDefault="00AE3BD8">
      <w:r>
        <w:t>Voici quelques définitions de base :</w:t>
      </w:r>
    </w:p>
    <w:p w:rsidR="00AE3BD8" w:rsidRDefault="00AE3BD8">
      <w:r>
        <w:t xml:space="preserve">- Les </w:t>
      </w:r>
      <w:r>
        <w:rPr>
          <w:b/>
        </w:rPr>
        <w:t>séparateurs</w:t>
      </w:r>
      <w:r>
        <w:t xml:space="preserve"> de mots sont : l'espace, la tabulation, le retour chariot et le saut de page. Ils peuvent apparaître en nombre quelconque.</w:t>
      </w:r>
    </w:p>
    <w:p w:rsidR="00AE3BD8" w:rsidRDefault="00AE3BD8">
      <w:r>
        <w:t xml:space="preserve">- Une </w:t>
      </w:r>
      <w:r>
        <w:rPr>
          <w:b/>
        </w:rPr>
        <w:t>lettre</w:t>
      </w:r>
      <w:r>
        <w:t xml:space="preserve"> est un des caractères suivants : a...z A...Z _ (souligné).</w:t>
      </w:r>
    </w:p>
    <w:p w:rsidR="00AE3BD8" w:rsidRDefault="00AE3BD8">
      <w:r>
        <w:t xml:space="preserve">- Un </w:t>
      </w:r>
      <w:r>
        <w:rPr>
          <w:b/>
        </w:rPr>
        <w:t>chiffre</w:t>
      </w:r>
      <w:r>
        <w:t xml:space="preserve"> est un des caractères suivants : 0...9.</w:t>
      </w:r>
    </w:p>
    <w:p w:rsidR="00AE3BD8" w:rsidRDefault="00AE3BD8">
      <w:r>
        <w:t xml:space="preserve">- La </w:t>
      </w:r>
      <w:r>
        <w:rPr>
          <w:b/>
        </w:rPr>
        <w:t>fin d'une description de champ</w:t>
      </w:r>
      <w:r>
        <w:t xml:space="preserve"> et la fin de </w:t>
      </w:r>
      <w:r>
        <w:rPr>
          <w:b/>
        </w:rPr>
        <w:t>description d'une règle</w:t>
      </w:r>
      <w:r>
        <w:t xml:space="preserve"> sont représentées par un point-virgule ';'.</w:t>
      </w:r>
    </w:p>
    <w:p w:rsidR="00AE3BD8" w:rsidRDefault="00AE3BD8">
      <w:r>
        <w:t>- Le point-virgule est aussi utilisé comme séparateur de haut niveau pour :</w:t>
      </w:r>
    </w:p>
    <w:p w:rsidR="00AE3BD8" w:rsidRDefault="00AE3BD8">
      <w:pPr>
        <w:pStyle w:val="Dcal"/>
      </w:pPr>
      <w:r>
        <w:t>*</w:t>
      </w:r>
      <w:r>
        <w:tab/>
        <w:t>marquer la fin de la description du "champ" TYPE (cf. TYPE),</w:t>
      </w:r>
    </w:p>
    <w:p w:rsidR="00AE3BD8" w:rsidRDefault="00AE3BD8">
      <w:pPr>
        <w:pStyle w:val="Dcal"/>
      </w:pPr>
      <w:r>
        <w:t>*</w:t>
      </w:r>
      <w:r>
        <w:tab/>
        <w:t>séparer les étapes définies pour une base de connaissances (cf. ORDRE_DES_ETAPES),</w:t>
      </w:r>
    </w:p>
    <w:p w:rsidR="00AE3BD8" w:rsidRDefault="00AE3BD8">
      <w:pPr>
        <w:pStyle w:val="Dcal"/>
      </w:pPr>
      <w:r>
        <w:t>*</w:t>
      </w:r>
      <w:r>
        <w:tab/>
        <w:t>séparer les groupes définis pour une base de connaissances (cf. NOM_DES_GROUPES).</w:t>
      </w:r>
    </w:p>
    <w:p w:rsidR="00AE3BD8" w:rsidRDefault="00AE3BD8">
      <w:r>
        <w:t xml:space="preserve">- Le séparateur des éléments d'une </w:t>
      </w:r>
      <w:r>
        <w:rPr>
          <w:b/>
        </w:rPr>
        <w:t>liste</w:t>
      </w:r>
      <w:r>
        <w:rPr>
          <w:b/>
        </w:rPr>
        <w:fldChar w:fldCharType="begin"/>
      </w:r>
      <w:r>
        <w:rPr>
          <w:b/>
        </w:rPr>
        <w:instrText>XE "Liste"</w:instrText>
      </w:r>
      <w:r>
        <w:rPr>
          <w:b/>
        </w:rPr>
        <w:fldChar w:fldCharType="end"/>
      </w:r>
      <w:r>
        <w:t xml:space="preserve"> est la virgule ','. Les listes de valeurs sont principalement utilisées :</w:t>
      </w:r>
    </w:p>
    <w:p w:rsidR="00AE3BD8" w:rsidRDefault="00AE3BD8">
      <w:pPr>
        <w:pStyle w:val="Dcal"/>
      </w:pPr>
      <w:r>
        <w:t>*</w:t>
      </w:r>
      <w:r>
        <w:tab/>
        <w:t>pour définir plusieurs actions d'une même règle (cf. Action),</w:t>
      </w:r>
    </w:p>
    <w:p w:rsidR="00AE3BD8" w:rsidRDefault="00AE3BD8">
      <w:pPr>
        <w:pStyle w:val="Dcal"/>
      </w:pPr>
      <w:r>
        <w:t>*</w:t>
      </w:r>
      <w:r>
        <w:tab/>
        <w:t>pour attribuer un ensemble de valeurs à la facette EDITION d'un champ (cf. EDITION),</w:t>
      </w:r>
    </w:p>
    <w:p w:rsidR="00AE3BD8" w:rsidRDefault="00AE3BD8">
      <w:pPr>
        <w:pStyle w:val="Dcal"/>
      </w:pPr>
      <w:r>
        <w:t>*</w:t>
      </w:r>
      <w:r>
        <w:tab/>
        <w:t>pour définir un ensemble d'identificateurs pour une même ETAPE (cf. ETAPE dans Notions avancées).</w:t>
      </w:r>
    </w:p>
    <w:p w:rsidR="00AE3BD8" w:rsidRDefault="00AE3BD8">
      <w:r>
        <w:t xml:space="preserve">- Les séparateurs des éléments d'une </w:t>
      </w:r>
      <w:r>
        <w:rPr>
          <w:b/>
        </w:rPr>
        <w:t>énumération</w:t>
      </w:r>
      <w:r>
        <w:rPr>
          <w:b/>
        </w:rPr>
        <w:fldChar w:fldCharType="begin"/>
      </w:r>
      <w:r>
        <w:rPr>
          <w:b/>
        </w:rPr>
        <w:instrText>XE "Enumération"</w:instrText>
      </w:r>
      <w:r>
        <w:rPr>
          <w:b/>
        </w:rPr>
        <w:fldChar w:fldCharType="end"/>
      </w:r>
      <w:r>
        <w:rPr>
          <w:b/>
        </w:rPr>
        <w:t xml:space="preserve"> </w:t>
      </w:r>
      <w:r>
        <w:t>sont l'espace ou la tabulation. Les énumérations sont principalement utilisées :</w:t>
      </w:r>
    </w:p>
    <w:p w:rsidR="00AE3BD8" w:rsidRDefault="00AE3BD8">
      <w:pPr>
        <w:pStyle w:val="Dcal"/>
      </w:pPr>
      <w:r>
        <w:t>*</w:t>
      </w:r>
      <w:r>
        <w:tab/>
        <w:t>pour définir les valeurs d'un DOMAINE énuméré (cf. DOMAINE),</w:t>
      </w:r>
    </w:p>
    <w:p w:rsidR="00AE3BD8" w:rsidRDefault="00AE3BD8">
      <w:pPr>
        <w:pStyle w:val="Dcal"/>
      </w:pPr>
      <w:r>
        <w:t>*</w:t>
      </w:r>
      <w:r>
        <w:tab/>
        <w:t>pour définir l'ensemble des GROUPES auxquels appartiennent une même règle (cf. GROUPE dans Notions avancées),</w:t>
      </w:r>
    </w:p>
    <w:p w:rsidR="00AE3BD8" w:rsidRDefault="00AE3BD8">
      <w:pPr>
        <w:pStyle w:val="Dcal"/>
      </w:pPr>
      <w:r>
        <w:t>*</w:t>
      </w:r>
      <w:r>
        <w:tab/>
        <w:t>pour définir, dans une base de faits, l'ensemble des objets connectés à un même objet pour une interface,</w:t>
      </w:r>
    </w:p>
    <w:p w:rsidR="00AE3BD8" w:rsidRDefault="00AE3BD8">
      <w:pPr>
        <w:pStyle w:val="Dcal"/>
      </w:pPr>
      <w:r>
        <w:t>*</w:t>
      </w:r>
      <w:r>
        <w:tab/>
        <w:t>pour définir, dans le cas d'un héritage multivalué, l'ensemble des types dont hérite un même TYPE (cf. SORTE_DE et Héritage).</w:t>
      </w:r>
    </w:p>
    <w:p w:rsidR="00AE3BD8" w:rsidRDefault="00AE3BD8">
      <w:r>
        <w:t xml:space="preserve">- Une </w:t>
      </w:r>
      <w:r>
        <w:rPr>
          <w:b/>
        </w:rPr>
        <w:t>chaîne de caractères</w:t>
      </w:r>
      <w:r>
        <w:fldChar w:fldCharType="begin"/>
      </w:r>
      <w:r>
        <w:instrText>XE "Chaîne de caractères"</w:instrText>
      </w:r>
      <w:r>
        <w:fldChar w:fldCharType="end"/>
      </w:r>
      <w:r>
        <w:t xml:space="preserve"> s'écrit entre guillemets (") et peut contenir des espaces. Les chaînes de caractères sont uniquement utilisées pour définir le libellé d'un champ (cf. LIBELLE).</w:t>
      </w:r>
    </w:p>
    <w:p w:rsidR="00AE3BD8" w:rsidRDefault="00AE3BD8">
      <w:r>
        <w:t xml:space="preserve">- Une </w:t>
      </w:r>
      <w:r>
        <w:rPr>
          <w:b/>
        </w:rPr>
        <w:t>valeur symbolique</w:t>
      </w:r>
      <w:r>
        <w:t xml:space="preserve"> (ou alphanumérique) s'écrit entre apostrophes (') et peut contenir des espaces. Les valeurs symboliques sont uniquement utilisées pour définir les différentes valeurs d'un domaine énuméré (cf. DOMAINE).</w:t>
      </w:r>
    </w:p>
    <w:p w:rsidR="00AE3BD8" w:rsidRDefault="00AE3BD8">
      <w:r>
        <w:t xml:space="preserve">- Un </w:t>
      </w:r>
      <w:r>
        <w:rPr>
          <w:b/>
        </w:rPr>
        <w:t>commentaire</w:t>
      </w:r>
      <w:r>
        <w:fldChar w:fldCharType="begin"/>
      </w:r>
      <w:r>
        <w:instrText>XE "Commentaire"</w:instrText>
      </w:r>
      <w:r>
        <w:fldChar w:fldCharType="end"/>
      </w:r>
      <w:r>
        <w:t xml:space="preserve"> commence par '(*' et fini par '*)'. Tout caractère est permis entre les deux délimiteurs. Les commentaires peuvent être imbriqués.</w:t>
      </w:r>
    </w:p>
    <w:p w:rsidR="00AE3BD8" w:rsidRDefault="00AE3BD8">
      <w:pPr>
        <w:keepNext/>
        <w:outlineLvl w:val="0"/>
        <w:rPr>
          <w:u w:val="single"/>
        </w:rPr>
      </w:pPr>
      <w:r>
        <w:rPr>
          <w:u w:val="single"/>
        </w:rPr>
        <w:t>Exemple</w:t>
      </w:r>
    </w:p>
    <w:p w:rsidR="00AE3BD8" w:rsidRDefault="00AE3BD8">
      <w:pPr>
        <w:pStyle w:val="Courrier"/>
        <w:keepNext/>
        <w:outlineLvl w:val="0"/>
        <w:rPr>
          <w:noProof w:val="0"/>
        </w:rPr>
      </w:pPr>
      <w:r>
        <w:rPr>
          <w:noProof w:val="0"/>
        </w:rPr>
        <w:tab/>
      </w:r>
      <w:r>
        <w:rPr>
          <w:b/>
          <w:noProof w:val="0"/>
        </w:rPr>
        <w:t>TYPE</w:t>
      </w:r>
      <w:r>
        <w:rPr>
          <w:noProof w:val="0"/>
        </w:rPr>
        <w:t xml:space="preserve"> vanne </w:t>
      </w:r>
    </w:p>
    <w:p w:rsidR="00AE3BD8" w:rsidRDefault="00AE3BD8">
      <w:pPr>
        <w:pStyle w:val="Courrier"/>
        <w:keepNext/>
        <w:rPr>
          <w:noProof w:val="0"/>
        </w:rPr>
      </w:pPr>
      <w:r>
        <w:rPr>
          <w:noProof w:val="0"/>
        </w:rPr>
        <w:tab/>
      </w:r>
      <w:r>
        <w:rPr>
          <w:noProof w:val="0"/>
        </w:rPr>
        <w:tab/>
      </w:r>
      <w:r>
        <w:rPr>
          <w:b/>
          <w:noProof w:val="0"/>
        </w:rPr>
        <w:t>SORTE_DE</w:t>
      </w:r>
      <w:r>
        <w:rPr>
          <w:noProof w:val="0"/>
        </w:rPr>
        <w:t xml:space="preserve"> composant</w:t>
      </w:r>
      <w:r>
        <w:rPr>
          <w:b/>
          <w:noProof w:val="0"/>
        </w:rPr>
        <w:t>;</w:t>
      </w:r>
      <w:r>
        <w:rPr>
          <w:noProof w:val="0"/>
        </w:rPr>
        <w:tab/>
        <w:t>(*le ; désigne la fin du champ TYPE*)</w:t>
      </w:r>
    </w:p>
    <w:p w:rsidR="00AE3BD8" w:rsidRDefault="00AE3BD8">
      <w:pPr>
        <w:pStyle w:val="Courrier"/>
        <w:keepNext/>
        <w:outlineLvl w:val="0"/>
        <w:rPr>
          <w:noProof w:val="0"/>
        </w:rPr>
      </w:pPr>
      <w:r>
        <w:rPr>
          <w:noProof w:val="0"/>
        </w:rPr>
        <w:tab/>
      </w:r>
      <w:r>
        <w:rPr>
          <w:b/>
          <w:noProof w:val="0"/>
        </w:rPr>
        <w:t>ATTRIBUT</w:t>
      </w:r>
    </w:p>
    <w:p w:rsidR="00AE3BD8" w:rsidRDefault="00AE3BD8">
      <w:pPr>
        <w:pStyle w:val="Courrier"/>
        <w:keepNext/>
        <w:rPr>
          <w:noProof w:val="0"/>
        </w:rPr>
      </w:pPr>
      <w:r>
        <w:rPr>
          <w:noProof w:val="0"/>
        </w:rPr>
        <w:tab/>
      </w:r>
      <w:r>
        <w:rPr>
          <w:noProof w:val="0"/>
        </w:rPr>
        <w:tab/>
        <w:t>etat</w:t>
      </w:r>
      <w:r>
        <w:rPr>
          <w:noProof w:val="0"/>
        </w:rPr>
        <w:tab/>
      </w:r>
      <w:r>
        <w:rPr>
          <w:b/>
          <w:noProof w:val="0"/>
        </w:rPr>
        <w:t>EDITION</w:t>
      </w:r>
      <w:r>
        <w:rPr>
          <w:b/>
          <w:noProof w:val="0"/>
        </w:rPr>
        <w:tab/>
        <w:t>VISIBLE, NON MODIFIABLE, NON OBLIGATOIRE</w:t>
      </w:r>
    </w:p>
    <w:p w:rsidR="00AE3BD8" w:rsidRDefault="00AE3BD8">
      <w:pPr>
        <w:pStyle w:val="Courrier"/>
        <w:keepNext/>
        <w:rPr>
          <w:noProof w:val="0"/>
        </w:rPr>
      </w:pPr>
      <w:r>
        <w:rPr>
          <w:noProof w:val="0"/>
        </w:rPr>
        <w:tab/>
      </w:r>
      <w:r>
        <w:rPr>
          <w:noProof w:val="0"/>
        </w:rPr>
        <w:tab/>
      </w:r>
      <w:r>
        <w:rPr>
          <w:noProof w:val="0"/>
        </w:rPr>
        <w:tab/>
      </w:r>
      <w:r>
        <w:rPr>
          <w:noProof w:val="0"/>
        </w:rPr>
        <w:tab/>
      </w:r>
      <w:r>
        <w:rPr>
          <w:noProof w:val="0"/>
        </w:rPr>
        <w:tab/>
        <w:t>(* liste *)</w:t>
      </w:r>
    </w:p>
    <w:p w:rsidR="00AE3BD8" w:rsidRDefault="00AE3BD8">
      <w:pPr>
        <w:pStyle w:val="Courrier"/>
        <w:keepNext/>
        <w:rPr>
          <w:noProof w:val="0"/>
        </w:rPr>
      </w:pPr>
      <w:r>
        <w:rPr>
          <w:noProof w:val="0"/>
        </w:rPr>
        <w:tab/>
      </w:r>
      <w:r>
        <w:rPr>
          <w:noProof w:val="0"/>
        </w:rPr>
        <w:tab/>
      </w:r>
      <w:r>
        <w:rPr>
          <w:noProof w:val="0"/>
        </w:rPr>
        <w:tab/>
      </w:r>
      <w:r>
        <w:rPr>
          <w:b/>
          <w:noProof w:val="0"/>
        </w:rPr>
        <w:t>LIBELLE</w:t>
      </w:r>
      <w:r>
        <w:rPr>
          <w:noProof w:val="0"/>
        </w:rPr>
        <w:tab/>
        <w:t>"etat de la vanne"</w:t>
      </w:r>
    </w:p>
    <w:p w:rsidR="00AE3BD8" w:rsidRDefault="00AE3BD8">
      <w:pPr>
        <w:pStyle w:val="Courrier"/>
        <w:keepNext/>
        <w:rPr>
          <w:noProof w:val="0"/>
        </w:rPr>
      </w:pPr>
      <w:r>
        <w:rPr>
          <w:noProof w:val="0"/>
        </w:rPr>
        <w:tab/>
      </w:r>
      <w:r>
        <w:rPr>
          <w:noProof w:val="0"/>
        </w:rPr>
        <w:tab/>
      </w:r>
      <w:r>
        <w:rPr>
          <w:noProof w:val="0"/>
        </w:rPr>
        <w:tab/>
      </w:r>
      <w:r>
        <w:rPr>
          <w:noProof w:val="0"/>
        </w:rPr>
        <w:tab/>
      </w:r>
      <w:r>
        <w:rPr>
          <w:noProof w:val="0"/>
        </w:rPr>
        <w:tab/>
        <w:t>(* chaine de caractères *)</w:t>
      </w:r>
    </w:p>
    <w:p w:rsidR="00AE3BD8" w:rsidRDefault="00AE3BD8">
      <w:pPr>
        <w:pStyle w:val="Courrier"/>
        <w:keepNext/>
        <w:rPr>
          <w:noProof w:val="0"/>
        </w:rPr>
      </w:pPr>
      <w:r>
        <w:rPr>
          <w:noProof w:val="0"/>
        </w:rPr>
        <w:tab/>
      </w:r>
      <w:r>
        <w:rPr>
          <w:noProof w:val="0"/>
        </w:rPr>
        <w:tab/>
      </w:r>
      <w:r>
        <w:rPr>
          <w:noProof w:val="0"/>
        </w:rPr>
        <w:tab/>
      </w:r>
      <w:r>
        <w:rPr>
          <w:b/>
          <w:noProof w:val="0"/>
        </w:rPr>
        <w:t>DOMAINE</w:t>
      </w:r>
      <w:r>
        <w:rPr>
          <w:noProof w:val="0"/>
        </w:rPr>
        <w:tab/>
        <w:t>'ouvert' 'ferme' 'inconnu'</w:t>
      </w:r>
    </w:p>
    <w:p w:rsidR="00AE3BD8" w:rsidRDefault="00AE3BD8">
      <w:pPr>
        <w:pStyle w:val="Courrier"/>
        <w:keepNext/>
        <w:rPr>
          <w:noProof w:val="0"/>
        </w:rPr>
      </w:pPr>
      <w:r>
        <w:rPr>
          <w:noProof w:val="0"/>
        </w:rPr>
        <w:tab/>
      </w:r>
      <w:r>
        <w:rPr>
          <w:noProof w:val="0"/>
        </w:rPr>
        <w:tab/>
      </w:r>
      <w:r>
        <w:rPr>
          <w:noProof w:val="0"/>
        </w:rPr>
        <w:tab/>
      </w:r>
      <w:r>
        <w:rPr>
          <w:noProof w:val="0"/>
        </w:rPr>
        <w:tab/>
      </w:r>
      <w:r>
        <w:rPr>
          <w:noProof w:val="0"/>
        </w:rPr>
        <w:tab/>
        <w:t>(* enumeration de valeurs symboliques*)</w:t>
      </w:r>
    </w:p>
    <w:p w:rsidR="00AE3BD8" w:rsidRDefault="00AE3BD8">
      <w:pPr>
        <w:pStyle w:val="Courrier"/>
        <w:keepNext/>
        <w:rPr>
          <w:noProof w:val="0"/>
        </w:rPr>
      </w:pPr>
      <w:r>
        <w:rPr>
          <w:noProof w:val="0"/>
        </w:rPr>
        <w:tab/>
      </w:r>
      <w:r>
        <w:rPr>
          <w:noProof w:val="0"/>
        </w:rPr>
        <w:tab/>
      </w:r>
      <w:r>
        <w:rPr>
          <w:noProof w:val="0"/>
        </w:rPr>
        <w:tab/>
      </w:r>
      <w:r>
        <w:rPr>
          <w:b/>
          <w:noProof w:val="0"/>
        </w:rPr>
        <w:t>PAR_DEFAUT</w:t>
      </w:r>
      <w:r>
        <w:rPr>
          <w:noProof w:val="0"/>
        </w:rPr>
        <w:tab/>
        <w:t>'ouvert' ;</w:t>
      </w:r>
      <w:r>
        <w:rPr>
          <w:noProof w:val="0"/>
        </w:rPr>
        <w:tab/>
        <w:t xml:space="preserve">(*le ; désigne la fin de </w:t>
      </w:r>
      <w:r>
        <w:rPr>
          <w:noProof w:val="0"/>
        </w:rPr>
        <w:tab/>
      </w:r>
      <w:r>
        <w:rPr>
          <w:noProof w:val="0"/>
        </w:rPr>
        <w:tab/>
      </w:r>
      <w:r>
        <w:rPr>
          <w:noProof w:val="0"/>
        </w:rPr>
        <w:tab/>
      </w:r>
      <w:r>
        <w:rPr>
          <w:noProof w:val="0"/>
        </w:rPr>
        <w:tab/>
      </w:r>
      <w:r>
        <w:rPr>
          <w:noProof w:val="0"/>
        </w:rPr>
        <w:tab/>
      </w:r>
      <w:r>
        <w:rPr>
          <w:noProof w:val="0"/>
        </w:rPr>
        <w:tab/>
      </w:r>
      <w:r>
        <w:rPr>
          <w:noProof w:val="0"/>
        </w:rPr>
        <w:tab/>
      </w:r>
      <w:r>
        <w:rPr>
          <w:noProof w:val="0"/>
        </w:rPr>
        <w:tab/>
        <w:t>description du champ etat*)</w:t>
      </w:r>
    </w:p>
    <w:p w:rsidR="00AE3BD8" w:rsidRDefault="00AE3BD8">
      <w:pPr>
        <w:pStyle w:val="Courrier"/>
        <w:keepNext/>
        <w:rPr>
          <w:noProof w:val="0"/>
        </w:rPr>
      </w:pPr>
      <w:r>
        <w:rPr>
          <w:noProof w:val="0"/>
        </w:rPr>
        <w:tab/>
      </w:r>
      <w:r>
        <w:rPr>
          <w:noProof w:val="0"/>
        </w:rPr>
        <w:tab/>
        <w:t>(* commentaire</w:t>
      </w:r>
    </w:p>
    <w:p w:rsidR="00AE3BD8" w:rsidRDefault="00AE3BD8">
      <w:pPr>
        <w:pStyle w:val="Courrier"/>
        <w:keepNext/>
        <w:rPr>
          <w:noProof w:val="0"/>
        </w:rPr>
      </w:pPr>
      <w:r>
        <w:rPr>
          <w:noProof w:val="0"/>
        </w:rPr>
        <w:tab/>
      </w:r>
      <w:r>
        <w:rPr>
          <w:noProof w:val="0"/>
        </w:rPr>
        <w:tab/>
      </w:r>
      <w:r>
        <w:rPr>
          <w:noProof w:val="0"/>
        </w:rPr>
        <w:tab/>
        <w:t xml:space="preserve"> (* commentaire imbriqué *)</w:t>
      </w:r>
    </w:p>
    <w:p w:rsidR="00AE3BD8" w:rsidRDefault="00AE3BD8">
      <w:pPr>
        <w:pStyle w:val="Courrier"/>
      </w:pPr>
      <w:r>
        <w:tab/>
      </w:r>
      <w:r>
        <w:tab/>
        <w:t xml:space="preserve"> *)</w:t>
      </w:r>
    </w:p>
    <w:p w:rsidR="00AE3BD8" w:rsidRDefault="00AE3BD8">
      <w:pPr>
        <w:pStyle w:val="Courrier"/>
      </w:pPr>
    </w:p>
    <w:p w:rsidR="00AE3BD8" w:rsidRDefault="00AE3BD8" w:rsidP="00B1190F">
      <w:pPr>
        <w:pStyle w:val="Remarque"/>
        <w:numPr>
          <w:ilvl w:val="0"/>
          <w:numId w:val="41"/>
        </w:numPr>
        <w:ind w:left="567" w:firstLine="0"/>
      </w:pPr>
      <w:r>
        <w:t xml:space="preserve">Il est interdit de mettre un retour chariot dans une chaîne de caractères (entre "), dans une valeur symbolique (entre '). </w:t>
      </w:r>
      <w:r w:rsidR="00232F04">
        <w:t>En revanche</w:t>
      </w:r>
      <w:r>
        <w:t>, le retour chariot est autorisé dans les commentaires.</w:t>
      </w:r>
    </w:p>
    <w:p w:rsidR="00AE3BD8" w:rsidRDefault="00AE3BD8" w:rsidP="00B1190F">
      <w:pPr>
        <w:pStyle w:val="Remarque"/>
        <w:numPr>
          <w:ilvl w:val="0"/>
          <w:numId w:val="42"/>
        </w:numPr>
        <w:ind w:left="567" w:firstLine="0"/>
      </w:pPr>
      <w:r>
        <w:t xml:space="preserve">La taille maximale d'une chaîne ou d'une valeur symbolique est de 200 caractères. </w:t>
      </w:r>
    </w:p>
    <w:p w:rsidR="00AE3BD8" w:rsidRDefault="00AE3BD8">
      <w:pPr>
        <w:pStyle w:val="Titre2"/>
      </w:pPr>
      <w:bookmarkStart w:id="238" w:name="_Toc334607191"/>
      <w:bookmarkStart w:id="239" w:name="_Toc335111896"/>
      <w:bookmarkStart w:id="240" w:name="_Toc335647130"/>
      <w:bookmarkStart w:id="241" w:name="_Toc335647224"/>
      <w:bookmarkStart w:id="242" w:name="_Toc335704137"/>
      <w:bookmarkStart w:id="243" w:name="_Toc342099178"/>
      <w:bookmarkStart w:id="244" w:name="_Toc342986840"/>
      <w:bookmarkStart w:id="245" w:name="_Toc343072192"/>
      <w:bookmarkStart w:id="246" w:name="_Toc443104439"/>
      <w:bookmarkStart w:id="247" w:name="_Toc399235876"/>
      <w:r>
        <w:t>Les valeurs numériques</w:t>
      </w:r>
      <w:bookmarkEnd w:id="238"/>
      <w:bookmarkEnd w:id="239"/>
      <w:bookmarkEnd w:id="240"/>
      <w:bookmarkEnd w:id="241"/>
      <w:bookmarkEnd w:id="242"/>
      <w:bookmarkEnd w:id="243"/>
      <w:bookmarkEnd w:id="244"/>
      <w:bookmarkEnd w:id="245"/>
      <w:bookmarkEnd w:id="246"/>
      <w:bookmarkEnd w:id="247"/>
    </w:p>
    <w:p w:rsidR="00AE3BD8" w:rsidRDefault="00AE3BD8">
      <w:r>
        <w:t xml:space="preserve">- Les </w:t>
      </w:r>
      <w:r>
        <w:rPr>
          <w:b/>
        </w:rPr>
        <w:t>constantes booléennes</w:t>
      </w:r>
      <w:r>
        <w:t xml:space="preserve"> sont : VRAI et FAUX (en majuscule) </w:t>
      </w:r>
      <w:r>
        <w:fldChar w:fldCharType="begin"/>
      </w:r>
      <w:r>
        <w:instrText xml:space="preserve"> XE "VRAI" </w:instrText>
      </w:r>
      <w:r>
        <w:fldChar w:fldCharType="end"/>
      </w:r>
      <w:r>
        <w:t xml:space="preserve"> </w:t>
      </w:r>
      <w:r>
        <w:fldChar w:fldCharType="begin"/>
      </w:r>
      <w:r>
        <w:instrText xml:space="preserve"> XE "FAUX" </w:instrText>
      </w:r>
      <w:r>
        <w:fldChar w:fldCharType="end"/>
      </w:r>
      <w:r>
        <w:t>.</w:t>
      </w:r>
    </w:p>
    <w:p w:rsidR="00AE3BD8" w:rsidRDefault="00AE3BD8">
      <w:r>
        <w:t xml:space="preserve">- Les </w:t>
      </w:r>
      <w:r>
        <w:rPr>
          <w:b/>
        </w:rPr>
        <w:t>constantes numériques</w:t>
      </w:r>
      <w:r>
        <w:t xml:space="preserve"> (ou nombres) sont de deux types : entier ou réel. Un entier est un nombre à plusieurs chiffres (précédé du signe '-' si besoin). Un réel a la forme suivante :</w:t>
      </w:r>
    </w:p>
    <w:p w:rsidR="00AE3BD8" w:rsidRDefault="00AE3BD8">
      <w:pPr>
        <w:pStyle w:val="Courrierp"/>
        <w:rPr>
          <w:noProof w:val="0"/>
        </w:rPr>
      </w:pPr>
      <w:r>
        <w:rPr>
          <w:noProof w:val="0"/>
        </w:rPr>
        <w:tab/>
      </w:r>
      <w:r>
        <w:rPr>
          <w:noProof w:val="0"/>
        </w:rPr>
        <w:tab/>
        <w:t>&lt;partie entière&gt;</w:t>
      </w:r>
      <w:r>
        <w:rPr>
          <w:b/>
          <w:noProof w:val="0"/>
        </w:rPr>
        <w:t>.</w:t>
      </w:r>
      <w:r>
        <w:rPr>
          <w:noProof w:val="0"/>
        </w:rPr>
        <w:t>&lt;partie réelle&gt;</w:t>
      </w:r>
      <w:r>
        <w:rPr>
          <w:b/>
          <w:noProof w:val="0"/>
        </w:rPr>
        <w:t>e</w:t>
      </w:r>
      <w:r>
        <w:rPr>
          <w:noProof w:val="0"/>
        </w:rPr>
        <w:t>&lt;puissance de dix&gt;</w:t>
      </w:r>
    </w:p>
    <w:p w:rsidR="00AE3BD8" w:rsidRDefault="00AE3BD8">
      <w:r>
        <w:t>La puissance de dix est un entier positif ou négatif. La partie entière est un entier positif ou négatif. La partie réelle est un entier sans signe.</w:t>
      </w:r>
    </w:p>
    <w:p w:rsidR="00AE3BD8" w:rsidRDefault="00AE3BD8">
      <w:pPr>
        <w:pStyle w:val="Courrier"/>
        <w:rPr>
          <w:b/>
          <w:noProof w:val="0"/>
        </w:rPr>
      </w:pPr>
      <w:r>
        <w:rPr>
          <w:b/>
          <w:noProof w:val="0"/>
        </w:rPr>
        <w:t>exemple de constantes numériques:</w:t>
      </w:r>
    </w:p>
    <w:p w:rsidR="00AE3BD8" w:rsidRDefault="00AE3BD8">
      <w:pPr>
        <w:pStyle w:val="Courrier"/>
        <w:rPr>
          <w:noProof w:val="0"/>
        </w:rPr>
      </w:pPr>
      <w:r>
        <w:rPr>
          <w:noProof w:val="0"/>
        </w:rPr>
        <w:tab/>
      </w:r>
      <w:r>
        <w:rPr>
          <w:noProof w:val="0"/>
        </w:rPr>
        <w:tab/>
        <w:t>25</w:t>
      </w:r>
      <w:r>
        <w:rPr>
          <w:noProof w:val="0"/>
        </w:rPr>
        <w:tab/>
      </w:r>
      <w:r>
        <w:rPr>
          <w:noProof w:val="0"/>
        </w:rPr>
        <w:tab/>
        <w:t>(* un entier *)</w:t>
      </w:r>
    </w:p>
    <w:p w:rsidR="00AE3BD8" w:rsidRDefault="00AE3BD8">
      <w:pPr>
        <w:pStyle w:val="Courrier"/>
        <w:rPr>
          <w:noProof w:val="0"/>
        </w:rPr>
      </w:pPr>
      <w:r>
        <w:rPr>
          <w:noProof w:val="0"/>
        </w:rPr>
        <w:tab/>
      </w:r>
      <w:r>
        <w:rPr>
          <w:noProof w:val="0"/>
        </w:rPr>
        <w:tab/>
        <w:t>-135</w:t>
      </w:r>
      <w:r>
        <w:rPr>
          <w:noProof w:val="0"/>
        </w:rPr>
        <w:tab/>
      </w:r>
      <w:r>
        <w:rPr>
          <w:noProof w:val="0"/>
        </w:rPr>
        <w:tab/>
        <w:t>(* un entier negatif *)</w:t>
      </w:r>
    </w:p>
    <w:p w:rsidR="00AE3BD8" w:rsidRDefault="00AE3BD8">
      <w:pPr>
        <w:pStyle w:val="Courrier"/>
        <w:rPr>
          <w:noProof w:val="0"/>
        </w:rPr>
      </w:pPr>
      <w:r>
        <w:rPr>
          <w:noProof w:val="0"/>
        </w:rPr>
        <w:tab/>
      </w:r>
      <w:r>
        <w:rPr>
          <w:noProof w:val="0"/>
        </w:rPr>
        <w:tab/>
        <w:t>256.012</w:t>
      </w:r>
      <w:r>
        <w:rPr>
          <w:noProof w:val="0"/>
        </w:rPr>
        <w:tab/>
        <w:t>(* un reel *)</w:t>
      </w:r>
    </w:p>
    <w:p w:rsidR="00AE3BD8" w:rsidRDefault="00AE3BD8">
      <w:pPr>
        <w:pStyle w:val="Courrierp"/>
        <w:rPr>
          <w:noProof w:val="0"/>
        </w:rPr>
      </w:pPr>
      <w:r>
        <w:rPr>
          <w:noProof w:val="0"/>
        </w:rPr>
        <w:tab/>
      </w:r>
      <w:r>
        <w:rPr>
          <w:noProof w:val="0"/>
        </w:rPr>
        <w:tab/>
        <w:t>-58.5e-5</w:t>
      </w:r>
      <w:r>
        <w:rPr>
          <w:noProof w:val="0"/>
        </w:rPr>
        <w:tab/>
        <w:t>(* un reel negatif avec une puissance de dix *)</w:t>
      </w:r>
    </w:p>
    <w:p w:rsidR="00AE3BD8" w:rsidRDefault="00AE3BD8">
      <w:pPr>
        <w:pStyle w:val="Titre2"/>
      </w:pPr>
      <w:bookmarkStart w:id="248" w:name="_Toc334607192"/>
      <w:bookmarkStart w:id="249" w:name="_Toc335111897"/>
      <w:bookmarkStart w:id="250" w:name="_Toc335647131"/>
      <w:bookmarkStart w:id="251" w:name="_Toc335647225"/>
      <w:bookmarkStart w:id="252" w:name="_Toc335704138"/>
      <w:bookmarkStart w:id="253" w:name="_Toc342099179"/>
      <w:bookmarkStart w:id="254" w:name="_Toc342986841"/>
      <w:bookmarkStart w:id="255" w:name="_Toc343072193"/>
      <w:bookmarkStart w:id="256" w:name="_Toc443104440"/>
      <w:bookmarkStart w:id="257" w:name="_Toc399235877"/>
      <w:r>
        <w:t>Les identificateurs</w:t>
      </w:r>
      <w:bookmarkEnd w:id="248"/>
      <w:bookmarkEnd w:id="249"/>
      <w:bookmarkEnd w:id="250"/>
      <w:bookmarkEnd w:id="251"/>
      <w:bookmarkEnd w:id="252"/>
      <w:bookmarkEnd w:id="253"/>
      <w:bookmarkEnd w:id="254"/>
      <w:bookmarkEnd w:id="255"/>
      <w:bookmarkEnd w:id="256"/>
      <w:bookmarkEnd w:id="257"/>
      <w:r>
        <w:fldChar w:fldCharType="begin"/>
      </w:r>
      <w:r>
        <w:instrText>XE "Identificateurs"</w:instrText>
      </w:r>
      <w:r>
        <w:fldChar w:fldCharType="end"/>
      </w:r>
    </w:p>
    <w:p w:rsidR="00AE3BD8" w:rsidRDefault="00AE3BD8">
      <w:r>
        <w:t>Un identificateur permet de donner un nom à un type, un objet, un champ, un opérateur spécifique ou une règle.</w:t>
      </w:r>
    </w:p>
    <w:p w:rsidR="00AE3BD8" w:rsidRDefault="00AE3BD8">
      <w:r>
        <w:t>On distingue deux possibilités pour décrire un identificateur :</w:t>
      </w:r>
    </w:p>
    <w:p w:rsidR="00AE3BD8" w:rsidRDefault="00AE3BD8">
      <w:pPr>
        <w:pStyle w:val="Dcal"/>
      </w:pPr>
      <w:r>
        <w:t>*</w:t>
      </w:r>
      <w:r>
        <w:tab/>
        <w:t>Soit par une suite de lettres et de chiffres commençant toujours par une lettre et ne contenant pas d'espaces (on utilisera souvent le caractère _ pour assurer la lisibilité de l'identificateur).</w:t>
      </w:r>
    </w:p>
    <w:p w:rsidR="00AE3BD8" w:rsidRDefault="00AE3BD8">
      <w:pPr>
        <w:pStyle w:val="Dcal"/>
      </w:pPr>
      <w:r>
        <w:t>*</w:t>
      </w:r>
      <w:r>
        <w:tab/>
        <w:t>Soit par une suite de lettres et de chiffres encadrée par des barres verticales '|'. Dans ce cas, le nom de l'identificateur peut commencer par un chiffre et il peut contenir des espaces et des tabulations (le retour chariot est interdit).</w:t>
      </w:r>
    </w:p>
    <w:p w:rsidR="00AE3BD8" w:rsidRDefault="00AE3BD8">
      <w:r>
        <w:t>La taille maximale d'un identificateur est de 200 caractères.</w:t>
      </w:r>
    </w:p>
    <w:p w:rsidR="00AE3BD8" w:rsidRDefault="00AE3BD8">
      <w:pPr>
        <w:pStyle w:val="Courrier"/>
        <w:keepNext/>
        <w:outlineLvl w:val="0"/>
        <w:rPr>
          <w:b/>
          <w:noProof w:val="0"/>
        </w:rPr>
      </w:pPr>
      <w:r>
        <w:rPr>
          <w:b/>
          <w:noProof w:val="0"/>
        </w:rPr>
        <w:t>Exemples :</w:t>
      </w:r>
    </w:p>
    <w:p w:rsidR="00AE3BD8" w:rsidRDefault="00AE3BD8">
      <w:pPr>
        <w:pStyle w:val="Courrier"/>
        <w:keepNext/>
        <w:rPr>
          <w:noProof w:val="0"/>
        </w:rPr>
      </w:pPr>
      <w:r>
        <w:rPr>
          <w:noProof w:val="0"/>
        </w:rPr>
        <w:tab/>
      </w:r>
      <w:r>
        <w:rPr>
          <w:noProof w:val="0"/>
        </w:rPr>
        <w:tab/>
        <w:t>ABCDEF</w:t>
      </w:r>
      <w:r>
        <w:rPr>
          <w:noProof w:val="0"/>
        </w:rPr>
        <w:tab/>
        <w:t>(* autorise *)</w:t>
      </w:r>
    </w:p>
    <w:p w:rsidR="00AE3BD8" w:rsidRDefault="00AE3BD8">
      <w:pPr>
        <w:pStyle w:val="Courrier"/>
        <w:keepNext/>
        <w:rPr>
          <w:noProof w:val="0"/>
        </w:rPr>
      </w:pPr>
      <w:r>
        <w:rPr>
          <w:noProof w:val="0"/>
        </w:rPr>
        <w:tab/>
      </w:r>
      <w:r>
        <w:rPr>
          <w:noProof w:val="0"/>
        </w:rPr>
        <w:tab/>
        <w:t>abcdef</w:t>
      </w:r>
      <w:r>
        <w:rPr>
          <w:noProof w:val="0"/>
        </w:rPr>
        <w:tab/>
        <w:t>(* autorise. Ces deux symboles sont differents*)</w:t>
      </w:r>
    </w:p>
    <w:p w:rsidR="00AE3BD8" w:rsidRDefault="00AE3BD8">
      <w:pPr>
        <w:pStyle w:val="Courrier"/>
        <w:keepNext/>
        <w:rPr>
          <w:noProof w:val="0"/>
        </w:rPr>
      </w:pPr>
      <w:r>
        <w:rPr>
          <w:noProof w:val="0"/>
        </w:rPr>
        <w:tab/>
      </w:r>
      <w:r>
        <w:rPr>
          <w:noProof w:val="0"/>
        </w:rPr>
        <w:tab/>
        <w:t>A1234</w:t>
      </w:r>
      <w:r>
        <w:rPr>
          <w:noProof w:val="0"/>
        </w:rPr>
        <w:tab/>
      </w:r>
      <w:r>
        <w:rPr>
          <w:noProof w:val="0"/>
        </w:rPr>
        <w:tab/>
        <w:t>(* autorise *)</w:t>
      </w:r>
    </w:p>
    <w:p w:rsidR="00AE3BD8" w:rsidRDefault="00AE3BD8">
      <w:pPr>
        <w:pStyle w:val="Courrier"/>
        <w:keepNext/>
        <w:rPr>
          <w:noProof w:val="0"/>
        </w:rPr>
      </w:pPr>
      <w:r>
        <w:rPr>
          <w:noProof w:val="0"/>
        </w:rPr>
        <w:tab/>
      </w:r>
      <w:r>
        <w:rPr>
          <w:noProof w:val="0"/>
        </w:rPr>
        <w:tab/>
        <w:t>12ABCD</w:t>
      </w:r>
      <w:r>
        <w:rPr>
          <w:noProof w:val="0"/>
        </w:rPr>
        <w:tab/>
        <w:t>(* non autorise !!! Sera lu comme 12 ABCD *)</w:t>
      </w:r>
    </w:p>
    <w:p w:rsidR="00AE3BD8" w:rsidRDefault="00AE3BD8">
      <w:pPr>
        <w:pStyle w:val="Courrierp"/>
        <w:rPr>
          <w:noProof w:val="0"/>
        </w:rPr>
      </w:pPr>
      <w:r>
        <w:rPr>
          <w:noProof w:val="0"/>
        </w:rPr>
        <w:tab/>
      </w:r>
      <w:r>
        <w:rPr>
          <w:noProof w:val="0"/>
        </w:rPr>
        <w:tab/>
        <w:t>|12 AbDEF|</w:t>
      </w:r>
      <w:r>
        <w:rPr>
          <w:noProof w:val="0"/>
        </w:rPr>
        <w:tab/>
        <w:t>(* autorise *)</w:t>
      </w:r>
    </w:p>
    <w:p w:rsidR="00AE3BD8" w:rsidRDefault="00AE3BD8" w:rsidP="00B1190F">
      <w:pPr>
        <w:pStyle w:val="Remarque"/>
        <w:numPr>
          <w:ilvl w:val="0"/>
          <w:numId w:val="43"/>
        </w:numPr>
        <w:ind w:left="567" w:firstLine="0"/>
      </w:pPr>
      <w:r>
        <w:rPr>
          <w:b/>
        </w:rPr>
        <w:t>Remarque  :</w:t>
      </w:r>
      <w:r>
        <w:tab/>
        <w:t>Pour assurer la lisibilité du modèle FIGARO, il est préférable de ne pas utiliser des identificateurs identiques à des mots clés, et de ne pas utiliser deux identificateurs identiques pour représenter des données différentes.</w:t>
      </w:r>
    </w:p>
    <w:p w:rsidR="00AE3BD8" w:rsidRDefault="00AE3BD8">
      <w:pPr>
        <w:pStyle w:val="Courrier"/>
        <w:keepNext/>
        <w:outlineLvl w:val="0"/>
        <w:rPr>
          <w:b/>
          <w:noProof w:val="0"/>
        </w:rPr>
      </w:pPr>
      <w:r>
        <w:rPr>
          <w:b/>
          <w:noProof w:val="0"/>
        </w:rPr>
        <w:t>Exemple à ne pas faire :</w:t>
      </w:r>
    </w:p>
    <w:p w:rsidR="00AE3BD8" w:rsidRDefault="00AE3BD8">
      <w:pPr>
        <w:pStyle w:val="Courrier"/>
        <w:keepNext/>
        <w:outlineLvl w:val="0"/>
        <w:rPr>
          <w:noProof w:val="0"/>
        </w:rPr>
      </w:pPr>
      <w:r>
        <w:rPr>
          <w:b/>
          <w:noProof w:val="0"/>
        </w:rPr>
        <w:t xml:space="preserve">TYPE </w:t>
      </w:r>
      <w:r>
        <w:rPr>
          <w:noProof w:val="0"/>
        </w:rPr>
        <w:t xml:space="preserve">composant </w:t>
      </w:r>
      <w:r>
        <w:rPr>
          <w:b/>
          <w:noProof w:val="0"/>
        </w:rPr>
        <w:t>;</w:t>
      </w:r>
    </w:p>
    <w:p w:rsidR="00AE3BD8" w:rsidRDefault="00AE3BD8">
      <w:pPr>
        <w:pStyle w:val="Courrier"/>
        <w:keepNext/>
        <w:outlineLvl w:val="0"/>
        <w:rPr>
          <w:b/>
          <w:noProof w:val="0"/>
        </w:rPr>
      </w:pPr>
      <w:r>
        <w:rPr>
          <w:b/>
          <w:noProof w:val="0"/>
        </w:rPr>
        <w:t>ATTRIBUT</w:t>
      </w:r>
    </w:p>
    <w:p w:rsidR="00AE3BD8" w:rsidRDefault="00AE3BD8">
      <w:pPr>
        <w:pStyle w:val="Courrier"/>
        <w:keepNext/>
        <w:rPr>
          <w:noProof w:val="0"/>
        </w:rPr>
      </w:pPr>
      <w:r>
        <w:rPr>
          <w:noProof w:val="0"/>
        </w:rPr>
        <w:tab/>
        <w:t xml:space="preserve">attribut </w:t>
      </w:r>
      <w:r>
        <w:rPr>
          <w:b/>
          <w:noProof w:val="0"/>
        </w:rPr>
        <w:t>DOMAINE ENTIER ;</w:t>
      </w:r>
      <w:r>
        <w:rPr>
          <w:noProof w:val="0"/>
        </w:rPr>
        <w:tab/>
        <w:t xml:space="preserve">(* </w:t>
      </w:r>
      <w:r>
        <w:rPr>
          <w:b/>
          <w:noProof w:val="0"/>
        </w:rPr>
        <w:t>DECONSEILLE</w:t>
      </w:r>
      <w:r>
        <w:rPr>
          <w:noProof w:val="0"/>
        </w:rPr>
        <w:t xml:space="preserve"> : attribut (le champ)</w:t>
      </w:r>
    </w:p>
    <w:p w:rsidR="00AE3BD8" w:rsidRDefault="00AE3BD8">
      <w:pPr>
        <w:pStyle w:val="Courrier"/>
        <w:rPr>
          <w:noProof w:val="0"/>
        </w:rPr>
      </w:pPr>
      <w:r>
        <w:rPr>
          <w:noProof w:val="0"/>
        </w:rPr>
        <w:tab/>
      </w:r>
      <w:r>
        <w:rPr>
          <w:noProof w:val="0"/>
        </w:rPr>
        <w:tab/>
      </w:r>
      <w:r>
        <w:rPr>
          <w:noProof w:val="0"/>
        </w:rPr>
        <w:tab/>
      </w:r>
      <w:r>
        <w:rPr>
          <w:noProof w:val="0"/>
        </w:rPr>
        <w:tab/>
      </w:r>
      <w:r>
        <w:rPr>
          <w:noProof w:val="0"/>
        </w:rPr>
        <w:tab/>
      </w:r>
      <w:r>
        <w:rPr>
          <w:noProof w:val="0"/>
        </w:rPr>
        <w:tab/>
      </w:r>
      <w:r>
        <w:rPr>
          <w:noProof w:val="0"/>
        </w:rPr>
        <w:tab/>
      </w:r>
      <w:r>
        <w:rPr>
          <w:noProof w:val="0"/>
        </w:rPr>
        <w:tab/>
        <w:t xml:space="preserve">  et ATTRIBUT (le mot-clé)*)</w:t>
      </w:r>
    </w:p>
    <w:p w:rsidR="00AE3BD8" w:rsidRDefault="00AE3BD8">
      <w:pPr>
        <w:pStyle w:val="Courrier"/>
        <w:rPr>
          <w:noProof w:val="0"/>
        </w:rPr>
      </w:pPr>
    </w:p>
    <w:p w:rsidR="00AE3BD8" w:rsidRDefault="00AE3BD8">
      <w:pPr>
        <w:pStyle w:val="Titre2"/>
      </w:pPr>
      <w:bookmarkStart w:id="258" w:name="_Toc334607193"/>
      <w:bookmarkStart w:id="259" w:name="_Toc335111898"/>
      <w:bookmarkStart w:id="260" w:name="_Toc335647132"/>
      <w:bookmarkStart w:id="261" w:name="_Toc335647226"/>
      <w:bookmarkStart w:id="262" w:name="_Toc335704139"/>
      <w:bookmarkStart w:id="263" w:name="_Toc342099180"/>
      <w:bookmarkStart w:id="264" w:name="_Toc342986842"/>
      <w:bookmarkStart w:id="265" w:name="_Toc343072194"/>
      <w:bookmarkStart w:id="266" w:name="_Toc443104441"/>
      <w:bookmarkStart w:id="267" w:name="_Toc399235878"/>
      <w:r>
        <w:t>Les mots-clés</w:t>
      </w:r>
      <w:bookmarkEnd w:id="258"/>
      <w:bookmarkEnd w:id="259"/>
      <w:bookmarkEnd w:id="260"/>
      <w:bookmarkEnd w:id="261"/>
      <w:bookmarkEnd w:id="262"/>
      <w:bookmarkEnd w:id="263"/>
      <w:bookmarkEnd w:id="264"/>
      <w:bookmarkEnd w:id="265"/>
      <w:bookmarkEnd w:id="266"/>
      <w:bookmarkEnd w:id="267"/>
      <w:r>
        <w:fldChar w:fldCharType="begin"/>
      </w:r>
      <w:r>
        <w:instrText>XE "Mots-clés"</w:instrText>
      </w:r>
      <w:r>
        <w:fldChar w:fldCharType="end"/>
      </w:r>
    </w:p>
    <w:p w:rsidR="00AE3BD8" w:rsidRDefault="00AE3BD8">
      <w:r>
        <w:t xml:space="preserve">Les </w:t>
      </w:r>
      <w:r>
        <w:rPr>
          <w:b/>
        </w:rPr>
        <w:t>mots-clés de FIGARO doivent être écrits en majuscules,</w:t>
      </w:r>
      <w:r>
        <w:t xml:space="preserve"> sinon ils seront considérés comme étant des identificateurs de variables.</w:t>
      </w:r>
    </w:p>
    <w:p w:rsidR="00AE3BD8" w:rsidRDefault="00AE3BD8">
      <w:pPr>
        <w:pStyle w:val="Titre3"/>
      </w:pPr>
      <w:bookmarkStart w:id="268" w:name="_Toc334607194"/>
      <w:bookmarkStart w:id="269" w:name="_Toc335111899"/>
      <w:bookmarkStart w:id="270" w:name="_Toc335647133"/>
      <w:bookmarkStart w:id="271" w:name="_Toc335647227"/>
      <w:bookmarkStart w:id="272" w:name="_Toc335704140"/>
      <w:bookmarkStart w:id="273" w:name="_Toc342099181"/>
      <w:bookmarkStart w:id="274" w:name="_Toc342986843"/>
      <w:bookmarkStart w:id="275" w:name="_Toc343072195"/>
      <w:bookmarkStart w:id="276" w:name="_Toc443104442"/>
      <w:r>
        <w:tab/>
      </w:r>
      <w:bookmarkStart w:id="277" w:name="_Toc399235879"/>
      <w:r>
        <w:t>Les opérateurs</w:t>
      </w:r>
      <w:bookmarkEnd w:id="268"/>
      <w:bookmarkEnd w:id="269"/>
      <w:bookmarkEnd w:id="270"/>
      <w:bookmarkEnd w:id="271"/>
      <w:bookmarkEnd w:id="272"/>
      <w:bookmarkEnd w:id="273"/>
      <w:bookmarkEnd w:id="274"/>
      <w:bookmarkEnd w:id="275"/>
      <w:bookmarkEnd w:id="276"/>
      <w:bookmarkEnd w:id="277"/>
    </w:p>
    <w:p w:rsidR="0011064C" w:rsidRPr="0011064C" w:rsidRDefault="0011064C" w:rsidP="0011064C">
      <w:pPr>
        <w:pStyle w:val="Paragraphe"/>
      </w:pPr>
      <w:ins w:id="278" w:author="Marc BOUISSOU" w:date="2010-09-02T18:30:00Z">
        <w:r>
          <w:t>Ajouter les opérateurs cités en fin de la doc Yams (à faire aussi dans Mind Manager</w:t>
        </w:r>
      </w:ins>
      <w:ins w:id="279" w:author="Marc BOUISSOU" w:date="2010-09-02T18:37:00Z">
        <w:r w:rsidR="001C637B">
          <w:t xml:space="preserve"> et dans motsclesbdcKB3v3</w:t>
        </w:r>
      </w:ins>
      <w:ins w:id="280" w:author="Marc BOUISSOU" w:date="2010-09-02T18:30:00Z">
        <w:r>
          <w:t>)</w:t>
        </w:r>
      </w:ins>
    </w:p>
    <w:p w:rsidR="00AE3BD8" w:rsidRDefault="00AE3BD8">
      <w:pPr>
        <w:pStyle w:val="Retraitnormal"/>
        <w:keepNext/>
        <w:spacing w:after="0"/>
        <w:ind w:left="1066" w:hanging="357"/>
      </w:pPr>
      <w:r>
        <w:fldChar w:fldCharType="begin"/>
      </w:r>
      <w:r>
        <w:instrText>SYMBOL 183 \f "Symbol" \s 10 \h</w:instrText>
      </w:r>
      <w:r>
        <w:fldChar w:fldCharType="end"/>
      </w:r>
      <w:r>
        <w:tab/>
        <w:t>Opérateurs numériques :</w:t>
      </w:r>
    </w:p>
    <w:tbl>
      <w:tblPr>
        <w:tblW w:w="0" w:type="auto"/>
        <w:tblInd w:w="709" w:type="dxa"/>
        <w:tblLayout w:type="fixed"/>
        <w:tblCellMar>
          <w:left w:w="70" w:type="dxa"/>
          <w:right w:w="70" w:type="dxa"/>
        </w:tblCellMar>
        <w:tblLook w:val="0000" w:firstRow="0" w:lastRow="0" w:firstColumn="0" w:lastColumn="0" w:noHBand="0" w:noVBand="0"/>
      </w:tblPr>
      <w:tblGrid>
        <w:gridCol w:w="1134"/>
        <w:gridCol w:w="1134"/>
        <w:gridCol w:w="1134"/>
        <w:gridCol w:w="1134"/>
      </w:tblGrid>
      <w:tr w:rsidR="00AE3BD8">
        <w:tblPrEx>
          <w:tblCellMar>
            <w:top w:w="0" w:type="dxa"/>
            <w:bottom w:w="0" w:type="dxa"/>
          </w:tblCellMar>
        </w:tblPrEx>
        <w:trPr>
          <w:cantSplit/>
        </w:trPr>
        <w:tc>
          <w:tcPr>
            <w:tcW w:w="1134" w:type="dxa"/>
          </w:tcPr>
          <w:p w:rsidR="00AE3BD8" w:rsidRDefault="00AE3BD8">
            <w:pPr>
              <w:pStyle w:val="Courrier"/>
              <w:rPr>
                <w:b/>
                <w:noProof w:val="0"/>
              </w:rPr>
            </w:pPr>
            <w:r>
              <w:rPr>
                <w:b/>
                <w:noProof w:val="0"/>
              </w:rPr>
              <w:t>*</w:t>
            </w:r>
          </w:p>
        </w:tc>
        <w:tc>
          <w:tcPr>
            <w:tcW w:w="1134" w:type="dxa"/>
          </w:tcPr>
          <w:p w:rsidR="00AE3BD8" w:rsidRDefault="00AE3BD8">
            <w:pPr>
              <w:pStyle w:val="Courrier"/>
              <w:rPr>
                <w:b/>
                <w:noProof w:val="0"/>
              </w:rPr>
            </w:pPr>
            <w:r>
              <w:rPr>
                <w:b/>
                <w:noProof w:val="0"/>
              </w:rPr>
              <w:t>/</w:t>
            </w:r>
          </w:p>
        </w:tc>
        <w:tc>
          <w:tcPr>
            <w:tcW w:w="1134" w:type="dxa"/>
          </w:tcPr>
          <w:p w:rsidR="00AE3BD8" w:rsidRDefault="00AE3BD8">
            <w:pPr>
              <w:pStyle w:val="Courrier"/>
              <w:rPr>
                <w:b/>
                <w:noProof w:val="0"/>
              </w:rPr>
            </w:pPr>
            <w:r>
              <w:rPr>
                <w:b/>
                <w:noProof w:val="0"/>
              </w:rPr>
              <w:t>+</w:t>
            </w:r>
          </w:p>
        </w:tc>
        <w:tc>
          <w:tcPr>
            <w:tcW w:w="1134" w:type="dxa"/>
          </w:tcPr>
          <w:p w:rsidR="00AE3BD8" w:rsidRDefault="00AE3BD8">
            <w:pPr>
              <w:pStyle w:val="Courrier"/>
              <w:rPr>
                <w:b/>
                <w:noProof w:val="0"/>
              </w:rPr>
            </w:pPr>
            <w:r>
              <w:rPr>
                <w:b/>
                <w:noProof w:val="0"/>
              </w:rPr>
              <w:t>-</w:t>
            </w:r>
          </w:p>
        </w:tc>
      </w:tr>
      <w:tr w:rsidR="00AE3BD8">
        <w:tblPrEx>
          <w:tblCellMar>
            <w:top w:w="0" w:type="dxa"/>
            <w:bottom w:w="0" w:type="dxa"/>
          </w:tblCellMar>
        </w:tblPrEx>
        <w:trPr>
          <w:cantSplit/>
        </w:trPr>
        <w:tc>
          <w:tcPr>
            <w:tcW w:w="1134" w:type="dxa"/>
          </w:tcPr>
          <w:p w:rsidR="00AE3BD8" w:rsidRDefault="00AE3BD8">
            <w:pPr>
              <w:pStyle w:val="Courrier"/>
              <w:rPr>
                <w:b/>
                <w:noProof w:val="0"/>
              </w:rPr>
            </w:pPr>
          </w:p>
        </w:tc>
        <w:tc>
          <w:tcPr>
            <w:tcW w:w="1134" w:type="dxa"/>
          </w:tcPr>
          <w:p w:rsidR="00AE3BD8" w:rsidRDefault="00AE3BD8">
            <w:pPr>
              <w:pStyle w:val="Courrier"/>
              <w:rPr>
                <w:b/>
                <w:noProof w:val="0"/>
              </w:rPr>
            </w:pPr>
          </w:p>
        </w:tc>
        <w:tc>
          <w:tcPr>
            <w:tcW w:w="1134" w:type="dxa"/>
          </w:tcPr>
          <w:p w:rsidR="00AE3BD8" w:rsidRDefault="00AE3BD8">
            <w:pPr>
              <w:pStyle w:val="Courrier"/>
              <w:rPr>
                <w:b/>
                <w:noProof w:val="0"/>
              </w:rPr>
            </w:pPr>
          </w:p>
        </w:tc>
        <w:tc>
          <w:tcPr>
            <w:tcW w:w="1134" w:type="dxa"/>
          </w:tcPr>
          <w:p w:rsidR="00AE3BD8" w:rsidRDefault="00AE3BD8">
            <w:pPr>
              <w:pStyle w:val="Courrier"/>
              <w:rPr>
                <w:b/>
                <w:noProof w:val="0"/>
              </w:rPr>
            </w:pPr>
          </w:p>
        </w:tc>
      </w:tr>
    </w:tbl>
    <w:p w:rsidR="00AE3BD8" w:rsidRDefault="00AE3BD8">
      <w:pPr>
        <w:pStyle w:val="Retraitnormal"/>
        <w:spacing w:after="0"/>
        <w:ind w:left="1068" w:hanging="360"/>
      </w:pPr>
      <w:r>
        <w:fldChar w:fldCharType="begin"/>
      </w:r>
      <w:r>
        <w:instrText>SYMBOL 183 \f "Symbol" \s 10 \h</w:instrText>
      </w:r>
      <w:r>
        <w:fldChar w:fldCharType="end"/>
      </w:r>
      <w:r>
        <w:tab/>
        <w:t>Opérateurs de comparaison :</w:t>
      </w:r>
    </w:p>
    <w:tbl>
      <w:tblPr>
        <w:tblW w:w="0" w:type="auto"/>
        <w:tblInd w:w="709" w:type="dxa"/>
        <w:tblLayout w:type="fixed"/>
        <w:tblCellMar>
          <w:left w:w="70" w:type="dxa"/>
          <w:right w:w="70" w:type="dxa"/>
        </w:tblCellMar>
        <w:tblLook w:val="0000" w:firstRow="0" w:lastRow="0" w:firstColumn="0" w:lastColumn="0" w:noHBand="0" w:noVBand="0"/>
      </w:tblPr>
      <w:tblGrid>
        <w:gridCol w:w="1134"/>
        <w:gridCol w:w="1134"/>
        <w:gridCol w:w="1134"/>
      </w:tblGrid>
      <w:tr w:rsidR="00AE3BD8">
        <w:tblPrEx>
          <w:tblCellMar>
            <w:top w:w="0" w:type="dxa"/>
            <w:bottom w:w="0" w:type="dxa"/>
          </w:tblCellMar>
        </w:tblPrEx>
        <w:trPr>
          <w:cantSplit/>
        </w:trPr>
        <w:tc>
          <w:tcPr>
            <w:tcW w:w="1134" w:type="dxa"/>
          </w:tcPr>
          <w:p w:rsidR="00AE3BD8" w:rsidRDefault="00AE3BD8">
            <w:pPr>
              <w:pStyle w:val="Courrier"/>
              <w:rPr>
                <w:b/>
                <w:noProof w:val="0"/>
              </w:rPr>
            </w:pPr>
            <w:r>
              <w:rPr>
                <w:b/>
                <w:noProof w:val="0"/>
              </w:rPr>
              <w:t>=</w:t>
            </w:r>
          </w:p>
        </w:tc>
        <w:tc>
          <w:tcPr>
            <w:tcW w:w="1134" w:type="dxa"/>
          </w:tcPr>
          <w:p w:rsidR="00AE3BD8" w:rsidRDefault="00AE3BD8">
            <w:pPr>
              <w:pStyle w:val="Courrier"/>
              <w:rPr>
                <w:b/>
                <w:noProof w:val="0"/>
              </w:rPr>
            </w:pPr>
            <w:r>
              <w:rPr>
                <w:b/>
                <w:noProof w:val="0"/>
              </w:rPr>
              <w:t>&gt;</w:t>
            </w:r>
          </w:p>
        </w:tc>
        <w:tc>
          <w:tcPr>
            <w:tcW w:w="1134" w:type="dxa"/>
          </w:tcPr>
          <w:p w:rsidR="00AE3BD8" w:rsidRDefault="00AE3BD8">
            <w:pPr>
              <w:pStyle w:val="Courrier"/>
              <w:rPr>
                <w:b/>
                <w:noProof w:val="0"/>
              </w:rPr>
            </w:pPr>
            <w:r>
              <w:rPr>
                <w:b/>
                <w:noProof w:val="0"/>
              </w:rPr>
              <w:t>&lt;</w:t>
            </w:r>
          </w:p>
        </w:tc>
      </w:tr>
      <w:tr w:rsidR="00AE3BD8">
        <w:tblPrEx>
          <w:tblCellMar>
            <w:top w:w="0" w:type="dxa"/>
            <w:bottom w:w="0" w:type="dxa"/>
          </w:tblCellMar>
        </w:tblPrEx>
        <w:trPr>
          <w:cantSplit/>
        </w:trPr>
        <w:tc>
          <w:tcPr>
            <w:tcW w:w="1134" w:type="dxa"/>
          </w:tcPr>
          <w:p w:rsidR="00AE3BD8" w:rsidRDefault="00AE3BD8">
            <w:pPr>
              <w:pStyle w:val="Courrier"/>
              <w:rPr>
                <w:b/>
                <w:noProof w:val="0"/>
              </w:rPr>
            </w:pPr>
            <w:r>
              <w:rPr>
                <w:b/>
                <w:noProof w:val="0"/>
              </w:rPr>
              <w:t>&lt;&gt;</w:t>
            </w:r>
          </w:p>
        </w:tc>
        <w:tc>
          <w:tcPr>
            <w:tcW w:w="1134" w:type="dxa"/>
          </w:tcPr>
          <w:p w:rsidR="00AE3BD8" w:rsidRDefault="00AE3BD8">
            <w:pPr>
              <w:pStyle w:val="Courrier"/>
              <w:rPr>
                <w:b/>
                <w:noProof w:val="0"/>
              </w:rPr>
            </w:pPr>
            <w:r>
              <w:rPr>
                <w:b/>
                <w:noProof w:val="0"/>
              </w:rPr>
              <w:t>&gt;=</w:t>
            </w:r>
          </w:p>
        </w:tc>
        <w:tc>
          <w:tcPr>
            <w:tcW w:w="1134" w:type="dxa"/>
          </w:tcPr>
          <w:p w:rsidR="00AE3BD8" w:rsidRDefault="00AE3BD8">
            <w:pPr>
              <w:pStyle w:val="Courrier"/>
              <w:rPr>
                <w:b/>
                <w:noProof w:val="0"/>
              </w:rPr>
            </w:pPr>
            <w:r>
              <w:rPr>
                <w:b/>
                <w:noProof w:val="0"/>
              </w:rPr>
              <w:t>&lt;=</w:t>
            </w:r>
          </w:p>
        </w:tc>
      </w:tr>
      <w:tr w:rsidR="00AE3BD8">
        <w:tblPrEx>
          <w:tblCellMar>
            <w:top w:w="0" w:type="dxa"/>
            <w:bottom w:w="0" w:type="dxa"/>
          </w:tblCellMar>
        </w:tblPrEx>
        <w:trPr>
          <w:cantSplit/>
        </w:trPr>
        <w:tc>
          <w:tcPr>
            <w:tcW w:w="1134" w:type="dxa"/>
          </w:tcPr>
          <w:p w:rsidR="00AE3BD8" w:rsidRDefault="00AE3BD8">
            <w:pPr>
              <w:pStyle w:val="Courrier"/>
              <w:rPr>
                <w:b/>
                <w:noProof w:val="0"/>
              </w:rPr>
            </w:pPr>
          </w:p>
        </w:tc>
        <w:tc>
          <w:tcPr>
            <w:tcW w:w="1134" w:type="dxa"/>
          </w:tcPr>
          <w:p w:rsidR="00AE3BD8" w:rsidRDefault="00AE3BD8">
            <w:pPr>
              <w:pStyle w:val="Courrier"/>
              <w:rPr>
                <w:b/>
                <w:noProof w:val="0"/>
              </w:rPr>
            </w:pPr>
          </w:p>
        </w:tc>
        <w:tc>
          <w:tcPr>
            <w:tcW w:w="1134" w:type="dxa"/>
          </w:tcPr>
          <w:p w:rsidR="00AE3BD8" w:rsidRDefault="00AE3BD8">
            <w:pPr>
              <w:pStyle w:val="Courrier"/>
              <w:rPr>
                <w:b/>
                <w:noProof w:val="0"/>
              </w:rPr>
            </w:pPr>
          </w:p>
        </w:tc>
      </w:tr>
    </w:tbl>
    <w:p w:rsidR="00AE3BD8" w:rsidRDefault="00AE3BD8">
      <w:pPr>
        <w:pStyle w:val="Retraitnormal"/>
        <w:spacing w:after="0"/>
        <w:ind w:left="1068" w:hanging="360"/>
      </w:pPr>
      <w:r>
        <w:fldChar w:fldCharType="begin"/>
      </w:r>
      <w:r>
        <w:instrText>SYMBOL 183 \f "Symbol" \s 10 \h</w:instrText>
      </w:r>
      <w:r>
        <w:fldChar w:fldCharType="end"/>
      </w:r>
      <w:r>
        <w:tab/>
        <w:t xml:space="preserve">Opérateurs logiques </w:t>
      </w:r>
      <w:r>
        <w:fldChar w:fldCharType="begin"/>
      </w:r>
      <w:r>
        <w:instrText xml:space="preserve"> XE "OU" </w:instrText>
      </w:r>
      <w:r>
        <w:fldChar w:fldCharType="end"/>
      </w:r>
      <w:r>
        <w:t xml:space="preserve"> </w:t>
      </w:r>
      <w:r>
        <w:fldChar w:fldCharType="begin"/>
      </w:r>
      <w:r>
        <w:instrText xml:space="preserve"> XE "NON" </w:instrText>
      </w:r>
      <w:r>
        <w:fldChar w:fldCharType="end"/>
      </w:r>
      <w:r>
        <w:t xml:space="preserve"> </w:t>
      </w:r>
      <w:r>
        <w:fldChar w:fldCharType="begin"/>
      </w:r>
      <w:r>
        <w:instrText xml:space="preserve"> XE "ET" </w:instrText>
      </w:r>
      <w:r>
        <w:fldChar w:fldCharType="end"/>
      </w:r>
      <w:r>
        <w:t> :</w:t>
      </w:r>
    </w:p>
    <w:tbl>
      <w:tblPr>
        <w:tblW w:w="0" w:type="auto"/>
        <w:tblInd w:w="709" w:type="dxa"/>
        <w:tblLayout w:type="fixed"/>
        <w:tblCellMar>
          <w:left w:w="70" w:type="dxa"/>
          <w:right w:w="70" w:type="dxa"/>
        </w:tblCellMar>
        <w:tblLook w:val="0000" w:firstRow="0" w:lastRow="0" w:firstColumn="0" w:lastColumn="0" w:noHBand="0" w:noVBand="0"/>
      </w:tblPr>
      <w:tblGrid>
        <w:gridCol w:w="1134"/>
        <w:gridCol w:w="1134"/>
        <w:gridCol w:w="1134"/>
      </w:tblGrid>
      <w:tr w:rsidR="00AE3BD8">
        <w:tblPrEx>
          <w:tblCellMar>
            <w:top w:w="0" w:type="dxa"/>
            <w:bottom w:w="0" w:type="dxa"/>
          </w:tblCellMar>
        </w:tblPrEx>
        <w:trPr>
          <w:cantSplit/>
        </w:trPr>
        <w:tc>
          <w:tcPr>
            <w:tcW w:w="1134" w:type="dxa"/>
          </w:tcPr>
          <w:p w:rsidR="00AE3BD8" w:rsidRDefault="00AE3BD8">
            <w:pPr>
              <w:pStyle w:val="Courrier"/>
              <w:rPr>
                <w:b/>
                <w:noProof w:val="0"/>
              </w:rPr>
            </w:pPr>
            <w:r>
              <w:rPr>
                <w:b/>
                <w:noProof w:val="0"/>
              </w:rPr>
              <w:t>NON</w:t>
            </w:r>
          </w:p>
        </w:tc>
        <w:tc>
          <w:tcPr>
            <w:tcW w:w="1134" w:type="dxa"/>
          </w:tcPr>
          <w:p w:rsidR="00AE3BD8" w:rsidRDefault="00AE3BD8">
            <w:pPr>
              <w:pStyle w:val="Courrier"/>
              <w:rPr>
                <w:b/>
                <w:noProof w:val="0"/>
              </w:rPr>
            </w:pPr>
            <w:r>
              <w:rPr>
                <w:b/>
                <w:noProof w:val="0"/>
              </w:rPr>
              <w:t>OU</w:t>
            </w:r>
          </w:p>
        </w:tc>
        <w:tc>
          <w:tcPr>
            <w:tcW w:w="1134" w:type="dxa"/>
          </w:tcPr>
          <w:p w:rsidR="00AE3BD8" w:rsidRDefault="00AE3BD8">
            <w:pPr>
              <w:pStyle w:val="Courrier"/>
              <w:rPr>
                <w:b/>
                <w:noProof w:val="0"/>
              </w:rPr>
            </w:pPr>
            <w:r>
              <w:rPr>
                <w:b/>
                <w:noProof w:val="0"/>
              </w:rPr>
              <w:t>ET</w:t>
            </w:r>
          </w:p>
        </w:tc>
      </w:tr>
      <w:tr w:rsidR="00AE3BD8">
        <w:tblPrEx>
          <w:tblCellMar>
            <w:top w:w="0" w:type="dxa"/>
            <w:bottom w:w="0" w:type="dxa"/>
          </w:tblCellMar>
        </w:tblPrEx>
        <w:trPr>
          <w:cantSplit/>
        </w:trPr>
        <w:tc>
          <w:tcPr>
            <w:tcW w:w="1134" w:type="dxa"/>
          </w:tcPr>
          <w:p w:rsidR="00AE3BD8" w:rsidRDefault="00AE3BD8">
            <w:pPr>
              <w:pStyle w:val="Courrier"/>
              <w:rPr>
                <w:b/>
                <w:noProof w:val="0"/>
              </w:rPr>
            </w:pPr>
          </w:p>
        </w:tc>
        <w:tc>
          <w:tcPr>
            <w:tcW w:w="1134" w:type="dxa"/>
          </w:tcPr>
          <w:p w:rsidR="00AE3BD8" w:rsidRDefault="00AE3BD8">
            <w:pPr>
              <w:pStyle w:val="Courrier"/>
              <w:rPr>
                <w:b/>
                <w:noProof w:val="0"/>
              </w:rPr>
            </w:pPr>
          </w:p>
        </w:tc>
        <w:tc>
          <w:tcPr>
            <w:tcW w:w="1134" w:type="dxa"/>
          </w:tcPr>
          <w:p w:rsidR="00AE3BD8" w:rsidRDefault="00AE3BD8">
            <w:pPr>
              <w:pStyle w:val="Courrier"/>
              <w:rPr>
                <w:b/>
                <w:noProof w:val="0"/>
              </w:rPr>
            </w:pPr>
          </w:p>
        </w:tc>
      </w:tr>
    </w:tbl>
    <w:p w:rsidR="00AE3BD8" w:rsidRDefault="00AE3BD8">
      <w:pPr>
        <w:pStyle w:val="Retraitnormal"/>
        <w:spacing w:after="0"/>
        <w:ind w:left="1068" w:hanging="360"/>
      </w:pPr>
      <w:r>
        <w:fldChar w:fldCharType="begin"/>
      </w:r>
      <w:r>
        <w:instrText>SYMBOL 183 \f "Symbol" \s 10 \h</w:instrText>
      </w:r>
      <w:r>
        <w:fldChar w:fldCharType="end"/>
      </w:r>
      <w:r>
        <w:tab/>
        <w:t>Opérateur d'assignation :</w:t>
      </w:r>
    </w:p>
    <w:tbl>
      <w:tblPr>
        <w:tblW w:w="0" w:type="auto"/>
        <w:tblInd w:w="709" w:type="dxa"/>
        <w:tblLayout w:type="fixed"/>
        <w:tblCellMar>
          <w:left w:w="70" w:type="dxa"/>
          <w:right w:w="70" w:type="dxa"/>
        </w:tblCellMar>
        <w:tblLook w:val="0000" w:firstRow="0" w:lastRow="0" w:firstColumn="0" w:lastColumn="0" w:noHBand="0" w:noVBand="0"/>
      </w:tblPr>
      <w:tblGrid>
        <w:gridCol w:w="1134"/>
      </w:tblGrid>
      <w:tr w:rsidR="00AE3BD8">
        <w:tblPrEx>
          <w:tblCellMar>
            <w:top w:w="0" w:type="dxa"/>
            <w:bottom w:w="0" w:type="dxa"/>
          </w:tblCellMar>
        </w:tblPrEx>
        <w:trPr>
          <w:cantSplit/>
        </w:trPr>
        <w:tc>
          <w:tcPr>
            <w:tcW w:w="1134" w:type="dxa"/>
          </w:tcPr>
          <w:p w:rsidR="00AE3BD8" w:rsidRDefault="00AE3BD8">
            <w:pPr>
              <w:pStyle w:val="Courrier"/>
              <w:rPr>
                <w:b/>
                <w:noProof w:val="0"/>
              </w:rPr>
            </w:pPr>
            <w:r>
              <w:rPr>
                <w:b/>
                <w:noProof w:val="0"/>
              </w:rPr>
              <w:t>&lt;--</w:t>
            </w:r>
          </w:p>
        </w:tc>
      </w:tr>
      <w:tr w:rsidR="00AE3BD8">
        <w:tblPrEx>
          <w:tblCellMar>
            <w:top w:w="0" w:type="dxa"/>
            <w:bottom w:w="0" w:type="dxa"/>
          </w:tblCellMar>
        </w:tblPrEx>
        <w:trPr>
          <w:cantSplit/>
        </w:trPr>
        <w:tc>
          <w:tcPr>
            <w:tcW w:w="1134" w:type="dxa"/>
          </w:tcPr>
          <w:p w:rsidR="00AE3BD8" w:rsidRDefault="00AE3BD8">
            <w:pPr>
              <w:pStyle w:val="Courrier"/>
              <w:rPr>
                <w:b/>
                <w:noProof w:val="0"/>
              </w:rPr>
            </w:pPr>
          </w:p>
        </w:tc>
      </w:tr>
    </w:tbl>
    <w:bookmarkStart w:id="281" w:name="_Toc334607195"/>
    <w:bookmarkStart w:id="282" w:name="_Toc335111900"/>
    <w:bookmarkStart w:id="283" w:name="_Toc335647134"/>
    <w:bookmarkStart w:id="284" w:name="_Toc335647228"/>
    <w:bookmarkStart w:id="285" w:name="_Toc335704141"/>
    <w:bookmarkStart w:id="286" w:name="_Toc342099182"/>
    <w:bookmarkStart w:id="287" w:name="_Toc342986844"/>
    <w:bookmarkStart w:id="288" w:name="_Toc343072196"/>
    <w:p w:rsidR="00AE3BD8" w:rsidRDefault="00AE3BD8">
      <w:pPr>
        <w:pStyle w:val="Retraitnormal"/>
        <w:spacing w:after="0"/>
        <w:ind w:left="1068" w:hanging="360"/>
      </w:pPr>
      <w:r>
        <w:fldChar w:fldCharType="begin"/>
      </w:r>
      <w:r>
        <w:instrText>SYMBOL 183 \f "Symbol" \s 10 \h</w:instrText>
      </w:r>
      <w:r>
        <w:fldChar w:fldCharType="end"/>
      </w:r>
      <w:r>
        <w:tab/>
        <w:t>Opérateur de variables (cf. EQUATION) :</w:t>
      </w:r>
    </w:p>
    <w:tbl>
      <w:tblPr>
        <w:tblW w:w="0" w:type="auto"/>
        <w:tblInd w:w="709" w:type="dxa"/>
        <w:tblLayout w:type="fixed"/>
        <w:tblCellMar>
          <w:left w:w="70" w:type="dxa"/>
          <w:right w:w="70" w:type="dxa"/>
        </w:tblCellMar>
        <w:tblLook w:val="0000" w:firstRow="0" w:lastRow="0" w:firstColumn="0" w:lastColumn="0" w:noHBand="0" w:noVBand="0"/>
      </w:tblPr>
      <w:tblGrid>
        <w:gridCol w:w="1134"/>
      </w:tblGrid>
      <w:tr w:rsidR="00AE3BD8">
        <w:tblPrEx>
          <w:tblCellMar>
            <w:top w:w="0" w:type="dxa"/>
            <w:bottom w:w="0" w:type="dxa"/>
          </w:tblCellMar>
        </w:tblPrEx>
        <w:trPr>
          <w:cantSplit/>
        </w:trPr>
        <w:tc>
          <w:tcPr>
            <w:tcW w:w="1134" w:type="dxa"/>
          </w:tcPr>
          <w:p w:rsidR="00AE3BD8" w:rsidRDefault="00AE3BD8">
            <w:pPr>
              <w:pStyle w:val="Courrier"/>
              <w:rPr>
                <w:b/>
                <w:noProof w:val="0"/>
              </w:rPr>
            </w:pPr>
            <w:r>
              <w:rPr>
                <w:b/>
                <w:noProof w:val="0"/>
              </w:rPr>
              <w:t>?</w:t>
            </w:r>
          </w:p>
        </w:tc>
      </w:tr>
    </w:tbl>
    <w:p w:rsidR="00AE3BD8" w:rsidRDefault="00AE3BD8">
      <w:pPr>
        <w:pStyle w:val="Titre3"/>
      </w:pPr>
      <w:bookmarkStart w:id="289" w:name="_Toc443104443"/>
      <w:r>
        <w:tab/>
      </w:r>
      <w:bookmarkStart w:id="290" w:name="_Toc399235880"/>
      <w:r>
        <w:t>Les Mots-clés</w:t>
      </w:r>
      <w:bookmarkEnd w:id="281"/>
      <w:bookmarkEnd w:id="282"/>
      <w:bookmarkEnd w:id="283"/>
      <w:bookmarkEnd w:id="284"/>
      <w:bookmarkEnd w:id="285"/>
      <w:bookmarkEnd w:id="286"/>
      <w:bookmarkEnd w:id="287"/>
      <w:bookmarkEnd w:id="288"/>
      <w:bookmarkEnd w:id="289"/>
      <w:bookmarkEnd w:id="290"/>
    </w:p>
    <w:tbl>
      <w:tblPr>
        <w:tblW w:w="0" w:type="auto"/>
        <w:tblLayout w:type="fixed"/>
        <w:tblCellMar>
          <w:left w:w="71" w:type="dxa"/>
          <w:right w:w="71" w:type="dxa"/>
        </w:tblCellMar>
        <w:tblLook w:val="0000" w:firstRow="0" w:lastRow="0" w:firstColumn="0" w:lastColumn="0" w:noHBand="0" w:noVBand="0"/>
      </w:tblPr>
      <w:tblGrid>
        <w:gridCol w:w="2495"/>
        <w:gridCol w:w="2495"/>
        <w:gridCol w:w="2495"/>
        <w:gridCol w:w="2495"/>
      </w:tblGrid>
      <w:tr w:rsidR="00AE3BD8">
        <w:tblPrEx>
          <w:tblCellMar>
            <w:top w:w="0" w:type="dxa"/>
            <w:bottom w:w="0" w:type="dxa"/>
          </w:tblCellMar>
        </w:tblPrEx>
        <w:tc>
          <w:tcPr>
            <w:tcW w:w="2495" w:type="dxa"/>
          </w:tcPr>
          <w:p w:rsidR="00AE3BD8" w:rsidRDefault="00AE3BD8">
            <w:pPr>
              <w:spacing w:after="0"/>
            </w:pPr>
            <w:r>
              <w:t>ALORS</w:t>
            </w:r>
          </w:p>
        </w:tc>
        <w:tc>
          <w:tcPr>
            <w:tcW w:w="2495" w:type="dxa"/>
          </w:tcPr>
          <w:p w:rsidR="00AE3BD8" w:rsidRDefault="00AE3BD8">
            <w:pPr>
              <w:spacing w:after="0"/>
            </w:pPr>
            <w:r>
              <w:t>EXP</w:t>
            </w:r>
          </w:p>
        </w:tc>
        <w:tc>
          <w:tcPr>
            <w:tcW w:w="2495" w:type="dxa"/>
          </w:tcPr>
          <w:p w:rsidR="00AE3BD8" w:rsidRDefault="00AE3BD8">
            <w:pPr>
              <w:spacing w:after="0"/>
            </w:pPr>
            <w:r>
              <w:t>MODIFIABLE</w:t>
            </w:r>
          </w:p>
        </w:tc>
        <w:tc>
          <w:tcPr>
            <w:tcW w:w="2495" w:type="dxa"/>
          </w:tcPr>
          <w:p w:rsidR="00AE3BD8" w:rsidRDefault="00AE3BD8">
            <w:pPr>
              <w:spacing w:after="0"/>
            </w:pPr>
            <w:r>
              <w:t xml:space="preserve">REPARATION </w:t>
            </w:r>
          </w:p>
        </w:tc>
      </w:tr>
      <w:tr w:rsidR="00AE3BD8">
        <w:tblPrEx>
          <w:tblCellMar>
            <w:top w:w="0" w:type="dxa"/>
            <w:bottom w:w="0" w:type="dxa"/>
          </w:tblCellMar>
        </w:tblPrEx>
        <w:tc>
          <w:tcPr>
            <w:tcW w:w="2495" w:type="dxa"/>
          </w:tcPr>
          <w:p w:rsidR="00AE3BD8" w:rsidRDefault="00AE3BD8">
            <w:pPr>
              <w:spacing w:after="0"/>
            </w:pPr>
            <w:r>
              <w:t>ATTRIBUT</w:t>
            </w:r>
          </w:p>
        </w:tc>
        <w:tc>
          <w:tcPr>
            <w:tcW w:w="2495" w:type="dxa"/>
          </w:tcPr>
          <w:p w:rsidR="00AE3BD8" w:rsidRDefault="00AE3BD8">
            <w:pPr>
              <w:spacing w:after="0"/>
            </w:pPr>
            <w:r>
              <w:t>EXPONENTIELLE</w:t>
            </w:r>
          </w:p>
        </w:tc>
        <w:tc>
          <w:tcPr>
            <w:tcW w:w="2495" w:type="dxa"/>
          </w:tcPr>
          <w:p w:rsidR="00AE3BD8" w:rsidRDefault="00AE3BD8">
            <w:pPr>
              <w:spacing w:after="0"/>
            </w:pPr>
            <w:r>
              <w:t>NOMS_DES_GROUPES</w:t>
            </w:r>
          </w:p>
        </w:tc>
        <w:tc>
          <w:tcPr>
            <w:tcW w:w="2495" w:type="dxa"/>
          </w:tcPr>
          <w:p w:rsidR="00AE3BD8" w:rsidRDefault="00AE3BD8">
            <w:pPr>
              <w:spacing w:after="0"/>
            </w:pPr>
            <w:r>
              <w:t>REPARE</w:t>
            </w:r>
          </w:p>
        </w:tc>
      </w:tr>
      <w:tr w:rsidR="00AE3BD8">
        <w:tblPrEx>
          <w:tblCellMar>
            <w:top w:w="0" w:type="dxa"/>
            <w:bottom w:w="0" w:type="dxa"/>
          </w:tblCellMar>
        </w:tblPrEx>
        <w:tc>
          <w:tcPr>
            <w:tcW w:w="2495" w:type="dxa"/>
          </w:tcPr>
          <w:p w:rsidR="00AE3BD8" w:rsidRDefault="00AE3BD8">
            <w:pPr>
              <w:spacing w:after="0"/>
            </w:pPr>
            <w:r>
              <w:t>AU_MOINS</w:t>
            </w:r>
          </w:p>
        </w:tc>
        <w:tc>
          <w:tcPr>
            <w:tcW w:w="2495" w:type="dxa"/>
          </w:tcPr>
          <w:p w:rsidR="00AE3BD8" w:rsidRDefault="00AE3BD8">
            <w:pPr>
              <w:spacing w:after="0"/>
            </w:pPr>
            <w:r>
              <w:t>FAIRE</w:t>
            </w:r>
          </w:p>
        </w:tc>
        <w:tc>
          <w:tcPr>
            <w:tcW w:w="2495" w:type="dxa"/>
          </w:tcPr>
          <w:p w:rsidR="00AE3BD8" w:rsidRDefault="00AE3BD8">
            <w:pPr>
              <w:spacing w:after="0"/>
            </w:pPr>
            <w:r>
              <w:t>NOMS_DES_SYSTEMES</w:t>
            </w:r>
          </w:p>
        </w:tc>
        <w:tc>
          <w:tcPr>
            <w:tcW w:w="2495" w:type="dxa"/>
          </w:tcPr>
          <w:p w:rsidR="00AE3BD8" w:rsidRDefault="00AE3BD8">
            <w:pPr>
              <w:spacing w:after="0"/>
              <w:rPr>
                <w:lang w:val="en-GB"/>
              </w:rPr>
            </w:pPr>
            <w:r>
              <w:rPr>
                <w:lang w:val="en-GB"/>
              </w:rPr>
              <w:t>RESOUDRE_SYSTEME</w:t>
            </w:r>
          </w:p>
        </w:tc>
      </w:tr>
      <w:tr w:rsidR="00AE3BD8">
        <w:tblPrEx>
          <w:tblCellMar>
            <w:top w:w="0" w:type="dxa"/>
            <w:bottom w:w="0" w:type="dxa"/>
          </w:tblCellMar>
        </w:tblPrEx>
        <w:tc>
          <w:tcPr>
            <w:tcW w:w="2495" w:type="dxa"/>
          </w:tcPr>
          <w:p w:rsidR="00AE3BD8" w:rsidRDefault="00AE3BD8">
            <w:pPr>
              <w:spacing w:after="0"/>
              <w:rPr>
                <w:lang w:val="en-GB"/>
              </w:rPr>
            </w:pPr>
            <w:r>
              <w:rPr>
                <w:lang w:val="en-GB"/>
              </w:rPr>
              <w:t>BOOLEEN</w:t>
            </w:r>
          </w:p>
        </w:tc>
        <w:tc>
          <w:tcPr>
            <w:tcW w:w="2495" w:type="dxa"/>
          </w:tcPr>
          <w:p w:rsidR="00AE3BD8" w:rsidRDefault="00AE3BD8">
            <w:pPr>
              <w:spacing w:after="0"/>
            </w:pPr>
            <w:r>
              <w:t>FAUX</w:t>
            </w:r>
          </w:p>
        </w:tc>
        <w:tc>
          <w:tcPr>
            <w:tcW w:w="2495" w:type="dxa"/>
          </w:tcPr>
          <w:p w:rsidR="00AE3BD8" w:rsidRDefault="00AE3BD8">
            <w:pPr>
              <w:spacing w:after="0"/>
            </w:pPr>
            <w:r>
              <w:t>NON</w:t>
            </w:r>
          </w:p>
        </w:tc>
        <w:tc>
          <w:tcPr>
            <w:tcW w:w="2495" w:type="dxa"/>
          </w:tcPr>
          <w:p w:rsidR="00AE3BD8" w:rsidRDefault="00AE3BD8">
            <w:pPr>
              <w:spacing w:after="0"/>
            </w:pPr>
            <w:r>
              <w:t>SI</w:t>
            </w:r>
          </w:p>
        </w:tc>
      </w:tr>
      <w:tr w:rsidR="00AE3BD8">
        <w:tblPrEx>
          <w:tblCellMar>
            <w:top w:w="0" w:type="dxa"/>
            <w:bottom w:w="0" w:type="dxa"/>
          </w:tblCellMar>
        </w:tblPrEx>
        <w:tc>
          <w:tcPr>
            <w:tcW w:w="2495" w:type="dxa"/>
          </w:tcPr>
          <w:p w:rsidR="00AE3BD8" w:rsidRDefault="00AE3BD8">
            <w:pPr>
              <w:spacing w:after="0"/>
            </w:pPr>
            <w:r>
              <w:t>CARDINAL</w:t>
            </w:r>
          </w:p>
        </w:tc>
        <w:tc>
          <w:tcPr>
            <w:tcW w:w="2495" w:type="dxa"/>
          </w:tcPr>
          <w:p w:rsidR="00AE3BD8" w:rsidRDefault="00AE3BD8">
            <w:pPr>
              <w:spacing w:after="0"/>
            </w:pPr>
            <w:r>
              <w:t>FORMULE</w:t>
            </w:r>
          </w:p>
        </w:tc>
        <w:tc>
          <w:tcPr>
            <w:tcW w:w="2495" w:type="dxa"/>
          </w:tcPr>
          <w:p w:rsidR="00AE3BD8" w:rsidRDefault="00AE3BD8">
            <w:pPr>
              <w:spacing w:after="0"/>
            </w:pPr>
            <w:r>
              <w:t>OBJET</w:t>
            </w:r>
          </w:p>
        </w:tc>
        <w:tc>
          <w:tcPr>
            <w:tcW w:w="2495" w:type="dxa"/>
          </w:tcPr>
          <w:p w:rsidR="00AE3BD8" w:rsidRDefault="00AE3BD8">
            <w:pPr>
              <w:spacing w:after="0"/>
            </w:pPr>
            <w:r>
              <w:t>SINON</w:t>
            </w:r>
          </w:p>
        </w:tc>
      </w:tr>
      <w:tr w:rsidR="00AE3BD8">
        <w:tblPrEx>
          <w:tblCellMar>
            <w:top w:w="0" w:type="dxa"/>
            <w:bottom w:w="0" w:type="dxa"/>
          </w:tblCellMar>
        </w:tblPrEx>
        <w:tc>
          <w:tcPr>
            <w:tcW w:w="2495" w:type="dxa"/>
          </w:tcPr>
          <w:p w:rsidR="00AE3BD8" w:rsidRDefault="00AE3BD8">
            <w:pPr>
              <w:spacing w:after="0"/>
            </w:pPr>
            <w:r>
              <w:t>CONDITION</w:t>
            </w:r>
          </w:p>
        </w:tc>
        <w:tc>
          <w:tcPr>
            <w:tcW w:w="2495" w:type="dxa"/>
          </w:tcPr>
          <w:p w:rsidR="00AE3BD8" w:rsidRDefault="00AE3BD8">
            <w:pPr>
              <w:spacing w:after="0"/>
            </w:pPr>
            <w:r>
              <w:t>GENRE</w:t>
            </w:r>
          </w:p>
        </w:tc>
        <w:tc>
          <w:tcPr>
            <w:tcW w:w="2495" w:type="dxa"/>
          </w:tcPr>
          <w:p w:rsidR="00AE3BD8" w:rsidRDefault="00AE3BD8">
            <w:pPr>
              <w:spacing w:after="0"/>
            </w:pPr>
            <w:r>
              <w:t>OBLIGATOIRE</w:t>
            </w:r>
          </w:p>
        </w:tc>
        <w:tc>
          <w:tcPr>
            <w:tcW w:w="2495" w:type="dxa"/>
          </w:tcPr>
          <w:p w:rsidR="00AE3BD8" w:rsidRDefault="00AE3BD8">
            <w:pPr>
              <w:spacing w:after="0"/>
            </w:pPr>
            <w:r>
              <w:t>SOIT</w:t>
            </w:r>
          </w:p>
        </w:tc>
      </w:tr>
      <w:tr w:rsidR="00AE3BD8">
        <w:tblPrEx>
          <w:tblCellMar>
            <w:top w:w="0" w:type="dxa"/>
            <w:bottom w:w="0" w:type="dxa"/>
          </w:tblCellMar>
        </w:tblPrEx>
        <w:tc>
          <w:tcPr>
            <w:tcW w:w="2495" w:type="dxa"/>
          </w:tcPr>
          <w:p w:rsidR="00AE3BD8" w:rsidRDefault="00AE3BD8">
            <w:pPr>
              <w:spacing w:after="0"/>
            </w:pPr>
            <w:r>
              <w:t>CONFIGURATION</w:t>
            </w:r>
          </w:p>
        </w:tc>
        <w:tc>
          <w:tcPr>
            <w:tcW w:w="2495" w:type="dxa"/>
          </w:tcPr>
          <w:p w:rsidR="00AE3BD8" w:rsidRDefault="00AE3BD8">
            <w:pPr>
              <w:spacing w:after="0"/>
            </w:pPr>
            <w:r>
              <w:t>GLOBAL</w:t>
            </w:r>
          </w:p>
        </w:tc>
        <w:tc>
          <w:tcPr>
            <w:tcW w:w="2495" w:type="dxa"/>
          </w:tcPr>
          <w:p w:rsidR="00AE3BD8" w:rsidRDefault="00AE3BD8">
            <w:pPr>
              <w:spacing w:after="0"/>
            </w:pPr>
            <w:r>
              <w:t>OCCURRENCE</w:t>
            </w:r>
          </w:p>
        </w:tc>
        <w:tc>
          <w:tcPr>
            <w:tcW w:w="2495" w:type="dxa"/>
          </w:tcPr>
          <w:p w:rsidR="00AE3BD8" w:rsidRDefault="00AE3BD8">
            <w:pPr>
              <w:spacing w:after="0"/>
            </w:pPr>
            <w:r>
              <w:t>SOMME</w:t>
            </w:r>
          </w:p>
        </w:tc>
      </w:tr>
      <w:tr w:rsidR="00AE3BD8">
        <w:tblPrEx>
          <w:tblCellMar>
            <w:top w:w="0" w:type="dxa"/>
            <w:bottom w:w="0" w:type="dxa"/>
          </w:tblCellMar>
        </w:tblPrEx>
        <w:tc>
          <w:tcPr>
            <w:tcW w:w="2495" w:type="dxa"/>
          </w:tcPr>
          <w:p w:rsidR="00AE3BD8" w:rsidRDefault="00AE3BD8">
            <w:pPr>
              <w:spacing w:after="0"/>
            </w:pPr>
            <w:r>
              <w:t>CONSTANTE</w:t>
            </w:r>
          </w:p>
        </w:tc>
        <w:tc>
          <w:tcPr>
            <w:tcW w:w="2495" w:type="dxa"/>
          </w:tcPr>
          <w:p w:rsidR="00AE3BD8" w:rsidRDefault="00AE3BD8">
            <w:pPr>
              <w:spacing w:after="0"/>
            </w:pPr>
            <w:r>
              <w:t>GROUPE</w:t>
            </w:r>
          </w:p>
        </w:tc>
        <w:tc>
          <w:tcPr>
            <w:tcW w:w="2495" w:type="dxa"/>
          </w:tcPr>
          <w:p w:rsidR="00AE3BD8" w:rsidRDefault="00AE3BD8">
            <w:pPr>
              <w:spacing w:after="0"/>
            </w:pPr>
            <w:r>
              <w:t>ON_A</w:t>
            </w:r>
          </w:p>
        </w:tc>
        <w:tc>
          <w:tcPr>
            <w:tcW w:w="2495" w:type="dxa"/>
          </w:tcPr>
          <w:p w:rsidR="00AE3BD8" w:rsidRDefault="00AE3BD8">
            <w:pPr>
              <w:spacing w:after="0"/>
            </w:pPr>
            <w:r>
              <w:t>SORTE_DE</w:t>
            </w:r>
          </w:p>
        </w:tc>
      </w:tr>
      <w:tr w:rsidR="00AE3BD8">
        <w:tblPrEx>
          <w:tblCellMar>
            <w:top w:w="0" w:type="dxa"/>
            <w:bottom w:w="0" w:type="dxa"/>
          </w:tblCellMar>
        </w:tblPrEx>
        <w:tc>
          <w:tcPr>
            <w:tcW w:w="2495" w:type="dxa"/>
          </w:tcPr>
          <w:p w:rsidR="00AE3BD8" w:rsidRDefault="00AE3BD8">
            <w:pPr>
              <w:spacing w:after="0"/>
            </w:pPr>
            <w:r>
              <w:t>DE</w:t>
            </w:r>
          </w:p>
        </w:tc>
        <w:tc>
          <w:tcPr>
            <w:tcW w:w="2495" w:type="dxa"/>
          </w:tcPr>
          <w:p w:rsidR="00AE3BD8" w:rsidRDefault="00AE3BD8">
            <w:pPr>
              <w:spacing w:after="0"/>
            </w:pPr>
            <w:r>
              <w:t>IL_EXISTE</w:t>
            </w:r>
          </w:p>
        </w:tc>
        <w:tc>
          <w:tcPr>
            <w:tcW w:w="2495" w:type="dxa"/>
          </w:tcPr>
          <w:p w:rsidR="00AE3BD8" w:rsidRDefault="00AE3BD8">
            <w:pPr>
              <w:spacing w:after="0"/>
            </w:pPr>
            <w:r>
              <w:t>ORDRE_DES_ETAPES</w:t>
            </w:r>
          </w:p>
        </w:tc>
        <w:tc>
          <w:tcPr>
            <w:tcW w:w="2495" w:type="dxa"/>
          </w:tcPr>
          <w:p w:rsidR="00AE3BD8" w:rsidRDefault="00AE3BD8">
            <w:pPr>
              <w:spacing w:after="0"/>
            </w:pPr>
            <w:r>
              <w:t>SYSTEMES_EQUATIONS</w:t>
            </w:r>
          </w:p>
        </w:tc>
      </w:tr>
      <w:tr w:rsidR="00AE3BD8">
        <w:tblPrEx>
          <w:tblCellMar>
            <w:top w:w="0" w:type="dxa"/>
            <w:bottom w:w="0" w:type="dxa"/>
          </w:tblCellMar>
        </w:tblPrEx>
        <w:tc>
          <w:tcPr>
            <w:tcW w:w="2495" w:type="dxa"/>
          </w:tcPr>
          <w:p w:rsidR="00AE3BD8" w:rsidRDefault="00AE3BD8">
            <w:pPr>
              <w:spacing w:after="0"/>
            </w:pPr>
            <w:r>
              <w:t>DEFAILLANCE</w:t>
            </w:r>
          </w:p>
        </w:tc>
        <w:tc>
          <w:tcPr>
            <w:tcW w:w="2495" w:type="dxa"/>
          </w:tcPr>
          <w:p w:rsidR="00AE3BD8" w:rsidRDefault="00AE3BD8">
            <w:pPr>
              <w:spacing w:after="0"/>
            </w:pPr>
            <w:r>
              <w:t>IL_PEUT_SE_PRODUIRE</w:t>
            </w:r>
          </w:p>
        </w:tc>
        <w:tc>
          <w:tcPr>
            <w:tcW w:w="2495" w:type="dxa"/>
          </w:tcPr>
          <w:p w:rsidR="00AE3BD8" w:rsidRDefault="00AE3BD8">
            <w:pPr>
              <w:spacing w:after="0"/>
            </w:pPr>
            <w:r>
              <w:t>OU</w:t>
            </w:r>
          </w:p>
        </w:tc>
        <w:tc>
          <w:tcPr>
            <w:tcW w:w="2495" w:type="dxa"/>
          </w:tcPr>
          <w:p w:rsidR="00AE3BD8" w:rsidRDefault="00AE3BD8">
            <w:pPr>
              <w:spacing w:after="0"/>
            </w:pPr>
            <w:r>
              <w:t>TELLE_QUE</w:t>
            </w:r>
          </w:p>
        </w:tc>
      </w:tr>
      <w:tr w:rsidR="00AE3BD8">
        <w:tblPrEx>
          <w:tblCellMar>
            <w:top w:w="0" w:type="dxa"/>
            <w:bottom w:w="0" w:type="dxa"/>
          </w:tblCellMar>
        </w:tblPrEx>
        <w:tc>
          <w:tcPr>
            <w:tcW w:w="2495" w:type="dxa"/>
          </w:tcPr>
          <w:p w:rsidR="00AE3BD8" w:rsidRDefault="00AE3BD8">
            <w:pPr>
              <w:spacing w:after="0"/>
            </w:pPr>
            <w:r>
              <w:t>DESCRIPTION</w:t>
            </w:r>
          </w:p>
        </w:tc>
        <w:tc>
          <w:tcPr>
            <w:tcW w:w="2495" w:type="dxa"/>
          </w:tcPr>
          <w:p w:rsidR="00AE3BD8" w:rsidRDefault="00AE3BD8">
            <w:pPr>
              <w:spacing w:after="0"/>
            </w:pPr>
            <w:r>
              <w:t>INCLUS_DANS</w:t>
            </w:r>
          </w:p>
        </w:tc>
        <w:tc>
          <w:tcPr>
            <w:tcW w:w="2495" w:type="dxa"/>
          </w:tcPr>
          <w:p w:rsidR="00AE3BD8" w:rsidRDefault="00AE3BD8">
            <w:pPr>
              <w:spacing w:after="0"/>
            </w:pPr>
            <w:r>
              <w:t>OU_BIEN</w:t>
            </w:r>
          </w:p>
        </w:tc>
        <w:tc>
          <w:tcPr>
            <w:tcW w:w="2495" w:type="dxa"/>
          </w:tcPr>
          <w:p w:rsidR="00AE3BD8" w:rsidRDefault="00AE3BD8">
            <w:pPr>
              <w:spacing w:after="0"/>
            </w:pPr>
            <w:r>
              <w:t>TEL_QUE</w:t>
            </w:r>
          </w:p>
        </w:tc>
      </w:tr>
      <w:tr w:rsidR="00AE3BD8">
        <w:tblPrEx>
          <w:tblCellMar>
            <w:top w:w="0" w:type="dxa"/>
            <w:bottom w:w="0" w:type="dxa"/>
          </w:tblCellMar>
        </w:tblPrEx>
        <w:tc>
          <w:tcPr>
            <w:tcW w:w="2495" w:type="dxa"/>
          </w:tcPr>
          <w:p w:rsidR="00AE3BD8" w:rsidRDefault="00AE3BD8">
            <w:pPr>
              <w:spacing w:after="0"/>
            </w:pPr>
            <w:r>
              <w:t>DES_TERMES</w:t>
            </w:r>
          </w:p>
        </w:tc>
        <w:tc>
          <w:tcPr>
            <w:tcW w:w="2495" w:type="dxa"/>
          </w:tcPr>
          <w:p w:rsidR="00AE3BD8" w:rsidRDefault="00AE3BD8">
            <w:pPr>
              <w:spacing w:after="0"/>
            </w:pPr>
            <w:r>
              <w:t>INDISPONIBILITE</w:t>
            </w:r>
          </w:p>
        </w:tc>
        <w:tc>
          <w:tcPr>
            <w:tcW w:w="2495" w:type="dxa"/>
          </w:tcPr>
          <w:p w:rsidR="00AE3BD8" w:rsidRDefault="00AE3BD8">
            <w:pPr>
              <w:spacing w:after="0"/>
            </w:pPr>
            <w:r>
              <w:t>PAGE</w:t>
            </w:r>
          </w:p>
        </w:tc>
        <w:tc>
          <w:tcPr>
            <w:tcW w:w="2495" w:type="dxa"/>
          </w:tcPr>
          <w:p w:rsidR="00AE3BD8" w:rsidRDefault="00AE3BD8">
            <w:pPr>
              <w:spacing w:after="0"/>
            </w:pPr>
            <w:r>
              <w:t>TEMPS_CONSTANT</w:t>
            </w:r>
          </w:p>
        </w:tc>
      </w:tr>
      <w:tr w:rsidR="00AE3BD8">
        <w:tblPrEx>
          <w:tblCellMar>
            <w:top w:w="0" w:type="dxa"/>
            <w:bottom w:w="0" w:type="dxa"/>
          </w:tblCellMar>
        </w:tblPrEx>
        <w:tc>
          <w:tcPr>
            <w:tcW w:w="2495" w:type="dxa"/>
          </w:tcPr>
          <w:p w:rsidR="00AE3BD8" w:rsidRDefault="00AE3BD8">
            <w:pPr>
              <w:spacing w:after="0"/>
            </w:pPr>
            <w:r>
              <w:t>DE_TYPE</w:t>
            </w:r>
          </w:p>
        </w:tc>
        <w:tc>
          <w:tcPr>
            <w:tcW w:w="2495" w:type="dxa"/>
          </w:tcPr>
          <w:p w:rsidR="00AE3BD8" w:rsidRDefault="00AE3BD8">
            <w:pPr>
              <w:spacing w:after="0"/>
            </w:pPr>
            <w:r>
              <w:t>INFINI</w:t>
            </w:r>
          </w:p>
        </w:tc>
        <w:tc>
          <w:tcPr>
            <w:tcW w:w="2495" w:type="dxa"/>
          </w:tcPr>
          <w:p w:rsidR="00AE3BD8" w:rsidRDefault="00AE3BD8">
            <w:pPr>
              <w:spacing w:after="0"/>
            </w:pPr>
            <w:r>
              <w:t>PANNE</w:t>
            </w:r>
          </w:p>
        </w:tc>
        <w:tc>
          <w:tcPr>
            <w:tcW w:w="2495" w:type="dxa"/>
          </w:tcPr>
          <w:p w:rsidR="00AE3BD8" w:rsidRDefault="00AE3BD8">
            <w:pPr>
              <w:spacing w:after="0"/>
            </w:pPr>
            <w:r>
              <w:t>TRANSITION</w:t>
            </w:r>
          </w:p>
        </w:tc>
      </w:tr>
      <w:tr w:rsidR="00AE3BD8">
        <w:tblPrEx>
          <w:tblCellMar>
            <w:top w:w="0" w:type="dxa"/>
            <w:bottom w:w="0" w:type="dxa"/>
          </w:tblCellMar>
        </w:tblPrEx>
        <w:tc>
          <w:tcPr>
            <w:tcW w:w="2495" w:type="dxa"/>
          </w:tcPr>
          <w:p w:rsidR="00AE3BD8" w:rsidRDefault="00AE3BD8">
            <w:pPr>
              <w:spacing w:after="0"/>
            </w:pPr>
            <w:r>
              <w:t>DOMAINE</w:t>
            </w:r>
          </w:p>
        </w:tc>
        <w:tc>
          <w:tcPr>
            <w:tcW w:w="2495" w:type="dxa"/>
          </w:tcPr>
          <w:p w:rsidR="00AE3BD8" w:rsidRDefault="00AE3BD8">
            <w:pPr>
              <w:spacing w:after="0"/>
            </w:pPr>
            <w:r>
              <w:t>INS</w:t>
            </w:r>
          </w:p>
        </w:tc>
        <w:tc>
          <w:tcPr>
            <w:tcW w:w="2495" w:type="dxa"/>
          </w:tcPr>
          <w:p w:rsidR="00AE3BD8" w:rsidRDefault="00AE3BD8">
            <w:pPr>
              <w:spacing w:after="0"/>
            </w:pPr>
            <w:r>
              <w:t>PARAMETRE_LOI</w:t>
            </w:r>
          </w:p>
        </w:tc>
        <w:tc>
          <w:tcPr>
            <w:tcW w:w="2495" w:type="dxa"/>
          </w:tcPr>
          <w:p w:rsidR="00AE3BD8" w:rsidRDefault="00AE3BD8">
            <w:pPr>
              <w:spacing w:after="0"/>
            </w:pPr>
            <w:r>
              <w:t>TYPE</w:t>
            </w:r>
          </w:p>
        </w:tc>
      </w:tr>
      <w:tr w:rsidR="00AE3BD8">
        <w:tblPrEx>
          <w:tblCellMar>
            <w:top w:w="0" w:type="dxa"/>
            <w:bottom w:w="0" w:type="dxa"/>
          </w:tblCellMar>
        </w:tblPrEx>
        <w:tc>
          <w:tcPr>
            <w:tcW w:w="2495" w:type="dxa"/>
          </w:tcPr>
          <w:p w:rsidR="00AE3BD8" w:rsidRDefault="00AE3BD8">
            <w:pPr>
              <w:spacing w:after="0"/>
            </w:pPr>
            <w:r>
              <w:t>EDITION</w:t>
            </w:r>
          </w:p>
        </w:tc>
        <w:tc>
          <w:tcPr>
            <w:tcW w:w="2495" w:type="dxa"/>
          </w:tcPr>
          <w:p w:rsidR="00AE3BD8" w:rsidRDefault="00AE3BD8">
            <w:pPr>
              <w:spacing w:after="0"/>
            </w:pPr>
            <w:r>
              <w:t>INSTANTANEE</w:t>
            </w:r>
          </w:p>
        </w:tc>
        <w:tc>
          <w:tcPr>
            <w:tcW w:w="2495" w:type="dxa"/>
          </w:tcPr>
          <w:p w:rsidR="00AE3BD8" w:rsidRDefault="00AE3BD8">
            <w:pPr>
              <w:spacing w:after="0"/>
            </w:pPr>
            <w:r>
              <w:t>PARMI</w:t>
            </w:r>
          </w:p>
        </w:tc>
        <w:tc>
          <w:tcPr>
            <w:tcW w:w="2495" w:type="dxa"/>
          </w:tcPr>
          <w:p w:rsidR="00AE3BD8" w:rsidRDefault="00AE3BD8">
            <w:pPr>
              <w:spacing w:after="0"/>
            </w:pPr>
            <w:r>
              <w:t>T_C</w:t>
            </w:r>
          </w:p>
        </w:tc>
      </w:tr>
      <w:tr w:rsidR="00AE3BD8">
        <w:tblPrEx>
          <w:tblCellMar>
            <w:top w:w="0" w:type="dxa"/>
            <w:bottom w:w="0" w:type="dxa"/>
          </w:tblCellMar>
        </w:tblPrEx>
        <w:tc>
          <w:tcPr>
            <w:tcW w:w="2495" w:type="dxa"/>
          </w:tcPr>
          <w:p w:rsidR="00AE3BD8" w:rsidRDefault="00AE3BD8">
            <w:pPr>
              <w:spacing w:after="0"/>
            </w:pPr>
            <w:r>
              <w:t>EFFET</w:t>
            </w:r>
          </w:p>
        </w:tc>
        <w:tc>
          <w:tcPr>
            <w:tcW w:w="2495" w:type="dxa"/>
          </w:tcPr>
          <w:p w:rsidR="00AE3BD8" w:rsidRDefault="00AE3BD8">
            <w:pPr>
              <w:spacing w:after="0"/>
            </w:pPr>
            <w:r>
              <w:t>INTERACTION</w:t>
            </w:r>
          </w:p>
        </w:tc>
        <w:tc>
          <w:tcPr>
            <w:tcW w:w="2495" w:type="dxa"/>
          </w:tcPr>
          <w:p w:rsidR="00AE3BD8" w:rsidRDefault="00AE3BD8">
            <w:pPr>
              <w:spacing w:after="0"/>
            </w:pPr>
            <w:r>
              <w:t>PAR_DEFAUT</w:t>
            </w:r>
          </w:p>
        </w:tc>
        <w:tc>
          <w:tcPr>
            <w:tcW w:w="2495" w:type="dxa"/>
          </w:tcPr>
          <w:p w:rsidR="00AE3BD8" w:rsidRDefault="00AE3BD8">
            <w:pPr>
              <w:spacing w:after="0"/>
            </w:pPr>
            <w:r>
              <w:t>UN</w:t>
            </w:r>
          </w:p>
        </w:tc>
      </w:tr>
      <w:tr w:rsidR="00AE3BD8">
        <w:tblPrEx>
          <w:tblCellMar>
            <w:top w:w="0" w:type="dxa"/>
            <w:bottom w:w="0" w:type="dxa"/>
          </w:tblCellMar>
        </w:tblPrEx>
        <w:tc>
          <w:tcPr>
            <w:tcW w:w="2495" w:type="dxa"/>
          </w:tcPr>
          <w:p w:rsidR="00AE3BD8" w:rsidRDefault="00AE3BD8">
            <w:pPr>
              <w:spacing w:after="0"/>
            </w:pPr>
            <w:r>
              <w:t>ENTIER</w:t>
            </w:r>
          </w:p>
        </w:tc>
        <w:tc>
          <w:tcPr>
            <w:tcW w:w="2495" w:type="dxa"/>
          </w:tcPr>
          <w:p w:rsidR="00AE3BD8" w:rsidRDefault="00AE3BD8">
            <w:pPr>
              <w:spacing w:after="0"/>
            </w:pPr>
            <w:r>
              <w:t>INTERFACE</w:t>
            </w:r>
          </w:p>
        </w:tc>
        <w:tc>
          <w:tcPr>
            <w:tcW w:w="2495" w:type="dxa"/>
          </w:tcPr>
          <w:p w:rsidR="00AE3BD8" w:rsidRDefault="00AE3BD8">
            <w:pPr>
              <w:spacing w:after="0"/>
            </w:pPr>
            <w:r>
              <w:t>POUR_TOUT</w:t>
            </w:r>
          </w:p>
        </w:tc>
        <w:tc>
          <w:tcPr>
            <w:tcW w:w="2495" w:type="dxa"/>
          </w:tcPr>
          <w:p w:rsidR="00AE3BD8" w:rsidRDefault="00AE3BD8">
            <w:pPr>
              <w:spacing w:after="0"/>
            </w:pPr>
            <w:r>
              <w:t>UNE</w:t>
            </w:r>
          </w:p>
        </w:tc>
      </w:tr>
      <w:tr w:rsidR="00AE3BD8">
        <w:tblPrEx>
          <w:tblCellMar>
            <w:top w:w="0" w:type="dxa"/>
            <w:bottom w:w="0" w:type="dxa"/>
          </w:tblCellMar>
        </w:tblPrEx>
        <w:tc>
          <w:tcPr>
            <w:tcW w:w="2495" w:type="dxa"/>
          </w:tcPr>
          <w:p w:rsidR="00AE3BD8" w:rsidRDefault="00AE3BD8">
            <w:pPr>
              <w:spacing w:after="0"/>
            </w:pPr>
            <w:r>
              <w:t>EQUATION</w:t>
            </w:r>
          </w:p>
        </w:tc>
        <w:tc>
          <w:tcPr>
            <w:tcW w:w="2495" w:type="dxa"/>
          </w:tcPr>
          <w:p w:rsidR="00AE3BD8" w:rsidRDefault="00AE3BD8">
            <w:pPr>
              <w:spacing w:after="0"/>
            </w:pPr>
            <w:r>
              <w:t>JUSQUA</w:t>
            </w:r>
          </w:p>
        </w:tc>
        <w:tc>
          <w:tcPr>
            <w:tcW w:w="2495" w:type="dxa"/>
          </w:tcPr>
          <w:p w:rsidR="00AE3BD8" w:rsidRDefault="00AE3BD8">
            <w:pPr>
              <w:spacing w:after="0"/>
            </w:pPr>
            <w:r>
              <w:t>PRODUIT</w:t>
            </w:r>
          </w:p>
        </w:tc>
        <w:tc>
          <w:tcPr>
            <w:tcW w:w="2495" w:type="dxa"/>
          </w:tcPr>
          <w:p w:rsidR="00AE3BD8" w:rsidRDefault="00AE3BD8">
            <w:pPr>
              <w:spacing w:after="0"/>
            </w:pPr>
            <w:r>
              <w:t>VALEURS</w:t>
            </w:r>
          </w:p>
        </w:tc>
      </w:tr>
      <w:tr w:rsidR="00AE3BD8">
        <w:tblPrEx>
          <w:tblCellMar>
            <w:top w:w="0" w:type="dxa"/>
            <w:bottom w:w="0" w:type="dxa"/>
          </w:tblCellMar>
        </w:tblPrEx>
        <w:tc>
          <w:tcPr>
            <w:tcW w:w="2495" w:type="dxa"/>
          </w:tcPr>
          <w:p w:rsidR="00AE3BD8" w:rsidRDefault="00AE3BD8">
            <w:pPr>
              <w:spacing w:after="0"/>
            </w:pPr>
            <w:r>
              <w:t>EST_UN</w:t>
            </w:r>
          </w:p>
        </w:tc>
        <w:tc>
          <w:tcPr>
            <w:tcW w:w="2495" w:type="dxa"/>
          </w:tcPr>
          <w:p w:rsidR="00AE3BD8" w:rsidRDefault="00AE3BD8">
            <w:pPr>
              <w:spacing w:after="0"/>
            </w:pPr>
            <w:r>
              <w:t>LIBELLE</w:t>
            </w:r>
          </w:p>
        </w:tc>
        <w:tc>
          <w:tcPr>
            <w:tcW w:w="2495" w:type="dxa"/>
          </w:tcPr>
          <w:p w:rsidR="00AE3BD8" w:rsidRDefault="00AE3BD8">
            <w:pPr>
              <w:spacing w:after="0"/>
            </w:pPr>
            <w:r>
              <w:t>PROVOQUE</w:t>
            </w:r>
          </w:p>
        </w:tc>
        <w:tc>
          <w:tcPr>
            <w:tcW w:w="2495" w:type="dxa"/>
          </w:tcPr>
          <w:p w:rsidR="00AE3BD8" w:rsidRDefault="00AE3BD8">
            <w:pPr>
              <w:spacing w:after="0"/>
            </w:pPr>
            <w:r>
              <w:t>VERIFIANT</w:t>
            </w:r>
          </w:p>
        </w:tc>
      </w:tr>
      <w:tr w:rsidR="00AE3BD8">
        <w:tblPrEx>
          <w:tblCellMar>
            <w:top w:w="0" w:type="dxa"/>
            <w:bottom w:w="0" w:type="dxa"/>
          </w:tblCellMar>
        </w:tblPrEx>
        <w:tc>
          <w:tcPr>
            <w:tcW w:w="2495" w:type="dxa"/>
          </w:tcPr>
          <w:p w:rsidR="00AE3BD8" w:rsidRDefault="00AE3BD8">
            <w:pPr>
              <w:spacing w:after="0"/>
            </w:pPr>
            <w:r>
              <w:t>EST_UNE</w:t>
            </w:r>
          </w:p>
        </w:tc>
        <w:tc>
          <w:tcPr>
            <w:tcW w:w="2495" w:type="dxa"/>
          </w:tcPr>
          <w:p w:rsidR="00AE3BD8" w:rsidRDefault="00AE3BD8">
            <w:pPr>
              <w:spacing w:after="0"/>
            </w:pPr>
            <w:r>
              <w:t>LINEAIRE</w:t>
            </w:r>
          </w:p>
        </w:tc>
        <w:tc>
          <w:tcPr>
            <w:tcW w:w="2495" w:type="dxa"/>
          </w:tcPr>
          <w:p w:rsidR="00AE3BD8" w:rsidRDefault="00AE3BD8">
            <w:pPr>
              <w:spacing w:after="0"/>
            </w:pPr>
            <w:r>
              <w:t>QQSOIT</w:t>
            </w:r>
          </w:p>
        </w:tc>
        <w:tc>
          <w:tcPr>
            <w:tcW w:w="2495" w:type="dxa"/>
          </w:tcPr>
          <w:p w:rsidR="00AE3BD8" w:rsidRDefault="00AE3BD8">
            <w:pPr>
              <w:spacing w:after="0"/>
            </w:pPr>
            <w:r>
              <w:t>VISIBLE</w:t>
            </w:r>
          </w:p>
        </w:tc>
      </w:tr>
      <w:tr w:rsidR="00AE3BD8">
        <w:tblPrEx>
          <w:tblCellMar>
            <w:top w:w="0" w:type="dxa"/>
            <w:bottom w:w="0" w:type="dxa"/>
          </w:tblCellMar>
        </w:tblPrEx>
        <w:tc>
          <w:tcPr>
            <w:tcW w:w="2495" w:type="dxa"/>
          </w:tcPr>
          <w:p w:rsidR="00AE3BD8" w:rsidRDefault="00AE3BD8">
            <w:pPr>
              <w:spacing w:after="0"/>
            </w:pPr>
            <w:r>
              <w:t>ET</w:t>
            </w:r>
          </w:p>
        </w:tc>
        <w:tc>
          <w:tcPr>
            <w:tcW w:w="2495" w:type="dxa"/>
          </w:tcPr>
          <w:p w:rsidR="00AE3BD8" w:rsidRDefault="00AE3BD8">
            <w:pPr>
              <w:spacing w:after="0"/>
            </w:pPr>
            <w:r>
              <w:t>LOI</w:t>
            </w:r>
          </w:p>
        </w:tc>
        <w:tc>
          <w:tcPr>
            <w:tcW w:w="2495" w:type="dxa"/>
          </w:tcPr>
          <w:p w:rsidR="00AE3BD8" w:rsidRDefault="00AE3BD8">
            <w:pPr>
              <w:spacing w:after="0"/>
            </w:pPr>
            <w:r>
              <w:t>REEL</w:t>
            </w:r>
          </w:p>
        </w:tc>
        <w:tc>
          <w:tcPr>
            <w:tcW w:w="2495" w:type="dxa"/>
          </w:tcPr>
          <w:p w:rsidR="00AE3BD8" w:rsidRDefault="00AE3BD8">
            <w:pPr>
              <w:spacing w:after="0"/>
            </w:pPr>
            <w:r>
              <w:t>VRAI</w:t>
            </w:r>
          </w:p>
        </w:tc>
      </w:tr>
      <w:tr w:rsidR="00AE3BD8">
        <w:tblPrEx>
          <w:tblCellMar>
            <w:top w:w="0" w:type="dxa"/>
            <w:bottom w:w="0" w:type="dxa"/>
          </w:tblCellMar>
        </w:tblPrEx>
        <w:tc>
          <w:tcPr>
            <w:tcW w:w="2495" w:type="dxa"/>
          </w:tcPr>
          <w:p w:rsidR="00AE3BD8" w:rsidRDefault="00AE3BD8">
            <w:pPr>
              <w:spacing w:after="0"/>
            </w:pPr>
            <w:r>
              <w:t>ETAPE</w:t>
            </w:r>
          </w:p>
        </w:tc>
        <w:tc>
          <w:tcPr>
            <w:tcW w:w="2495" w:type="dxa"/>
          </w:tcPr>
          <w:p w:rsidR="00AE3BD8" w:rsidRDefault="00AE3BD8">
            <w:pPr>
              <w:spacing w:after="0"/>
            </w:pPr>
            <w:r>
              <w:t>MARCHE</w:t>
            </w:r>
          </w:p>
        </w:tc>
        <w:tc>
          <w:tcPr>
            <w:tcW w:w="2495" w:type="dxa"/>
          </w:tcPr>
          <w:p w:rsidR="00AE3BD8" w:rsidRDefault="00AE3BD8">
            <w:pPr>
              <w:spacing w:after="0"/>
            </w:pPr>
            <w:r>
              <w:t>REINITIALISATION</w:t>
            </w:r>
          </w:p>
        </w:tc>
        <w:tc>
          <w:tcPr>
            <w:tcW w:w="2495" w:type="dxa"/>
          </w:tcPr>
          <w:p w:rsidR="00AE3BD8" w:rsidRDefault="00AE3BD8">
            <w:pPr>
              <w:spacing w:after="0"/>
            </w:pPr>
          </w:p>
        </w:tc>
      </w:tr>
    </w:tbl>
    <w:p w:rsidR="00AE3BD8" w:rsidRDefault="00AE3BD8"/>
    <w:p w:rsidR="00AE3BD8" w:rsidRDefault="00AE3BD8">
      <w:pPr>
        <w:pStyle w:val="Titre1"/>
      </w:pPr>
      <w:bookmarkStart w:id="291" w:name="_Toc334607196"/>
      <w:bookmarkStart w:id="292" w:name="_Toc335111901"/>
      <w:bookmarkStart w:id="293" w:name="_Toc335647135"/>
      <w:bookmarkStart w:id="294" w:name="_Toc335647229"/>
      <w:bookmarkStart w:id="295" w:name="_Toc335704142"/>
      <w:bookmarkStart w:id="296" w:name="_Toc342099183"/>
      <w:bookmarkStart w:id="297" w:name="_Toc342986845"/>
      <w:bookmarkStart w:id="298" w:name="_Toc343072197"/>
      <w:bookmarkStart w:id="299" w:name="_Toc443104444"/>
      <w:bookmarkStart w:id="300" w:name="_Toc399235881"/>
      <w:r>
        <w:t>Les expressions</w:t>
      </w:r>
      <w:bookmarkEnd w:id="291"/>
      <w:bookmarkEnd w:id="292"/>
      <w:bookmarkEnd w:id="293"/>
      <w:bookmarkEnd w:id="294"/>
      <w:bookmarkEnd w:id="295"/>
      <w:bookmarkEnd w:id="296"/>
      <w:bookmarkEnd w:id="297"/>
      <w:bookmarkEnd w:id="298"/>
      <w:bookmarkEnd w:id="299"/>
      <w:bookmarkEnd w:id="300"/>
      <w:r>
        <w:t xml:space="preserve"> </w:t>
      </w:r>
      <w:r>
        <w:fldChar w:fldCharType="begin"/>
      </w:r>
      <w:r>
        <w:instrText xml:space="preserve"> XE "Expressions" </w:instrText>
      </w:r>
      <w:r>
        <w:fldChar w:fldCharType="end"/>
      </w:r>
    </w:p>
    <w:p w:rsidR="00AE3BD8" w:rsidRDefault="00AE3BD8">
      <w:r>
        <w:t>Dans cette partie, nous allons tout d'abord définir précisément quelles sont les variables du langage FIGARO et comment y accéder. Puis nous définirons la syntaxe des expressions en commençant par les expressions simples (communes aux langages de programmation classiques) et en terminant par les expressions utilisant des opérateurs complexes spécifiques au langage FIGARO (les quantificateurs, les opérateurs booléens et numériques complexes).</w:t>
      </w:r>
    </w:p>
    <w:p w:rsidR="00AE3BD8" w:rsidRDefault="00AE3BD8">
      <w:pPr>
        <w:pStyle w:val="Titre2"/>
      </w:pPr>
      <w:bookmarkStart w:id="301" w:name="_Toc342099184"/>
      <w:bookmarkStart w:id="302" w:name="_Toc342986846"/>
      <w:bookmarkStart w:id="303" w:name="_Toc343072198"/>
      <w:bookmarkStart w:id="304" w:name="_Toc443104445"/>
      <w:bookmarkStart w:id="305" w:name="_Toc399235882"/>
      <w:r>
        <w:t>Préliminaires</w:t>
      </w:r>
      <w:bookmarkEnd w:id="301"/>
      <w:bookmarkEnd w:id="302"/>
      <w:bookmarkEnd w:id="303"/>
      <w:bookmarkEnd w:id="304"/>
      <w:bookmarkEnd w:id="305"/>
    </w:p>
    <w:p w:rsidR="00AE3BD8" w:rsidRDefault="00AE3BD8">
      <w:pPr>
        <w:pStyle w:val="Titre3"/>
      </w:pPr>
      <w:bookmarkStart w:id="306" w:name="_Toc334331939"/>
      <w:bookmarkStart w:id="307" w:name="_Toc342099185"/>
      <w:bookmarkStart w:id="308" w:name="_Toc342986847"/>
      <w:bookmarkStart w:id="309" w:name="_Toc343072199"/>
      <w:bookmarkStart w:id="310" w:name="_Toc443104446"/>
      <w:r>
        <w:tab/>
      </w:r>
      <w:bookmarkStart w:id="311" w:name="_Toc399235883"/>
      <w:bookmarkEnd w:id="306"/>
      <w:r>
        <w:t>Champs valués et variables globales</w:t>
      </w:r>
      <w:bookmarkEnd w:id="307"/>
      <w:bookmarkEnd w:id="308"/>
      <w:bookmarkEnd w:id="309"/>
      <w:bookmarkEnd w:id="310"/>
      <w:bookmarkEnd w:id="311"/>
    </w:p>
    <w:p w:rsidR="00AE3BD8" w:rsidRDefault="00AE3BD8">
      <w:r>
        <w:t>Les expressions écrites en FIGARO vont utiliser principalement deux types de variables :</w:t>
      </w:r>
    </w:p>
    <w:p w:rsidR="00AE3BD8" w:rsidRDefault="00AE3BD8">
      <w:pPr>
        <w:pStyle w:val="Dcal"/>
      </w:pPr>
      <w:r>
        <w:t>*</w:t>
      </w:r>
      <w:r>
        <w:tab/>
        <w:t>les champs descriptifs des types et des objets (attributs, constantes, ...),</w:t>
      </w:r>
    </w:p>
    <w:p w:rsidR="00AE3BD8" w:rsidRDefault="00AE3BD8">
      <w:pPr>
        <w:pStyle w:val="Dcal"/>
      </w:pPr>
      <w:r>
        <w:t>*</w:t>
      </w:r>
      <w:r>
        <w:tab/>
        <w:t>les variables globables.</w:t>
      </w:r>
    </w:p>
    <w:p w:rsidR="00AE3BD8" w:rsidRDefault="00AE3BD8">
      <w:pPr>
        <w:pStyle w:val="Titre4"/>
      </w:pPr>
      <w:bookmarkStart w:id="312" w:name="_Toc334331940"/>
      <w:r>
        <w:tab/>
      </w:r>
      <w:bookmarkStart w:id="313" w:name="_Toc399235884"/>
      <w:r>
        <w:t xml:space="preserve">Les champs </w:t>
      </w:r>
      <w:bookmarkEnd w:id="312"/>
      <w:r>
        <w:t>valués</w:t>
      </w:r>
      <w:bookmarkEnd w:id="313"/>
    </w:p>
    <w:p w:rsidR="00AE3BD8" w:rsidRDefault="00AE3BD8">
      <w:r>
        <w:t>Les champs valués sont les champs utilisés pour décrire les objets d'un type ou d'un objet particulier.</w:t>
      </w:r>
    </w:p>
    <w:p w:rsidR="00AE3BD8" w:rsidRDefault="00AE3BD8">
      <w:pPr>
        <w:pStyle w:val="Courrier"/>
        <w:keepNext/>
      </w:pPr>
      <w:r>
        <w:rPr>
          <w:b/>
        </w:rPr>
        <w:t>TYPE</w:t>
      </w:r>
      <w:r>
        <w:t xml:space="preserve"> rectangle ;</w:t>
      </w:r>
    </w:p>
    <w:p w:rsidR="00AE3BD8" w:rsidRDefault="00AE3BD8">
      <w:pPr>
        <w:pStyle w:val="Courrier"/>
        <w:keepNext/>
        <w:outlineLvl w:val="0"/>
      </w:pPr>
      <w:r>
        <w:rPr>
          <w:b/>
        </w:rPr>
        <w:t>ATTRIBUT</w:t>
      </w:r>
    </w:p>
    <w:p w:rsidR="00AE3BD8" w:rsidRDefault="00AE3BD8">
      <w:pPr>
        <w:pStyle w:val="Courrier"/>
        <w:keepNext/>
      </w:pPr>
      <w:r>
        <w:tab/>
        <w:t xml:space="preserve">longueur </w:t>
      </w:r>
      <w:r>
        <w:rPr>
          <w:b/>
        </w:rPr>
        <w:t>DOMAINE</w:t>
      </w:r>
      <w:r>
        <w:t xml:space="preserve"> </w:t>
      </w:r>
      <w:r>
        <w:rPr>
          <w:b/>
        </w:rPr>
        <w:t>REEL</w:t>
      </w:r>
      <w:r>
        <w:t>;</w:t>
      </w:r>
    </w:p>
    <w:p w:rsidR="00AE3BD8" w:rsidRDefault="00AE3BD8">
      <w:pPr>
        <w:pStyle w:val="Courrier"/>
        <w:keepNext/>
      </w:pPr>
      <w:r>
        <w:tab/>
        <w:t xml:space="preserve">largeur </w:t>
      </w:r>
      <w:r>
        <w:rPr>
          <w:b/>
        </w:rPr>
        <w:t>DOMAINE</w:t>
      </w:r>
      <w:r>
        <w:t xml:space="preserve"> </w:t>
      </w:r>
      <w:r>
        <w:rPr>
          <w:b/>
        </w:rPr>
        <w:t>REEL</w:t>
      </w:r>
      <w:r>
        <w:t>;</w:t>
      </w:r>
    </w:p>
    <w:p w:rsidR="00AE3BD8" w:rsidRDefault="00AE3BD8">
      <w:pPr>
        <w:pStyle w:val="Courrier"/>
      </w:pPr>
      <w:r>
        <w:tab/>
        <w:t>surface DOM</w:t>
      </w:r>
      <w:r>
        <w:rPr>
          <w:b/>
        </w:rPr>
        <w:t>A</w:t>
      </w:r>
      <w:r>
        <w:t xml:space="preserve">INE </w:t>
      </w:r>
      <w:r>
        <w:rPr>
          <w:b/>
        </w:rPr>
        <w:t>REEL</w:t>
      </w:r>
      <w:r>
        <w:t xml:space="preserve"> PAR_</w:t>
      </w:r>
      <w:r>
        <w:rPr>
          <w:b/>
        </w:rPr>
        <w:t>DEFAUT</w:t>
      </w:r>
      <w:r>
        <w:t xml:space="preserve"> (longueur*largeur);</w:t>
      </w:r>
    </w:p>
    <w:p w:rsidR="00AE3BD8" w:rsidRDefault="00AE3BD8">
      <w:pPr>
        <w:pStyle w:val="Courrier"/>
      </w:pPr>
    </w:p>
    <w:p w:rsidR="00AE3BD8" w:rsidRDefault="00AE3BD8">
      <w:r>
        <w:t xml:space="preserve">Dans cet exemple, l'expression </w:t>
      </w:r>
      <w:r>
        <w:rPr>
          <w:i/>
        </w:rPr>
        <w:t>longueur*largeur</w:t>
      </w:r>
      <w:r>
        <w:t xml:space="preserve"> est une expression utilisant les attributs du type rectangle.</w:t>
      </w:r>
    </w:p>
    <w:p w:rsidR="00AE3BD8" w:rsidRDefault="00AE3BD8">
      <w:pPr>
        <w:pStyle w:val="Titre4"/>
      </w:pPr>
      <w:bookmarkStart w:id="314" w:name="_Toc334331944"/>
      <w:r>
        <w:tab/>
      </w:r>
      <w:bookmarkStart w:id="315" w:name="_Toc399235885"/>
      <w:r>
        <w:t>Les variables globales</w:t>
      </w:r>
      <w:bookmarkEnd w:id="314"/>
      <w:bookmarkEnd w:id="315"/>
      <w:r>
        <w:t xml:space="preserve"> </w:t>
      </w:r>
      <w:r>
        <w:fldChar w:fldCharType="begin"/>
      </w:r>
      <w:r>
        <w:instrText xml:space="preserve"> XE "GLOBAL" </w:instrText>
      </w:r>
      <w:r>
        <w:fldChar w:fldCharType="end"/>
      </w:r>
    </w:p>
    <w:p w:rsidR="00AE3BD8" w:rsidRDefault="00AE3BD8">
      <w:r>
        <w:t xml:space="preserve">Pour modéliser une classe de systèmes dans une base de connaissances, on a parfois besoin d'utiliser des variables globales qui seront </w:t>
      </w:r>
      <w:r>
        <w:rPr>
          <w:b/>
        </w:rPr>
        <w:t>accessibles facilement par tous les objets d'un modèle</w:t>
      </w:r>
      <w:r>
        <w:t>.</w:t>
      </w:r>
    </w:p>
    <w:p w:rsidR="00AE3BD8" w:rsidRDefault="00AE3BD8">
      <w:r>
        <w:t>Pour permettre la définition de telles variables, le langage FIGARO permet d'écrire une section introduite par le mot-clé GLOBAL qui peut être décrit par les mêmes champs qu'un TYPE à l'exception, toutefois, des interfaces (puisque par définition ce pseudo-type est interfacé avec tous les autres).</w:t>
      </w:r>
    </w:p>
    <w:p w:rsidR="00AE3BD8" w:rsidRDefault="00AE3BD8">
      <w:r>
        <w:t>Lorsque l'on décrit un système particulier à l'aide d'une base de connaissances contenant un type GLOBAL, la base de faits associée au système décrit contient un pseudo-objet GLOBAL dans lequel sont renseignées les valeurs des variables globales spécifiques à ce système.</w:t>
      </w:r>
    </w:p>
    <w:p w:rsidR="00AE3BD8" w:rsidRDefault="00AE3BD8">
      <w:r>
        <w:t>Nous reviendrons plus loin dans ce manuel sur la définition précise de ce paragraphe GLOBAL (cf. Notions avancées). Nous nous contentons de donner ici un exemple d'expression utilisant des variables globales.</w:t>
      </w:r>
    </w:p>
    <w:p w:rsidR="00AE3BD8" w:rsidRDefault="00AE3BD8">
      <w:pPr>
        <w:pStyle w:val="Courrier"/>
        <w:keepNext/>
        <w:outlineLvl w:val="0"/>
        <w:rPr>
          <w:b/>
        </w:rPr>
      </w:pPr>
      <w:r>
        <w:rPr>
          <w:b/>
        </w:rPr>
        <w:t>GLOBAL</w:t>
      </w:r>
    </w:p>
    <w:p w:rsidR="00AE3BD8" w:rsidRDefault="00AE3BD8">
      <w:pPr>
        <w:pStyle w:val="Courrier"/>
        <w:keepNext/>
        <w:outlineLvl w:val="0"/>
      </w:pPr>
      <w:r>
        <w:rPr>
          <w:b/>
        </w:rPr>
        <w:t>CONSTANTE</w:t>
      </w:r>
    </w:p>
    <w:p w:rsidR="00AE3BD8" w:rsidRDefault="00AE3BD8">
      <w:pPr>
        <w:pStyle w:val="Courrier"/>
        <w:keepNext/>
      </w:pPr>
      <w:r>
        <w:tab/>
        <w:t xml:space="preserve">c </w:t>
      </w:r>
      <w:r>
        <w:rPr>
          <w:b/>
        </w:rPr>
        <w:t>DOMAINE</w:t>
      </w:r>
      <w:r>
        <w:t xml:space="preserve"> </w:t>
      </w:r>
      <w:r>
        <w:rPr>
          <w:b/>
        </w:rPr>
        <w:t>REEL</w:t>
      </w:r>
      <w:r>
        <w:t>;</w:t>
      </w:r>
    </w:p>
    <w:p w:rsidR="00AE3BD8" w:rsidRDefault="00AE3BD8">
      <w:pPr>
        <w:pStyle w:val="Courrier"/>
        <w:keepNext/>
      </w:pPr>
    </w:p>
    <w:p w:rsidR="00AE3BD8" w:rsidRDefault="00AE3BD8">
      <w:pPr>
        <w:pStyle w:val="Courrier"/>
        <w:keepNext/>
      </w:pPr>
      <w:r>
        <w:rPr>
          <w:b/>
        </w:rPr>
        <w:t>TYPE</w:t>
      </w:r>
      <w:r>
        <w:t xml:space="preserve"> sommet;</w:t>
      </w:r>
    </w:p>
    <w:p w:rsidR="00AE3BD8" w:rsidRDefault="00AE3BD8">
      <w:pPr>
        <w:pStyle w:val="Courrier"/>
        <w:keepNext/>
        <w:outlineLvl w:val="0"/>
      </w:pPr>
      <w:r>
        <w:rPr>
          <w:b/>
        </w:rPr>
        <w:t>CONSTANTE</w:t>
      </w:r>
    </w:p>
    <w:p w:rsidR="00AE3BD8" w:rsidRDefault="00AE3BD8">
      <w:pPr>
        <w:pStyle w:val="Courrier"/>
        <w:keepNext/>
      </w:pPr>
      <w:r>
        <w:tab/>
        <w:t xml:space="preserve">a </w:t>
      </w:r>
      <w:r>
        <w:rPr>
          <w:b/>
        </w:rPr>
        <w:t>DOMAINE</w:t>
      </w:r>
      <w:r>
        <w:t xml:space="preserve"> </w:t>
      </w:r>
      <w:r>
        <w:rPr>
          <w:b/>
        </w:rPr>
        <w:t>REEL</w:t>
      </w:r>
      <w:r>
        <w:t>;</w:t>
      </w:r>
    </w:p>
    <w:p w:rsidR="00AE3BD8" w:rsidRDefault="00AE3BD8">
      <w:pPr>
        <w:pStyle w:val="Courrier"/>
      </w:pPr>
      <w:r>
        <w:tab/>
        <w:t xml:space="preserve">b </w:t>
      </w:r>
      <w:r>
        <w:rPr>
          <w:b/>
        </w:rPr>
        <w:t>DOMAINE</w:t>
      </w:r>
      <w:r>
        <w:t xml:space="preserve"> </w:t>
      </w:r>
      <w:r>
        <w:rPr>
          <w:b/>
        </w:rPr>
        <w:t>REEL</w:t>
      </w:r>
      <w:r>
        <w:t xml:space="preserve"> </w:t>
      </w:r>
      <w:r>
        <w:rPr>
          <w:b/>
        </w:rPr>
        <w:t>PAR_DEFAUT</w:t>
      </w:r>
      <w:r>
        <w:t xml:space="preserve"> a*c;</w:t>
      </w:r>
    </w:p>
    <w:p w:rsidR="00AE3BD8" w:rsidRDefault="00AE3BD8">
      <w:pPr>
        <w:pStyle w:val="Courrier"/>
      </w:pPr>
    </w:p>
    <w:p w:rsidR="00AE3BD8" w:rsidRDefault="00AE3BD8">
      <w:r>
        <w:t xml:space="preserve">Dans cet exemple, l'expression </w:t>
      </w:r>
      <w:r>
        <w:rPr>
          <w:i/>
        </w:rPr>
        <w:t>a*c</w:t>
      </w:r>
      <w:r>
        <w:t xml:space="preserve"> est une expression utilisant une constante du type sommet et une constante globale.</w:t>
      </w:r>
    </w:p>
    <w:p w:rsidR="00AE3BD8" w:rsidRDefault="00AE3BD8">
      <w:pPr>
        <w:pStyle w:val="Titre3"/>
      </w:pPr>
      <w:bookmarkStart w:id="316" w:name="_Toc342099186"/>
      <w:bookmarkStart w:id="317" w:name="_Toc342986848"/>
      <w:bookmarkStart w:id="318" w:name="_Toc343072200"/>
      <w:bookmarkStart w:id="319" w:name="_Toc443104447"/>
      <w:bookmarkStart w:id="320" w:name="_Toc399235886"/>
      <w:r>
        <w:t>Définir un ensemble</w:t>
      </w:r>
      <w:bookmarkEnd w:id="316"/>
      <w:bookmarkEnd w:id="317"/>
      <w:bookmarkEnd w:id="318"/>
      <w:bookmarkEnd w:id="319"/>
      <w:bookmarkEnd w:id="320"/>
      <w:r>
        <w:t xml:space="preserve"> </w:t>
      </w:r>
      <w:r>
        <w:fldChar w:fldCharType="begin"/>
      </w:r>
      <w:r>
        <w:instrText xml:space="preserve"> XE "Ensemble d'objets" </w:instrText>
      </w:r>
      <w:r>
        <w:fldChar w:fldCharType="end"/>
      </w:r>
      <w:r>
        <w:t xml:space="preserve"> </w:t>
      </w:r>
      <w:r>
        <w:fldChar w:fldCharType="begin"/>
      </w:r>
      <w:r>
        <w:instrText xml:space="preserve"> XE "Variable liée" </w:instrText>
      </w:r>
      <w:r>
        <w:fldChar w:fldCharType="end"/>
      </w:r>
    </w:p>
    <w:p w:rsidR="00AE3BD8" w:rsidRDefault="00AE3BD8">
      <w:pPr>
        <w:pStyle w:val="Titre4"/>
      </w:pPr>
      <w:bookmarkStart w:id="321" w:name="_Toc399235887"/>
      <w:r>
        <w:t>Notions d'ensembles et de variables liées</w:t>
      </w:r>
      <w:bookmarkEnd w:id="321"/>
    </w:p>
    <w:p w:rsidR="00AE3BD8" w:rsidRDefault="00AE3BD8">
      <w:r>
        <w:t xml:space="preserve">Comme nous le verrons dans la suite de cette partie, FIGARO permet l'utilisation de quantificateurs et d'opérateurs numériques complexes qui s'utilisent sur des </w:t>
      </w:r>
      <w:r>
        <w:rPr>
          <w:b/>
        </w:rPr>
        <w:t>ensembles</w:t>
      </w:r>
      <w:r>
        <w:t xml:space="preserve"> afin d'effectuer des tests successifs sur une série d'objets. Cette possibilité est indispensable pour écrire, dans une base de connaissances, des </w:t>
      </w:r>
      <w:r>
        <w:rPr>
          <w:b/>
        </w:rPr>
        <w:t>règles génériques</w:t>
      </w:r>
      <w:r>
        <w:t xml:space="preserve"> modélisant le comportement d'un objet quelconque d'un type.</w:t>
      </w:r>
    </w:p>
    <w:p w:rsidR="00AE3BD8" w:rsidRDefault="00AE3BD8">
      <w:r>
        <w:t xml:space="preserve">Un </w:t>
      </w:r>
      <w:r>
        <w:rPr>
          <w:b/>
        </w:rPr>
        <w:t>quantificateur logique</w:t>
      </w:r>
      <w:r>
        <w:t xml:space="preserve"> se définit comme un symbole qui permet d'utiliser une variable définie sur un ensemble particulier. Il existe deux types de quantificateurs en FIGARO :</w:t>
      </w:r>
    </w:p>
    <w:p w:rsidR="00AE3BD8" w:rsidRDefault="00AE3BD8">
      <w:pPr>
        <w:pStyle w:val="Dcal"/>
      </w:pPr>
      <w:r>
        <w:t>*</w:t>
      </w:r>
      <w:r>
        <w:tab/>
        <w:t>le quantificateur universel :</w:t>
      </w:r>
      <w:r>
        <w:tab/>
      </w:r>
      <w:r>
        <w:tab/>
      </w:r>
      <w:r>
        <w:sym w:font="Symbol" w:char="F022"/>
      </w:r>
      <w:r>
        <w:t xml:space="preserve"> x </w:t>
      </w:r>
      <w:r>
        <w:sym w:font="Symbol" w:char="F0CE"/>
      </w:r>
      <w:r>
        <w:t xml:space="preserve"> ensemble E,</w:t>
      </w:r>
    </w:p>
    <w:p w:rsidR="00AE3BD8" w:rsidRDefault="00AE3BD8">
      <w:pPr>
        <w:pStyle w:val="Dcal"/>
      </w:pPr>
      <w:r>
        <w:t>*</w:t>
      </w:r>
      <w:r>
        <w:tab/>
        <w:t>le quantificateur existentiel :</w:t>
      </w:r>
      <w:r>
        <w:tab/>
      </w:r>
      <w:r>
        <w:tab/>
      </w:r>
      <w:r>
        <w:sym w:font="Symbol" w:char="F024"/>
      </w:r>
      <w:r>
        <w:t xml:space="preserve"> x </w:t>
      </w:r>
      <w:r>
        <w:sym w:font="Symbol" w:char="F0CE"/>
      </w:r>
      <w:r>
        <w:t xml:space="preserve"> ensemble E.</w:t>
      </w:r>
    </w:p>
    <w:p w:rsidR="00AE3BD8" w:rsidRDefault="00AE3BD8">
      <w:r>
        <w:t xml:space="preserve">De même, les deux </w:t>
      </w:r>
      <w:r>
        <w:rPr>
          <w:b/>
        </w:rPr>
        <w:t>opérateurs numériques</w:t>
      </w:r>
      <w:r>
        <w:t xml:space="preserve"> complexes "somme" et "produit" permettent d'effectuer des opérations sur une variable définie sur un ensemble particulier :</w:t>
      </w:r>
    </w:p>
    <w:p w:rsidR="00AE3BD8" w:rsidRDefault="00AE3BD8">
      <w:pPr>
        <w:pStyle w:val="Dcal"/>
      </w:pPr>
      <w:r>
        <w:t>*</w:t>
      </w:r>
      <w:r>
        <w:tab/>
      </w:r>
      <w:r>
        <w:rPr>
          <w:position w:val="-28"/>
        </w:rPr>
        <w:object w:dxaOrig="1040" w:dyaOrig="540">
          <v:shape id="_x0000_i1028" type="#_x0000_t75" style="width:51.95pt;height:26.9pt" o:ole="">
            <v:imagedata r:id="rId14" o:title=""/>
          </v:shape>
          <o:OLEObject Type="Embed" ProgID="Equation.2" ShapeID="_x0000_i1028" DrawAspect="Content" ObjectID="_1472979049" r:id="rId15"/>
        </w:object>
      </w:r>
    </w:p>
    <w:p w:rsidR="00AE3BD8" w:rsidRDefault="00AE3BD8">
      <w:pPr>
        <w:pStyle w:val="Dcal"/>
      </w:pPr>
      <w:r>
        <w:t>*</w:t>
      </w:r>
      <w:r>
        <w:tab/>
      </w:r>
      <w:r>
        <w:rPr>
          <w:position w:val="-28"/>
        </w:rPr>
        <w:object w:dxaOrig="1020" w:dyaOrig="540">
          <v:shape id="_x0000_i1029" type="#_x0000_t75" style="width:50.7pt;height:26.9pt" o:ole="">
            <v:imagedata r:id="rId16" o:title=""/>
          </v:shape>
          <o:OLEObject Type="Embed" ProgID="Equation.2" ShapeID="_x0000_i1029" DrawAspect="Content" ObjectID="_1472979050" r:id="rId17"/>
        </w:object>
      </w:r>
    </w:p>
    <w:p w:rsidR="00AE3BD8" w:rsidRDefault="00AE3BD8">
      <w:r>
        <w:t xml:space="preserve">En FIGARO, les quantificateurs et les opérateurs numériques complexes s'utilisent uniquement sur des </w:t>
      </w:r>
      <w:r>
        <w:rPr>
          <w:b/>
        </w:rPr>
        <w:t>ensembles d'objets</w:t>
      </w:r>
      <w:r>
        <w:t xml:space="preserve">. Le quantificateur (ou l'opérateur) sera utilisé avec une </w:t>
      </w:r>
      <w:r>
        <w:rPr>
          <w:b/>
        </w:rPr>
        <w:t>variable liée</w:t>
      </w:r>
      <w:r>
        <w:t xml:space="preserve"> représentant un objet quelconque de l'ensemble.</w:t>
      </w:r>
    </w:p>
    <w:p w:rsidR="00AE3BD8" w:rsidRDefault="00AE3BD8">
      <w:pPr>
        <w:keepNext/>
        <w:outlineLvl w:val="0"/>
      </w:pPr>
      <w:r>
        <w:rPr>
          <w:u w:val="single"/>
        </w:rPr>
        <w:t>Exemple</w:t>
      </w:r>
    </w:p>
    <w:p w:rsidR="00AE3BD8" w:rsidRDefault="00AE3BD8">
      <w:pPr>
        <w:pStyle w:val="Courrier"/>
        <w:keepNext/>
        <w:rPr>
          <w:noProof w:val="0"/>
        </w:rPr>
      </w:pPr>
      <w:r>
        <w:rPr>
          <w:b/>
          <w:noProof w:val="0"/>
        </w:rPr>
        <w:t>TYPE</w:t>
      </w:r>
      <w:r>
        <w:rPr>
          <w:noProof w:val="0"/>
        </w:rPr>
        <w:t xml:space="preserve"> pompe;</w:t>
      </w:r>
    </w:p>
    <w:p w:rsidR="00AE3BD8" w:rsidRDefault="00AE3BD8">
      <w:pPr>
        <w:pStyle w:val="Courrier"/>
        <w:keepNext/>
        <w:outlineLvl w:val="0"/>
        <w:rPr>
          <w:noProof w:val="0"/>
        </w:rPr>
      </w:pPr>
      <w:r>
        <w:rPr>
          <w:b/>
          <w:noProof w:val="0"/>
        </w:rPr>
        <w:t>ATTRIBUT</w:t>
      </w:r>
    </w:p>
    <w:p w:rsidR="00AE3BD8" w:rsidRDefault="00AE3BD8">
      <w:pPr>
        <w:pStyle w:val="Courrier"/>
        <w:keepNext/>
        <w:rPr>
          <w:noProof w:val="0"/>
        </w:rPr>
      </w:pPr>
      <w:r>
        <w:rPr>
          <w:noProof w:val="0"/>
        </w:rPr>
        <w:tab/>
        <w:t xml:space="preserve">panne </w:t>
      </w:r>
      <w:r>
        <w:rPr>
          <w:b/>
          <w:noProof w:val="0"/>
        </w:rPr>
        <w:t>DOMAINE BOOLEEN</w:t>
      </w:r>
      <w:r>
        <w:rPr>
          <w:noProof w:val="0"/>
        </w:rPr>
        <w:t xml:space="preserve"> ;</w:t>
      </w:r>
    </w:p>
    <w:p w:rsidR="00AE3BD8" w:rsidRDefault="00AE3BD8">
      <w:pPr>
        <w:pStyle w:val="Courrier"/>
        <w:keepNext/>
        <w:rPr>
          <w:noProof w:val="0"/>
        </w:rPr>
      </w:pPr>
    </w:p>
    <w:p w:rsidR="00AE3BD8" w:rsidRDefault="00AE3BD8">
      <w:pPr>
        <w:pStyle w:val="Courrier"/>
        <w:keepNext/>
        <w:outlineLvl w:val="0"/>
        <w:rPr>
          <w:noProof w:val="0"/>
        </w:rPr>
      </w:pPr>
      <w:r>
        <w:rPr>
          <w:b/>
          <w:noProof w:val="0"/>
        </w:rPr>
        <w:t>TYPE</w:t>
      </w:r>
      <w:r>
        <w:rPr>
          <w:noProof w:val="0"/>
        </w:rPr>
        <w:t xml:space="preserve"> pompe_normale </w:t>
      </w:r>
      <w:r>
        <w:rPr>
          <w:b/>
          <w:noProof w:val="0"/>
        </w:rPr>
        <w:t>SORTE_DE</w:t>
      </w:r>
      <w:r>
        <w:rPr>
          <w:noProof w:val="0"/>
        </w:rPr>
        <w:t xml:space="preserve"> pompe;</w:t>
      </w:r>
    </w:p>
    <w:p w:rsidR="00AE3BD8" w:rsidRDefault="00AE3BD8">
      <w:pPr>
        <w:pStyle w:val="Courrier"/>
        <w:keepNext/>
        <w:rPr>
          <w:noProof w:val="0"/>
        </w:rPr>
      </w:pPr>
    </w:p>
    <w:p w:rsidR="00AE3BD8" w:rsidRDefault="00AE3BD8">
      <w:pPr>
        <w:pStyle w:val="Courrier"/>
        <w:keepNext/>
        <w:rPr>
          <w:noProof w:val="0"/>
        </w:rPr>
      </w:pPr>
      <w:r>
        <w:rPr>
          <w:b/>
          <w:noProof w:val="0"/>
        </w:rPr>
        <w:t>TYPE</w:t>
      </w:r>
      <w:r>
        <w:rPr>
          <w:noProof w:val="0"/>
        </w:rPr>
        <w:t xml:space="preserve"> pompe_secours </w:t>
      </w:r>
      <w:r>
        <w:rPr>
          <w:b/>
          <w:noProof w:val="0"/>
        </w:rPr>
        <w:t>SORTE_DE</w:t>
      </w:r>
      <w:r>
        <w:rPr>
          <w:noProof w:val="0"/>
        </w:rPr>
        <w:t xml:space="preserve"> pompe;</w:t>
      </w:r>
    </w:p>
    <w:p w:rsidR="00AE3BD8" w:rsidRDefault="00AE3BD8">
      <w:pPr>
        <w:pStyle w:val="Courrier"/>
        <w:keepNext/>
        <w:outlineLvl w:val="0"/>
        <w:rPr>
          <w:noProof w:val="0"/>
        </w:rPr>
      </w:pPr>
      <w:r>
        <w:rPr>
          <w:b/>
          <w:noProof w:val="0"/>
        </w:rPr>
        <w:t>ATTRIBUT</w:t>
      </w:r>
    </w:p>
    <w:p w:rsidR="00AE3BD8" w:rsidRDefault="00AE3BD8">
      <w:pPr>
        <w:pStyle w:val="Courrier"/>
        <w:keepNext/>
        <w:rPr>
          <w:noProof w:val="0"/>
        </w:rPr>
      </w:pPr>
      <w:r>
        <w:rPr>
          <w:noProof w:val="0"/>
        </w:rPr>
        <w:tab/>
        <w:t xml:space="preserve">demande_demarrage </w:t>
      </w:r>
      <w:r>
        <w:rPr>
          <w:b/>
          <w:noProof w:val="0"/>
        </w:rPr>
        <w:t>DOMAINE BOOLEEN</w:t>
      </w:r>
      <w:r>
        <w:rPr>
          <w:noProof w:val="0"/>
        </w:rPr>
        <w:t xml:space="preserve"> ;</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secourue </w:t>
      </w:r>
      <w:r>
        <w:rPr>
          <w:b/>
          <w:noProof w:val="0"/>
        </w:rPr>
        <w:t>GENRE</w:t>
      </w:r>
      <w:r>
        <w:rPr>
          <w:noProof w:val="0"/>
        </w:rPr>
        <w:t xml:space="preserve"> pompe_normale </w:t>
      </w:r>
      <w:r>
        <w:rPr>
          <w:b/>
          <w:noProof w:val="0"/>
        </w:rPr>
        <w:t>CARDINAL 1 JUSQUA INFINI</w:t>
      </w:r>
      <w:r>
        <w:rPr>
          <w:noProof w:val="0"/>
        </w:rPr>
        <w:t>;</w:t>
      </w:r>
    </w:p>
    <w:p w:rsidR="00AE3BD8" w:rsidRDefault="00AE3BD8">
      <w:pPr>
        <w:pStyle w:val="Courrier"/>
        <w:keepNext/>
        <w:outlineLvl w:val="0"/>
        <w:rPr>
          <w:noProof w:val="0"/>
        </w:rPr>
      </w:pPr>
      <w:r>
        <w:rPr>
          <w:b/>
          <w:noProof w:val="0"/>
        </w:rPr>
        <w:t>INTERACTION</w:t>
      </w:r>
    </w:p>
    <w:p w:rsidR="00AE3BD8" w:rsidRDefault="00AE3BD8">
      <w:pPr>
        <w:pStyle w:val="Courrier"/>
        <w:keepNext/>
        <w:outlineLvl w:val="0"/>
        <w:rPr>
          <w:noProof w:val="0"/>
        </w:rPr>
      </w:pPr>
      <w:r>
        <w:rPr>
          <w:b/>
          <w:noProof w:val="0"/>
        </w:rPr>
        <w:t>SI QQSOIT</w:t>
      </w:r>
      <w:r>
        <w:rPr>
          <w:noProof w:val="0"/>
        </w:rPr>
        <w:t xml:space="preserve"> x </w:t>
      </w:r>
      <w:r>
        <w:rPr>
          <w:b/>
          <w:noProof w:val="0"/>
        </w:rPr>
        <w:t>UN</w:t>
      </w:r>
      <w:r>
        <w:rPr>
          <w:noProof w:val="0"/>
        </w:rPr>
        <w:t xml:space="preserve"> secourue </w:t>
      </w:r>
      <w:r>
        <w:rPr>
          <w:b/>
          <w:noProof w:val="0"/>
        </w:rPr>
        <w:t>ON_A</w:t>
      </w:r>
      <w:r>
        <w:rPr>
          <w:noProof w:val="0"/>
        </w:rPr>
        <w:t xml:space="preserve"> panne </w:t>
      </w:r>
      <w:r>
        <w:rPr>
          <w:b/>
          <w:noProof w:val="0"/>
        </w:rPr>
        <w:t>DE</w:t>
      </w:r>
      <w:r>
        <w:rPr>
          <w:noProof w:val="0"/>
        </w:rPr>
        <w:t xml:space="preserve"> x = </w:t>
      </w:r>
      <w:r>
        <w:rPr>
          <w:b/>
          <w:noProof w:val="0"/>
        </w:rPr>
        <w:t>VRAI</w:t>
      </w:r>
    </w:p>
    <w:p w:rsidR="00AE3BD8" w:rsidRDefault="00AE3BD8">
      <w:pPr>
        <w:pStyle w:val="Courrier"/>
        <w:outlineLvl w:val="0"/>
        <w:rPr>
          <w:noProof w:val="0"/>
        </w:rPr>
      </w:pPr>
      <w:r>
        <w:rPr>
          <w:b/>
          <w:noProof w:val="0"/>
        </w:rPr>
        <w:t>ALORS</w:t>
      </w:r>
      <w:r>
        <w:rPr>
          <w:noProof w:val="0"/>
        </w:rPr>
        <w:t xml:space="preserve"> demande_demarrage &lt;-- </w:t>
      </w:r>
      <w:r>
        <w:rPr>
          <w:b/>
          <w:noProof w:val="0"/>
        </w:rPr>
        <w:t>VRAI</w:t>
      </w:r>
      <w:r>
        <w:rPr>
          <w:noProof w:val="0"/>
        </w:rPr>
        <w:t xml:space="preserve"> ;</w:t>
      </w:r>
    </w:p>
    <w:p w:rsidR="00AE3BD8" w:rsidRDefault="00AE3BD8">
      <w:pPr>
        <w:pStyle w:val="Courrier"/>
        <w:rPr>
          <w:noProof w:val="0"/>
        </w:rPr>
      </w:pPr>
    </w:p>
    <w:p w:rsidR="00AE3BD8" w:rsidRDefault="00AE3BD8">
      <w:r>
        <w:t>Cette règle d'interaction se lit :</w:t>
      </w:r>
    </w:p>
    <w:p w:rsidR="00AE3BD8" w:rsidRDefault="00AE3BD8">
      <w:pPr>
        <w:spacing w:after="0"/>
        <w:ind w:left="284"/>
        <w:rPr>
          <w:i/>
        </w:rPr>
      </w:pPr>
      <w:r>
        <w:rPr>
          <w:i/>
        </w:rPr>
        <w:t>Soit o un objet quelconque de type pompe_secours,</w:t>
      </w:r>
    </w:p>
    <w:p w:rsidR="00AE3BD8" w:rsidRDefault="00AE3BD8">
      <w:pPr>
        <w:spacing w:after="0"/>
        <w:ind w:left="284"/>
        <w:rPr>
          <w:i/>
        </w:rPr>
      </w:pPr>
      <w:r>
        <w:rPr>
          <w:i/>
        </w:rPr>
        <w:t xml:space="preserve">Si </w:t>
      </w:r>
      <w:r>
        <w:rPr>
          <w:i/>
        </w:rPr>
        <w:sym w:font="Symbol" w:char="F022"/>
      </w:r>
      <w:r>
        <w:rPr>
          <w:i/>
        </w:rPr>
        <w:t xml:space="preserve"> x </w:t>
      </w:r>
      <w:r>
        <w:rPr>
          <w:i/>
        </w:rPr>
        <w:sym w:font="Symbol" w:char="F0CE"/>
      </w:r>
      <w:r>
        <w:rPr>
          <w:i/>
        </w:rPr>
        <w:t xml:space="preserve"> {pompes normales secourues par o}, x est en panne,</w:t>
      </w:r>
      <w:r>
        <w:rPr>
          <w:i/>
        </w:rPr>
        <w:tab/>
      </w:r>
      <w:r>
        <w:t>(x est une variable liée)</w:t>
      </w:r>
    </w:p>
    <w:p w:rsidR="00AE3BD8" w:rsidRDefault="00AE3BD8">
      <w:pPr>
        <w:ind w:left="284"/>
        <w:rPr>
          <w:i/>
        </w:rPr>
      </w:pPr>
      <w:r>
        <w:rPr>
          <w:i/>
        </w:rPr>
        <w:t>Alors, il y a demande de démarrage de o.</w:t>
      </w:r>
    </w:p>
    <w:p w:rsidR="00AE3BD8" w:rsidRDefault="00AE3BD8">
      <w:r>
        <w:t>Pour utiliser des quantificateurs ou des opérateurs numériques complexes en FIGARO, il est donc nécessaire de définir des ensembles d'objets. Dans la suite de cette partie, nous allons voir qu'il existe deux moyens principaux de définir un ensemble d'objets en FIGARO.</w:t>
      </w:r>
    </w:p>
    <w:p w:rsidR="00AE3BD8" w:rsidRDefault="00AE3BD8">
      <w:pPr>
        <w:pStyle w:val="Titre4"/>
      </w:pPr>
      <w:bookmarkStart w:id="322" w:name="_Toc399235888"/>
      <w:r>
        <w:t>Utilisation d'un champ d'interface pour définir un ensemble</w:t>
      </w:r>
      <w:bookmarkEnd w:id="322"/>
    </w:p>
    <w:p w:rsidR="00AE3BD8" w:rsidRDefault="00AE3BD8">
      <w:r>
        <w:t xml:space="preserve">Un premier moyen de définir un ensemble d'objets en relation avec un objet d'un type est d'utiliser un </w:t>
      </w:r>
      <w:r>
        <w:rPr>
          <w:b/>
        </w:rPr>
        <w:t xml:space="preserve">champ interface </w:t>
      </w:r>
      <w:r>
        <w:t>du type.</w:t>
      </w:r>
    </w:p>
    <w:p w:rsidR="00AE3BD8" w:rsidRDefault="00AE3BD8">
      <w:pPr>
        <w:keepNext/>
        <w:outlineLvl w:val="0"/>
        <w:rPr>
          <w:u w:val="single"/>
        </w:rPr>
      </w:pPr>
      <w:r>
        <w:rPr>
          <w:u w:val="single"/>
        </w:rPr>
        <w:t>Exemple 1</w:t>
      </w:r>
    </w:p>
    <w:p w:rsidR="00AE3BD8" w:rsidRDefault="00AE3BD8">
      <w:pPr>
        <w:pStyle w:val="Courrier"/>
        <w:keepNext/>
        <w:rPr>
          <w:noProof w:val="0"/>
        </w:rPr>
      </w:pPr>
      <w:r>
        <w:rPr>
          <w:b/>
          <w:noProof w:val="0"/>
        </w:rPr>
        <w:t xml:space="preserve">TYPE </w:t>
      </w:r>
      <w:r>
        <w:rPr>
          <w:noProof w:val="0"/>
        </w:rPr>
        <w:t>composant ;</w:t>
      </w:r>
    </w:p>
    <w:p w:rsidR="00AE3BD8" w:rsidRDefault="00AE3BD8">
      <w:pPr>
        <w:pStyle w:val="Courrier"/>
        <w:keepNext/>
        <w:outlineLvl w:val="0"/>
        <w:rPr>
          <w:noProof w:val="0"/>
        </w:rPr>
      </w:pPr>
      <w:r>
        <w:rPr>
          <w:b/>
          <w:noProof w:val="0"/>
        </w:rPr>
        <w:t>ATTRIBUT</w:t>
      </w:r>
    </w:p>
    <w:p w:rsidR="00AE3BD8" w:rsidRDefault="00AE3BD8">
      <w:pPr>
        <w:pStyle w:val="Courrier"/>
        <w:keepNext/>
        <w:rPr>
          <w:noProof w:val="0"/>
        </w:rPr>
      </w:pPr>
      <w:r>
        <w:rPr>
          <w:noProof w:val="0"/>
        </w:rPr>
        <w:tab/>
        <w:t xml:space="preserve">relie </w:t>
      </w:r>
      <w:r>
        <w:rPr>
          <w:b/>
          <w:noProof w:val="0"/>
        </w:rPr>
        <w:t>DOMAINE</w:t>
      </w:r>
      <w:r>
        <w:rPr>
          <w:noProof w:val="0"/>
        </w:rPr>
        <w:t xml:space="preserve"> </w:t>
      </w:r>
      <w:r>
        <w:rPr>
          <w:b/>
          <w:noProof w:val="0"/>
        </w:rPr>
        <w:t>BOOLEEN</w:t>
      </w:r>
      <w:r>
        <w:rPr>
          <w:noProof w:val="0"/>
        </w:rPr>
        <w:t>;</w:t>
      </w:r>
    </w:p>
    <w:p w:rsidR="00AE3BD8" w:rsidRDefault="00AE3BD8">
      <w:pPr>
        <w:pStyle w:val="Courrier"/>
        <w:keepNext/>
        <w:outlineLvl w:val="0"/>
        <w:rPr>
          <w:b/>
          <w:noProof w:val="0"/>
        </w:rPr>
      </w:pPr>
      <w:r>
        <w:rPr>
          <w:b/>
          <w:noProof w:val="0"/>
        </w:rPr>
        <w:t>INTERFACE</w:t>
      </w:r>
    </w:p>
    <w:p w:rsidR="00AE3BD8" w:rsidRDefault="00AE3BD8">
      <w:pPr>
        <w:pStyle w:val="Courrier"/>
        <w:keepNext/>
        <w:rPr>
          <w:noProof w:val="0"/>
        </w:rPr>
      </w:pPr>
      <w:r>
        <w:rPr>
          <w:noProof w:val="0"/>
        </w:rPr>
        <w:tab/>
        <w:t xml:space="preserve">amont </w:t>
      </w:r>
      <w:r>
        <w:rPr>
          <w:b/>
          <w:noProof w:val="0"/>
        </w:rPr>
        <w:t xml:space="preserve">GENRE </w:t>
      </w:r>
      <w:r>
        <w:rPr>
          <w:noProof w:val="0"/>
        </w:rPr>
        <w:t>composant ;</w:t>
      </w:r>
    </w:p>
    <w:p w:rsidR="00AE3BD8" w:rsidRDefault="00AE3BD8">
      <w:pPr>
        <w:pStyle w:val="Courrier"/>
        <w:keepNext/>
        <w:outlineLvl w:val="0"/>
        <w:rPr>
          <w:noProof w:val="0"/>
        </w:rPr>
      </w:pPr>
      <w:r>
        <w:rPr>
          <w:b/>
          <w:noProof w:val="0"/>
        </w:rPr>
        <w:t>INTERACTION</w:t>
      </w:r>
    </w:p>
    <w:p w:rsidR="00AE3BD8" w:rsidRDefault="00AE3BD8">
      <w:pPr>
        <w:pStyle w:val="Courrier"/>
        <w:keepNext/>
        <w:outlineLvl w:val="0"/>
        <w:rPr>
          <w:noProof w:val="0"/>
        </w:rPr>
      </w:pPr>
      <w:r>
        <w:rPr>
          <w:noProof w:val="0"/>
        </w:rPr>
        <w:tab/>
      </w:r>
      <w:r>
        <w:rPr>
          <w:b/>
          <w:noProof w:val="0"/>
        </w:rPr>
        <w:t>SI</w:t>
      </w:r>
      <w:r>
        <w:rPr>
          <w:noProof w:val="0"/>
        </w:rPr>
        <w:t xml:space="preserve"> </w:t>
      </w:r>
      <w:r>
        <w:rPr>
          <w:b/>
          <w:noProof w:val="0"/>
        </w:rPr>
        <w:t>IL_EXISTE</w:t>
      </w:r>
      <w:r>
        <w:rPr>
          <w:noProof w:val="0"/>
        </w:rPr>
        <w:t xml:space="preserve"> x </w:t>
      </w:r>
      <w:r>
        <w:rPr>
          <w:b/>
          <w:noProof w:val="0"/>
        </w:rPr>
        <w:t>UN</w:t>
      </w:r>
      <w:r>
        <w:rPr>
          <w:noProof w:val="0"/>
        </w:rPr>
        <w:t xml:space="preserve"> amont </w:t>
      </w:r>
      <w:r>
        <w:rPr>
          <w:b/>
          <w:noProof w:val="0"/>
        </w:rPr>
        <w:t>TEL_QUE</w:t>
      </w:r>
      <w:r>
        <w:rPr>
          <w:noProof w:val="0"/>
        </w:rPr>
        <w:t xml:space="preserve"> relie </w:t>
      </w:r>
      <w:r>
        <w:rPr>
          <w:b/>
          <w:noProof w:val="0"/>
        </w:rPr>
        <w:t>DE</w:t>
      </w:r>
      <w:r>
        <w:rPr>
          <w:noProof w:val="0"/>
        </w:rPr>
        <w:t xml:space="preserve"> x = </w:t>
      </w:r>
      <w:r>
        <w:rPr>
          <w:b/>
          <w:noProof w:val="0"/>
        </w:rPr>
        <w:t>VRAI</w:t>
      </w:r>
    </w:p>
    <w:p w:rsidR="00AE3BD8" w:rsidRDefault="00AE3BD8">
      <w:pPr>
        <w:pStyle w:val="Courrier"/>
        <w:outlineLvl w:val="0"/>
        <w:rPr>
          <w:noProof w:val="0"/>
        </w:rPr>
      </w:pPr>
      <w:r>
        <w:rPr>
          <w:noProof w:val="0"/>
        </w:rPr>
        <w:tab/>
      </w:r>
      <w:r>
        <w:rPr>
          <w:b/>
          <w:noProof w:val="0"/>
        </w:rPr>
        <w:t>ALORS</w:t>
      </w:r>
      <w:r>
        <w:rPr>
          <w:noProof w:val="0"/>
        </w:rPr>
        <w:t xml:space="preserve"> relie &lt;-- </w:t>
      </w:r>
      <w:r>
        <w:rPr>
          <w:b/>
          <w:noProof w:val="0"/>
        </w:rPr>
        <w:t>VRAI</w:t>
      </w:r>
      <w:r>
        <w:rPr>
          <w:noProof w:val="0"/>
        </w:rPr>
        <w:t xml:space="preserve"> ;</w:t>
      </w:r>
    </w:p>
    <w:p w:rsidR="00AE3BD8" w:rsidRDefault="00AE3BD8">
      <w:pPr>
        <w:pStyle w:val="Courrier"/>
        <w:rPr>
          <w:noProof w:val="0"/>
        </w:rPr>
      </w:pPr>
    </w:p>
    <w:p w:rsidR="00AE3BD8" w:rsidRDefault="00AE3BD8">
      <w:r>
        <w:t xml:space="preserve">Si o est un objet quelconque de type composant, </w:t>
      </w:r>
      <w:r>
        <w:rPr>
          <w:i/>
        </w:rPr>
        <w:t>amont</w:t>
      </w:r>
      <w:r>
        <w:t xml:space="preserve"> désigne l'ensemble des composants reliés à o par la relation amont.</w:t>
      </w:r>
    </w:p>
    <w:p w:rsidR="00AE3BD8" w:rsidRDefault="00AE3BD8">
      <w:r>
        <w:t>Dans cet exemple, l'ensemble de définition de la variable liée au quantificateur 'IL_EXISTE' est défini par</w:t>
      </w:r>
      <w:r>
        <w:rPr>
          <w:b/>
        </w:rPr>
        <w:t xml:space="preserve"> l'identificateur d'un champ interface</w:t>
      </w:r>
      <w:r>
        <w:t>. Ce moyen de définir un ensemble d'objets avec un champ interface est le moyen le plus couramment utilisé en FIGARO. Les deux exemples suivants illustrent des définitions plus complexes d'ensembles.</w:t>
      </w:r>
    </w:p>
    <w:p w:rsidR="00AE3BD8" w:rsidRDefault="00AE3BD8">
      <w:pPr>
        <w:keepNext/>
        <w:outlineLvl w:val="0"/>
        <w:rPr>
          <w:u w:val="single"/>
        </w:rPr>
      </w:pPr>
      <w:r>
        <w:rPr>
          <w:u w:val="single"/>
        </w:rPr>
        <w:t>Exemple 2</w:t>
      </w:r>
    </w:p>
    <w:p w:rsidR="00AE3BD8" w:rsidRDefault="00AE3BD8">
      <w:pPr>
        <w:pStyle w:val="Courrier"/>
        <w:keepNext/>
        <w:outlineLvl w:val="0"/>
      </w:pPr>
      <w:r>
        <w:rPr>
          <w:b/>
        </w:rPr>
        <w:t>TYPE</w:t>
      </w:r>
      <w:r>
        <w:t xml:space="preserve"> X;</w:t>
      </w:r>
    </w:p>
    <w:p w:rsidR="00AE3BD8" w:rsidRDefault="00AE3BD8">
      <w:pPr>
        <w:pStyle w:val="Courrier"/>
        <w:keepNext/>
      </w:pPr>
    </w:p>
    <w:p w:rsidR="00AE3BD8" w:rsidRDefault="00AE3BD8">
      <w:pPr>
        <w:pStyle w:val="Courrier"/>
        <w:keepNext/>
        <w:outlineLvl w:val="0"/>
      </w:pPr>
      <w:r>
        <w:rPr>
          <w:b/>
        </w:rPr>
        <w:t>TYPE</w:t>
      </w:r>
      <w:r>
        <w:t xml:space="preserve"> Y;</w:t>
      </w:r>
    </w:p>
    <w:p w:rsidR="00AE3BD8" w:rsidRDefault="00AE3BD8">
      <w:pPr>
        <w:pStyle w:val="Courrier"/>
        <w:keepNext/>
        <w:outlineLvl w:val="0"/>
      </w:pPr>
      <w:r>
        <w:rPr>
          <w:b/>
        </w:rPr>
        <w:t>INTERFACE</w:t>
      </w:r>
      <w:r>
        <w:t xml:space="preserve"> </w:t>
      </w:r>
    </w:p>
    <w:p w:rsidR="00AE3BD8" w:rsidRDefault="00AE3BD8">
      <w:pPr>
        <w:pStyle w:val="Courrier"/>
        <w:keepNext/>
      </w:pPr>
      <w:r>
        <w:tab/>
        <w:t xml:space="preserve">i1 </w:t>
      </w:r>
      <w:r>
        <w:rPr>
          <w:b/>
        </w:rPr>
        <w:t>GENRE</w:t>
      </w:r>
      <w:r>
        <w:t xml:space="preserve"> X;</w:t>
      </w:r>
    </w:p>
    <w:p w:rsidR="00AE3BD8" w:rsidRDefault="00AE3BD8">
      <w:pPr>
        <w:pStyle w:val="Courrier"/>
        <w:keepNext/>
      </w:pPr>
    </w:p>
    <w:p w:rsidR="00AE3BD8" w:rsidRDefault="00AE3BD8">
      <w:pPr>
        <w:pStyle w:val="Courrier"/>
        <w:keepNext/>
        <w:outlineLvl w:val="0"/>
      </w:pPr>
      <w:r>
        <w:rPr>
          <w:b/>
        </w:rPr>
        <w:t>TYPE</w:t>
      </w:r>
      <w:r>
        <w:t xml:space="preserve"> Z;</w:t>
      </w:r>
    </w:p>
    <w:p w:rsidR="00AE3BD8" w:rsidRDefault="00AE3BD8">
      <w:pPr>
        <w:pStyle w:val="Courrier"/>
        <w:keepNext/>
        <w:outlineLvl w:val="0"/>
      </w:pPr>
      <w:r>
        <w:rPr>
          <w:b/>
        </w:rPr>
        <w:t>INTERFACE</w:t>
      </w:r>
      <w:r>
        <w:t xml:space="preserve"> </w:t>
      </w:r>
    </w:p>
    <w:p w:rsidR="00AE3BD8" w:rsidRDefault="00AE3BD8">
      <w:pPr>
        <w:pStyle w:val="Courrier"/>
        <w:keepNext/>
      </w:pPr>
      <w:r>
        <w:tab/>
        <w:t xml:space="preserve">i2 </w:t>
      </w:r>
      <w:r>
        <w:rPr>
          <w:b/>
        </w:rPr>
        <w:t>GENRE</w:t>
      </w:r>
      <w:r>
        <w:t xml:space="preserve"> Y </w:t>
      </w:r>
      <w:r>
        <w:rPr>
          <w:b/>
        </w:rPr>
        <w:t>CARDINAL</w:t>
      </w:r>
      <w:r>
        <w:t xml:space="preserve"> 1;</w:t>
      </w:r>
    </w:p>
    <w:p w:rsidR="00AE3BD8" w:rsidRDefault="00AE3BD8">
      <w:pPr>
        <w:pStyle w:val="Courrier"/>
        <w:keepNext/>
        <w:outlineLvl w:val="0"/>
      </w:pPr>
      <w:r>
        <w:rPr>
          <w:b/>
        </w:rPr>
        <w:t>INTERACTION</w:t>
      </w:r>
    </w:p>
    <w:p w:rsidR="00AE3BD8" w:rsidRDefault="00AE3BD8">
      <w:pPr>
        <w:pStyle w:val="Courrier"/>
        <w:keepNext/>
        <w:outlineLvl w:val="0"/>
      </w:pPr>
      <w:r>
        <w:rPr>
          <w:b/>
        </w:rPr>
        <w:tab/>
        <w:t>SI</w:t>
      </w:r>
      <w:r>
        <w:t xml:space="preserve"> </w:t>
      </w:r>
      <w:r>
        <w:rPr>
          <w:b/>
        </w:rPr>
        <w:t>IL_EXISTE</w:t>
      </w:r>
      <w:r>
        <w:t xml:space="preserve"> x </w:t>
      </w:r>
      <w:r>
        <w:rPr>
          <w:b/>
        </w:rPr>
        <w:t>UN</w:t>
      </w:r>
      <w:r>
        <w:t xml:space="preserve"> i1 </w:t>
      </w:r>
      <w:r>
        <w:rPr>
          <w:b/>
        </w:rPr>
        <w:t>DE</w:t>
      </w:r>
      <w:r>
        <w:t xml:space="preserve"> i2 ....;</w:t>
      </w:r>
    </w:p>
    <w:p w:rsidR="00AE3BD8" w:rsidRDefault="00AE3BD8">
      <w:pPr>
        <w:pStyle w:val="Courrier"/>
      </w:pPr>
    </w:p>
    <w:p w:rsidR="00AE3BD8" w:rsidRDefault="00AE3BD8">
      <w:r>
        <w:t xml:space="preserve">Si o est un objet quelconque de type Z, l'expression </w:t>
      </w:r>
      <w:r>
        <w:rPr>
          <w:i/>
        </w:rPr>
        <w:t>i1 DE i2</w:t>
      </w:r>
      <w:r>
        <w:t xml:space="preserve"> désigne l'ensemble des objets de type X en relation i1 avec </w:t>
      </w:r>
      <w:r>
        <w:rPr>
          <w:b/>
        </w:rPr>
        <w:t>l'unique</w:t>
      </w:r>
      <w:r>
        <w:t xml:space="preserve"> objet de type Y en relation i2 avec o.</w:t>
      </w:r>
    </w:p>
    <w:p w:rsidR="00AE3BD8" w:rsidRDefault="00AE3BD8">
      <w:pPr>
        <w:rPr>
          <w:b/>
        </w:rPr>
      </w:pPr>
      <w:r>
        <w:t xml:space="preserve">Dans cet exemple, l'ensemble de définition de la variable liée au quantificateur IL_EXISTE est défini par </w:t>
      </w:r>
      <w:r>
        <w:rPr>
          <w:b/>
        </w:rPr>
        <w:t>'identificateur de champ interface' DE 'ensemble de cardinal 1'.</w:t>
      </w:r>
    </w:p>
    <w:p w:rsidR="00AE3BD8" w:rsidRDefault="00AE3BD8">
      <w:pPr>
        <w:keepNext/>
        <w:outlineLvl w:val="0"/>
        <w:rPr>
          <w:u w:val="single"/>
        </w:rPr>
      </w:pPr>
      <w:r>
        <w:rPr>
          <w:u w:val="single"/>
        </w:rPr>
        <w:t>Exemple 3</w:t>
      </w:r>
    </w:p>
    <w:p w:rsidR="00AE3BD8" w:rsidRDefault="00AE3BD8">
      <w:pPr>
        <w:pStyle w:val="Courrier"/>
        <w:keepNext/>
        <w:outlineLvl w:val="0"/>
        <w:rPr>
          <w:noProof w:val="0"/>
        </w:rPr>
      </w:pPr>
      <w:r>
        <w:rPr>
          <w:b/>
          <w:noProof w:val="0"/>
        </w:rPr>
        <w:t>TYPE</w:t>
      </w:r>
      <w:r>
        <w:rPr>
          <w:noProof w:val="0"/>
        </w:rPr>
        <w:t xml:space="preserve"> X;</w:t>
      </w:r>
    </w:p>
    <w:p w:rsidR="00AE3BD8" w:rsidRDefault="00AE3BD8">
      <w:pPr>
        <w:pStyle w:val="Courrier"/>
        <w:keepNext/>
        <w:rPr>
          <w:noProof w:val="0"/>
        </w:rPr>
      </w:pPr>
    </w:p>
    <w:p w:rsidR="00AE3BD8" w:rsidRDefault="00AE3BD8">
      <w:pPr>
        <w:pStyle w:val="Courrier"/>
        <w:keepNext/>
        <w:outlineLvl w:val="0"/>
        <w:rPr>
          <w:noProof w:val="0"/>
        </w:rPr>
      </w:pPr>
      <w:r>
        <w:rPr>
          <w:b/>
          <w:noProof w:val="0"/>
        </w:rPr>
        <w:t>TYPE</w:t>
      </w:r>
      <w:r>
        <w:rPr>
          <w:noProof w:val="0"/>
        </w:rPr>
        <w:t xml:space="preserve"> Y;</w:t>
      </w:r>
    </w:p>
    <w:p w:rsidR="00AE3BD8" w:rsidRDefault="00AE3BD8">
      <w:pPr>
        <w:pStyle w:val="Courrier"/>
        <w:keepNext/>
        <w:rPr>
          <w:noProof w:val="0"/>
        </w:rPr>
      </w:pPr>
      <w:r>
        <w:rPr>
          <w:noProof w:val="0"/>
        </w:rPr>
        <w:tab/>
        <w:t xml:space="preserve">i1 </w:t>
      </w:r>
      <w:r>
        <w:rPr>
          <w:b/>
          <w:noProof w:val="0"/>
        </w:rPr>
        <w:t>GENRE</w:t>
      </w:r>
      <w:r>
        <w:rPr>
          <w:noProof w:val="0"/>
        </w:rPr>
        <w:t xml:space="preserve"> X;</w:t>
      </w:r>
    </w:p>
    <w:p w:rsidR="00AE3BD8" w:rsidRDefault="00AE3BD8">
      <w:pPr>
        <w:pStyle w:val="Courrier"/>
        <w:keepNext/>
        <w:rPr>
          <w:noProof w:val="0"/>
        </w:rPr>
      </w:pPr>
    </w:p>
    <w:p w:rsidR="00AE3BD8" w:rsidRDefault="00AE3BD8">
      <w:pPr>
        <w:pStyle w:val="Courrier"/>
        <w:keepNext/>
        <w:outlineLvl w:val="0"/>
        <w:rPr>
          <w:noProof w:val="0"/>
        </w:rPr>
      </w:pPr>
      <w:r>
        <w:rPr>
          <w:b/>
          <w:noProof w:val="0"/>
        </w:rPr>
        <w:t>TYPE</w:t>
      </w:r>
      <w:r>
        <w:rPr>
          <w:noProof w:val="0"/>
        </w:rPr>
        <w:t xml:space="preserve"> Z;</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i2 </w:t>
      </w:r>
      <w:r>
        <w:rPr>
          <w:b/>
          <w:noProof w:val="0"/>
        </w:rPr>
        <w:t>GENRE</w:t>
      </w:r>
      <w:r>
        <w:rPr>
          <w:noProof w:val="0"/>
        </w:rPr>
        <w:t xml:space="preserve"> Y;</w:t>
      </w:r>
    </w:p>
    <w:p w:rsidR="00AE3BD8" w:rsidRDefault="00AE3BD8">
      <w:pPr>
        <w:pStyle w:val="Courrier"/>
        <w:keepNext/>
        <w:outlineLvl w:val="0"/>
        <w:rPr>
          <w:noProof w:val="0"/>
        </w:rPr>
      </w:pPr>
      <w:r>
        <w:rPr>
          <w:b/>
          <w:noProof w:val="0"/>
        </w:rPr>
        <w:t>INTERACTION</w:t>
      </w:r>
    </w:p>
    <w:p w:rsidR="00AE3BD8" w:rsidRDefault="00AE3BD8">
      <w:pPr>
        <w:pStyle w:val="Courrier"/>
        <w:outlineLvl w:val="0"/>
        <w:rPr>
          <w:noProof w:val="0"/>
        </w:rPr>
      </w:pPr>
      <w:r>
        <w:rPr>
          <w:noProof w:val="0"/>
        </w:rPr>
        <w:tab/>
      </w:r>
      <w:r>
        <w:rPr>
          <w:b/>
          <w:noProof w:val="0"/>
        </w:rPr>
        <w:t>SI</w:t>
      </w:r>
      <w:r>
        <w:rPr>
          <w:noProof w:val="0"/>
        </w:rPr>
        <w:t xml:space="preserve"> </w:t>
      </w:r>
      <w:r>
        <w:rPr>
          <w:b/>
          <w:noProof w:val="0"/>
        </w:rPr>
        <w:t>IL_EXISTE</w:t>
      </w:r>
      <w:r>
        <w:rPr>
          <w:noProof w:val="0"/>
        </w:rPr>
        <w:t xml:space="preserve"> y </w:t>
      </w:r>
      <w:r>
        <w:rPr>
          <w:b/>
          <w:noProof w:val="0"/>
        </w:rPr>
        <w:t>UN</w:t>
      </w:r>
      <w:r>
        <w:rPr>
          <w:noProof w:val="0"/>
        </w:rPr>
        <w:t xml:space="preserve"> i2 </w:t>
      </w:r>
      <w:r>
        <w:rPr>
          <w:b/>
          <w:noProof w:val="0"/>
        </w:rPr>
        <w:t>TEL_QUE</w:t>
      </w:r>
      <w:r>
        <w:rPr>
          <w:noProof w:val="0"/>
        </w:rPr>
        <w:t xml:space="preserve"> (</w:t>
      </w:r>
      <w:r>
        <w:rPr>
          <w:b/>
          <w:noProof w:val="0"/>
        </w:rPr>
        <w:t>IL_EXISTE</w:t>
      </w:r>
      <w:r>
        <w:rPr>
          <w:noProof w:val="0"/>
        </w:rPr>
        <w:t xml:space="preserve"> x </w:t>
      </w:r>
      <w:r>
        <w:rPr>
          <w:b/>
          <w:noProof w:val="0"/>
        </w:rPr>
        <w:t>UN</w:t>
      </w:r>
      <w:r>
        <w:rPr>
          <w:noProof w:val="0"/>
        </w:rPr>
        <w:t xml:space="preserve"> i1 </w:t>
      </w:r>
      <w:r>
        <w:rPr>
          <w:b/>
          <w:noProof w:val="0"/>
        </w:rPr>
        <w:t>DE</w:t>
      </w:r>
      <w:r>
        <w:rPr>
          <w:noProof w:val="0"/>
        </w:rPr>
        <w:t xml:space="preserve"> y </w:t>
      </w:r>
      <w:r>
        <w:rPr>
          <w:b/>
          <w:noProof w:val="0"/>
        </w:rPr>
        <w:t>TEL_QUE</w:t>
      </w:r>
      <w:r>
        <w:rPr>
          <w:noProof w:val="0"/>
        </w:rPr>
        <w:t>..))...;</w:t>
      </w:r>
    </w:p>
    <w:p w:rsidR="00AE3BD8" w:rsidRDefault="00AE3BD8">
      <w:pPr>
        <w:pStyle w:val="Courrier"/>
        <w:rPr>
          <w:noProof w:val="0"/>
        </w:rPr>
      </w:pPr>
    </w:p>
    <w:p w:rsidR="00AE3BD8" w:rsidRDefault="00AE3BD8">
      <w:r>
        <w:t>Si o est un objet quelconque de type Z :</w:t>
      </w:r>
    </w:p>
    <w:p w:rsidR="00AE3BD8" w:rsidRDefault="00AE3BD8">
      <w:pPr>
        <w:pStyle w:val="Dcal"/>
      </w:pPr>
      <w:r>
        <w:t>*</w:t>
      </w:r>
      <w:r>
        <w:tab/>
        <w:t>l'expression i2 désigne l'ensemble des objets de type Y en relation i2 avec o,</w:t>
      </w:r>
    </w:p>
    <w:p w:rsidR="00AE3BD8" w:rsidRDefault="00AE3BD8">
      <w:pPr>
        <w:pStyle w:val="Dcal"/>
      </w:pPr>
      <w:r>
        <w:t>*</w:t>
      </w:r>
      <w:r>
        <w:tab/>
        <w:t>l'expression i1 DE y désigne l'ensemble des objets de type X en relation i1 avec y, un élément de l'ensemble précédent.</w:t>
      </w:r>
    </w:p>
    <w:p w:rsidR="00AE3BD8" w:rsidRDefault="00AE3BD8">
      <w:pPr>
        <w:rPr>
          <w:b/>
        </w:rPr>
      </w:pPr>
      <w:r>
        <w:t xml:space="preserve">Dans cet exemple, l'ensemble de définition de la variable liée au deuxième quantificateur IL_EXISTE est défini par </w:t>
      </w:r>
      <w:r>
        <w:rPr>
          <w:b/>
        </w:rPr>
        <w:t>'identificateur de champ interface' DE variable liée.</w:t>
      </w:r>
    </w:p>
    <w:p w:rsidR="00AE3BD8" w:rsidRDefault="00AE3BD8"/>
    <w:p w:rsidR="00AE3BD8" w:rsidRDefault="00AE3BD8">
      <w:pPr>
        <w:pStyle w:val="Titre4"/>
      </w:pPr>
      <w:bookmarkStart w:id="323" w:name="_Toc399235889"/>
      <w:r>
        <w:t>Utilisation d'un type pour définir un ensemble</w:t>
      </w:r>
      <w:bookmarkEnd w:id="323"/>
    </w:p>
    <w:p w:rsidR="00AE3BD8" w:rsidRDefault="00AE3BD8">
      <w:r>
        <w:t xml:space="preserve">Il existe un autre moyen d'accéder à un ensemble d'objets. En effet, il est parfois intéressant en FIGARO de pouvoir adresser tous les objets d'un </w:t>
      </w:r>
      <w:r>
        <w:rPr>
          <w:b/>
        </w:rPr>
        <w:t>type particulier</w:t>
      </w:r>
      <w:r>
        <w:t>. C'est pourquoi FIGARO permet d'utiliser un nom de type pour définir un ensemble.</w:t>
      </w:r>
    </w:p>
    <w:p w:rsidR="00AE3BD8" w:rsidRDefault="00AE3BD8">
      <w:r>
        <w:t>Pour définir un ensemble à l'aide d'un nom de type, on utilise une syntaxe de la forme :</w:t>
      </w:r>
    </w:p>
    <w:p w:rsidR="00AE3BD8" w:rsidRDefault="00AE3BD8">
      <w:r>
        <w:sym w:font="Symbol" w:char="F022"/>
      </w:r>
      <w:r>
        <w:t xml:space="preserve"> x UN OBJET DE_TYPE </w:t>
      </w:r>
      <w:r>
        <w:fldChar w:fldCharType="begin"/>
      </w:r>
      <w:r>
        <w:instrText xml:space="preserve"> XE "DE_TYPE" </w:instrText>
      </w:r>
      <w:r>
        <w:fldChar w:fldCharType="end"/>
      </w:r>
      <w:r>
        <w:t xml:space="preserve"> 'nom de type'</w:t>
      </w:r>
    </w:p>
    <w:p w:rsidR="00AE3BD8" w:rsidRDefault="00AE3BD8">
      <w:pPr>
        <w:keepNext/>
        <w:outlineLvl w:val="0"/>
        <w:rPr>
          <w:u w:val="single"/>
        </w:rPr>
      </w:pPr>
      <w:r>
        <w:rPr>
          <w:u w:val="single"/>
        </w:rPr>
        <w:t>Exemple</w:t>
      </w:r>
    </w:p>
    <w:p w:rsidR="00AE3BD8" w:rsidRDefault="00AE3BD8">
      <w:pPr>
        <w:pStyle w:val="Courrier"/>
        <w:keepNext/>
        <w:outlineLvl w:val="0"/>
        <w:rPr>
          <w:b/>
          <w:noProof w:val="0"/>
        </w:rPr>
      </w:pPr>
      <w:r>
        <w:rPr>
          <w:b/>
          <w:noProof w:val="0"/>
        </w:rPr>
        <w:t xml:space="preserve">TYPE </w:t>
      </w:r>
      <w:r>
        <w:rPr>
          <w:noProof w:val="0"/>
        </w:rPr>
        <w:t xml:space="preserve">composant </w:t>
      </w:r>
      <w:r>
        <w:rPr>
          <w:b/>
          <w:noProof w:val="0"/>
        </w:rPr>
        <w:t>;</w:t>
      </w:r>
    </w:p>
    <w:p w:rsidR="00AE3BD8" w:rsidRDefault="00AE3BD8">
      <w:pPr>
        <w:pStyle w:val="Courrier"/>
        <w:keepNext/>
        <w:rPr>
          <w:b/>
          <w:noProof w:val="0"/>
        </w:rPr>
      </w:pPr>
    </w:p>
    <w:p w:rsidR="00AE3BD8" w:rsidRDefault="00AE3BD8">
      <w:pPr>
        <w:pStyle w:val="Courrier"/>
        <w:keepNext/>
        <w:rPr>
          <w:noProof w:val="0"/>
        </w:rPr>
      </w:pPr>
      <w:r>
        <w:rPr>
          <w:b/>
          <w:noProof w:val="0"/>
        </w:rPr>
        <w:t xml:space="preserve">TYPE </w:t>
      </w:r>
      <w:r>
        <w:rPr>
          <w:noProof w:val="0"/>
        </w:rPr>
        <w:t>pompe ;</w:t>
      </w:r>
    </w:p>
    <w:p w:rsidR="00AE3BD8" w:rsidRDefault="00AE3BD8">
      <w:pPr>
        <w:pStyle w:val="Courrier"/>
        <w:keepNext/>
        <w:outlineLvl w:val="0"/>
        <w:rPr>
          <w:noProof w:val="0"/>
        </w:rPr>
      </w:pPr>
      <w:r>
        <w:rPr>
          <w:b/>
          <w:noProof w:val="0"/>
        </w:rPr>
        <w:t>INTERACTION</w:t>
      </w:r>
    </w:p>
    <w:p w:rsidR="00AE3BD8" w:rsidRDefault="00AE3BD8">
      <w:pPr>
        <w:pStyle w:val="Courrier"/>
        <w:keepNext/>
        <w:outlineLvl w:val="0"/>
        <w:rPr>
          <w:b/>
          <w:noProof w:val="0"/>
        </w:rPr>
      </w:pPr>
      <w:r>
        <w:rPr>
          <w:b/>
          <w:noProof w:val="0"/>
        </w:rPr>
        <w:t xml:space="preserve">SI QQSOIT </w:t>
      </w:r>
      <w:r>
        <w:rPr>
          <w:noProof w:val="0"/>
        </w:rPr>
        <w:t>x</w:t>
      </w:r>
      <w:r>
        <w:rPr>
          <w:b/>
          <w:noProof w:val="0"/>
        </w:rPr>
        <w:t xml:space="preserve"> UN</w:t>
      </w:r>
      <w:r>
        <w:rPr>
          <w:noProof w:val="0"/>
        </w:rPr>
        <w:t xml:space="preserve"> </w:t>
      </w:r>
      <w:r>
        <w:rPr>
          <w:b/>
          <w:noProof w:val="0"/>
        </w:rPr>
        <w:t>OBJET DE_TYPE</w:t>
      </w:r>
      <w:r>
        <w:rPr>
          <w:noProof w:val="0"/>
        </w:rPr>
        <w:t xml:space="preserve"> composant </w:t>
      </w:r>
      <w:r>
        <w:rPr>
          <w:b/>
          <w:noProof w:val="0"/>
        </w:rPr>
        <w:t>ON_A ...</w:t>
      </w:r>
    </w:p>
    <w:p w:rsidR="00AE3BD8" w:rsidRDefault="00AE3BD8">
      <w:pPr>
        <w:pStyle w:val="Courrier"/>
        <w:outlineLvl w:val="0"/>
        <w:rPr>
          <w:b/>
          <w:noProof w:val="0"/>
        </w:rPr>
      </w:pPr>
      <w:r>
        <w:rPr>
          <w:b/>
          <w:noProof w:val="0"/>
        </w:rPr>
        <w:t>ALORS ... ;</w:t>
      </w:r>
    </w:p>
    <w:p w:rsidR="00AE3BD8" w:rsidRDefault="00AE3BD8">
      <w:pPr>
        <w:pStyle w:val="Courrier"/>
        <w:rPr>
          <w:b/>
          <w:noProof w:val="0"/>
        </w:rPr>
      </w:pPr>
    </w:p>
    <w:p w:rsidR="00AE3BD8" w:rsidRDefault="00AE3BD8">
      <w:r>
        <w:t xml:space="preserve">L'expression </w:t>
      </w:r>
      <w:r>
        <w:rPr>
          <w:i/>
        </w:rPr>
        <w:t>UN</w:t>
      </w:r>
      <w:r>
        <w:t xml:space="preserve"> </w:t>
      </w:r>
      <w:r>
        <w:rPr>
          <w:i/>
        </w:rPr>
        <w:t>OBJET DE_TYPE composant</w:t>
      </w:r>
      <w:r>
        <w:t xml:space="preserve"> désigne l'ensemble des objets d'un système instance du type composant.</w:t>
      </w:r>
    </w:p>
    <w:p w:rsidR="00AE3BD8" w:rsidRDefault="00AE3BD8">
      <w:pPr>
        <w:pStyle w:val="Titre4"/>
      </w:pPr>
      <w:bookmarkStart w:id="324" w:name="_Toc399235890"/>
      <w:r>
        <w:t>Limite de FIGARO</w:t>
      </w:r>
      <w:bookmarkEnd w:id="324"/>
    </w:p>
    <w:p w:rsidR="00AE3BD8" w:rsidRDefault="00AE3BD8">
      <w:r>
        <w:t xml:space="preserve">Les ensembles d'objets manipulés en FIGARO sont des </w:t>
      </w:r>
      <w:r>
        <w:rPr>
          <w:b/>
        </w:rPr>
        <w:t>ensembles constants</w:t>
      </w:r>
      <w:r>
        <w:t>.</w:t>
      </w:r>
    </w:p>
    <w:p w:rsidR="00AE3BD8" w:rsidRDefault="00AE3BD8">
      <w:r>
        <w:t>En effet, comme nous l'avons évoqué précédemment, les liens entre les objets d'un système (champs interface des objets) n'évoluent pas au cours de la vie du système. Autrement dit, les règles FIGARO ne pourront pas ajouter un objet dans une interface ou enlever un objet d'une interface.</w:t>
      </w:r>
    </w:p>
    <w:p w:rsidR="00AE3BD8" w:rsidRDefault="00AE3BD8">
      <w:r>
        <w:t>De même, il est impossible en FIGARO d'ajouter au système un objet instance d'un type (ou de supprimer un objet instance d'un type).</w:t>
      </w:r>
    </w:p>
    <w:p w:rsidR="00AE3BD8" w:rsidRDefault="00AE3BD8">
      <w:r>
        <w:t>Ainsi, que l'on utilise des champs interface ou des noms de types pour définir un ensemble d'objets, l'ensemble sera constant au cours de la vie du système.</w:t>
      </w:r>
    </w:p>
    <w:p w:rsidR="00AE3BD8" w:rsidRDefault="00AE3BD8">
      <w:pPr>
        <w:pStyle w:val="Titre4"/>
      </w:pPr>
      <w:bookmarkStart w:id="325" w:name="_Toc399235891"/>
      <w:r>
        <w:t>Restriction d'un ensemble</w:t>
      </w:r>
      <w:bookmarkEnd w:id="325"/>
    </w:p>
    <w:p w:rsidR="00AE3BD8" w:rsidRDefault="00AE3BD8">
      <w:r>
        <w:t xml:space="preserve">Il arrive parfois que l'on veuille </w:t>
      </w:r>
      <w:r>
        <w:rPr>
          <w:b/>
        </w:rPr>
        <w:t>restreindre</w:t>
      </w:r>
      <w:r>
        <w:t xml:space="preserve"> l'ensemble des objets d'une interface ou l'ensemble des objets d'un type. Ainsi, il est possible en FIGARO d'utiliser des contraintes pour réduire le nombre d'objets de l'ensemble.</w:t>
      </w:r>
    </w:p>
    <w:p w:rsidR="00AE3BD8" w:rsidRDefault="00AE3BD8">
      <w:r>
        <w:t>Il existe deux contraintes optionnelles en FIGARO introduites par les mots-clés DE_TYPE et VERIFIANT. Ces deux contraintes peuvent être utilisées ensemble ou séparément. Elles s'appliquent sur l'ensemble de définition du quantificateur ou de l'opérateur complexe.</w:t>
      </w:r>
    </w:p>
    <w:p w:rsidR="00AE3BD8" w:rsidRDefault="00AE3BD8">
      <w:pPr>
        <w:outlineLvl w:val="0"/>
        <w:rPr>
          <w:i/>
        </w:rPr>
      </w:pPr>
      <w:r>
        <w:rPr>
          <w:i/>
        </w:rPr>
        <w:t xml:space="preserve">La contrainte </w:t>
      </w:r>
      <w:r>
        <w:rPr>
          <w:b/>
          <w:i/>
        </w:rPr>
        <w:t xml:space="preserve">DE_TYPE </w:t>
      </w:r>
      <w:r>
        <w:rPr>
          <w:b/>
          <w:i/>
        </w:rPr>
        <w:fldChar w:fldCharType="begin"/>
      </w:r>
      <w:r>
        <w:rPr>
          <w:b/>
          <w:i/>
        </w:rPr>
        <w:instrText xml:space="preserve"> XE "DE_TYPE" </w:instrText>
      </w:r>
      <w:r>
        <w:rPr>
          <w:b/>
          <w:i/>
        </w:rPr>
        <w:fldChar w:fldCharType="end"/>
      </w:r>
      <w:r>
        <w:rPr>
          <w:i/>
        </w:rPr>
        <w:t> :</w:t>
      </w:r>
    </w:p>
    <w:p w:rsidR="00AE3BD8" w:rsidRDefault="00AE3BD8">
      <w:r>
        <w:t xml:space="preserve">Cette contrainte permet de restreindre le type des objets de l'ensemble. </w:t>
      </w:r>
      <w:r>
        <w:rPr>
          <w:b/>
        </w:rPr>
        <w:t>Cette contrainte ne peut être utilisée que lorsque l'ensemble est défini avec un champ interface</w:t>
      </w:r>
      <w:r>
        <w:t>. En effet, les objets d'une interface sont tous d'un type particulier précisé lors de la déclaration par le mot-clé GENRE. Cependant, il peut être intéressant de réduire cet ensemble d'objets à un sous-type. Prenons comme exemple, la hiérarchie de classes suivante :</w:t>
      </w:r>
    </w:p>
    <w:p w:rsidR="00AE3BD8" w:rsidRDefault="00AE3BD8">
      <w:pPr>
        <w:pStyle w:val="Retraitnormal"/>
        <w:jc w:val="center"/>
      </w:pPr>
      <w:r>
        <w:object w:dxaOrig="4840" w:dyaOrig="3881">
          <v:shape id="_x0000_i1027" type="#_x0000_t75" style="width:291.75pt;height:194.1pt" o:ole="">
            <v:imagedata r:id="rId18" o:title=""/>
          </v:shape>
          <o:OLEObject Type="Embed" ProgID="MSDraw" ShapeID="_x0000_i1027" DrawAspect="Content" ObjectID="_1472979051" r:id="rId19"/>
        </w:object>
      </w:r>
    </w:p>
    <w:p w:rsidR="00AE3BD8" w:rsidRDefault="00AE3BD8">
      <w:r>
        <w:rPr>
          <w:i/>
        </w:rPr>
        <w:t xml:space="preserve">Composant </w:t>
      </w:r>
      <w:r>
        <w:t xml:space="preserve">est un type générique hérité par les types </w:t>
      </w:r>
      <w:r>
        <w:rPr>
          <w:i/>
        </w:rPr>
        <w:t>vanne</w:t>
      </w:r>
      <w:r>
        <w:t xml:space="preserve"> et </w:t>
      </w:r>
      <w:r>
        <w:rPr>
          <w:i/>
        </w:rPr>
        <w:t>pompe</w:t>
      </w:r>
      <w:r>
        <w:t xml:space="preserve">. </w:t>
      </w:r>
      <w:r>
        <w:rPr>
          <w:i/>
        </w:rPr>
        <w:t>Vanne_électrique</w:t>
      </w:r>
      <w:r>
        <w:t xml:space="preserve"> est une classe qui spécifie le type </w:t>
      </w:r>
      <w:r>
        <w:rPr>
          <w:i/>
        </w:rPr>
        <w:t>vanne</w:t>
      </w:r>
      <w:r>
        <w:t xml:space="preserve">. Aussi, si le type de l'interface est </w:t>
      </w:r>
      <w:r>
        <w:rPr>
          <w:i/>
        </w:rPr>
        <w:t>composant</w:t>
      </w:r>
      <w:r>
        <w:t xml:space="preserve">, toute instance des 4 types ci-dessus peut être incluse dans l'interface. En effet, puisque ces types héritent de </w:t>
      </w:r>
      <w:r>
        <w:rPr>
          <w:i/>
        </w:rPr>
        <w:t>composant</w:t>
      </w:r>
      <w:r>
        <w:t>, ce sont des composants. L'intérêt de la contrainte DE_TYPE apparaît alors.</w:t>
      </w:r>
    </w:p>
    <w:p w:rsidR="00AE3BD8" w:rsidRDefault="00AE3BD8">
      <w:r>
        <w:t xml:space="preserve">L'exemple suivant met en évidence l'utilisation de cette contrainte : le type </w:t>
      </w:r>
      <w:r>
        <w:rPr>
          <w:i/>
        </w:rPr>
        <w:t>vanne</w:t>
      </w:r>
      <w:r>
        <w:rPr>
          <w:u w:val="words"/>
        </w:rPr>
        <w:t xml:space="preserve"> </w:t>
      </w:r>
      <w:r>
        <w:t xml:space="preserve">est un sous type de </w:t>
      </w:r>
      <w:r>
        <w:rPr>
          <w:i/>
        </w:rPr>
        <w:t>composant</w:t>
      </w:r>
      <w:r>
        <w:t xml:space="preserve"> et les objets interfacés avec le type </w:t>
      </w:r>
      <w:r>
        <w:rPr>
          <w:i/>
        </w:rPr>
        <w:t>pompe</w:t>
      </w:r>
      <w:r>
        <w:t xml:space="preserve"> sont d'un type </w:t>
      </w:r>
      <w:r>
        <w:rPr>
          <w:i/>
        </w:rPr>
        <w:t>composant</w:t>
      </w:r>
      <w:r>
        <w:t xml:space="preserve">. Dans la règle, on veut uniquement s'intéresser aux objets de type </w:t>
      </w:r>
      <w:r>
        <w:rPr>
          <w:i/>
        </w:rPr>
        <w:t>vanne</w:t>
      </w:r>
      <w:r>
        <w:t xml:space="preserve"> qui sont interfacés :</w:t>
      </w:r>
    </w:p>
    <w:p w:rsidR="00AE3BD8" w:rsidRDefault="00AE3BD8">
      <w:pPr>
        <w:pStyle w:val="Courrier"/>
        <w:keepNext/>
        <w:outlineLvl w:val="0"/>
        <w:rPr>
          <w:b/>
          <w:noProof w:val="0"/>
        </w:rPr>
      </w:pPr>
      <w:r>
        <w:rPr>
          <w:b/>
          <w:noProof w:val="0"/>
        </w:rPr>
        <w:t xml:space="preserve">TYPE </w:t>
      </w:r>
      <w:r>
        <w:rPr>
          <w:noProof w:val="0"/>
        </w:rPr>
        <w:t xml:space="preserve">composant </w:t>
      </w:r>
      <w:r>
        <w:rPr>
          <w:b/>
          <w:noProof w:val="0"/>
        </w:rPr>
        <w:t>;</w:t>
      </w:r>
    </w:p>
    <w:p w:rsidR="00AE3BD8" w:rsidRDefault="00AE3BD8">
      <w:pPr>
        <w:pStyle w:val="Courrier"/>
        <w:keepNext/>
        <w:rPr>
          <w:b/>
          <w:noProof w:val="0"/>
        </w:rPr>
      </w:pPr>
    </w:p>
    <w:p w:rsidR="00AE3BD8" w:rsidRDefault="00AE3BD8">
      <w:pPr>
        <w:pStyle w:val="Courrier"/>
        <w:keepNext/>
        <w:outlineLvl w:val="0"/>
        <w:rPr>
          <w:noProof w:val="0"/>
        </w:rPr>
      </w:pPr>
      <w:r>
        <w:rPr>
          <w:b/>
          <w:noProof w:val="0"/>
        </w:rPr>
        <w:t xml:space="preserve">TYPE </w:t>
      </w:r>
      <w:r>
        <w:rPr>
          <w:noProof w:val="0"/>
        </w:rPr>
        <w:t xml:space="preserve">vanne </w:t>
      </w:r>
      <w:r>
        <w:rPr>
          <w:b/>
          <w:noProof w:val="0"/>
        </w:rPr>
        <w:t xml:space="preserve">SORTE_DE </w:t>
      </w:r>
      <w:r>
        <w:rPr>
          <w:noProof w:val="0"/>
        </w:rPr>
        <w:t>composant;</w:t>
      </w:r>
    </w:p>
    <w:p w:rsidR="00AE3BD8" w:rsidRDefault="00AE3BD8">
      <w:pPr>
        <w:pStyle w:val="Courrier"/>
        <w:keepNext/>
        <w:rPr>
          <w:noProof w:val="0"/>
        </w:rPr>
      </w:pPr>
    </w:p>
    <w:p w:rsidR="00AE3BD8" w:rsidRDefault="00AE3BD8">
      <w:pPr>
        <w:pStyle w:val="Courrier"/>
        <w:keepNext/>
        <w:outlineLvl w:val="0"/>
        <w:rPr>
          <w:noProof w:val="0"/>
        </w:rPr>
      </w:pPr>
      <w:r>
        <w:rPr>
          <w:b/>
          <w:noProof w:val="0"/>
        </w:rPr>
        <w:t xml:space="preserve">TYPE </w:t>
      </w:r>
      <w:r>
        <w:rPr>
          <w:noProof w:val="0"/>
        </w:rPr>
        <w:t xml:space="preserve">pompe </w:t>
      </w:r>
      <w:r>
        <w:rPr>
          <w:b/>
          <w:noProof w:val="0"/>
        </w:rPr>
        <w:t xml:space="preserve">SORTE_DE </w:t>
      </w:r>
      <w:r>
        <w:rPr>
          <w:noProof w:val="0"/>
        </w:rPr>
        <w:t>composant;</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amont </w:t>
      </w:r>
      <w:r>
        <w:rPr>
          <w:b/>
          <w:noProof w:val="0"/>
        </w:rPr>
        <w:t>GENRE</w:t>
      </w:r>
      <w:r>
        <w:rPr>
          <w:noProof w:val="0"/>
        </w:rPr>
        <w:t xml:space="preserve"> composant ;</w:t>
      </w:r>
    </w:p>
    <w:p w:rsidR="00AE3BD8" w:rsidRDefault="00AE3BD8">
      <w:pPr>
        <w:pStyle w:val="Courrier"/>
        <w:keepNext/>
        <w:outlineLvl w:val="0"/>
        <w:rPr>
          <w:noProof w:val="0"/>
        </w:rPr>
      </w:pPr>
      <w:r>
        <w:rPr>
          <w:b/>
          <w:noProof w:val="0"/>
        </w:rPr>
        <w:t>INTERACTION</w:t>
      </w:r>
    </w:p>
    <w:p w:rsidR="00AE3BD8" w:rsidRDefault="00AE3BD8">
      <w:pPr>
        <w:pStyle w:val="Courrier"/>
        <w:keepNext/>
        <w:outlineLvl w:val="0"/>
        <w:rPr>
          <w:b/>
          <w:noProof w:val="0"/>
        </w:rPr>
      </w:pPr>
      <w:r>
        <w:rPr>
          <w:b/>
          <w:noProof w:val="0"/>
        </w:rPr>
        <w:t xml:space="preserve">SI QQSOIT </w:t>
      </w:r>
      <w:r>
        <w:rPr>
          <w:noProof w:val="0"/>
        </w:rPr>
        <w:t>x</w:t>
      </w:r>
      <w:r>
        <w:rPr>
          <w:b/>
          <w:noProof w:val="0"/>
        </w:rPr>
        <w:t xml:space="preserve"> UN</w:t>
      </w:r>
      <w:r>
        <w:rPr>
          <w:noProof w:val="0"/>
        </w:rPr>
        <w:t xml:space="preserve"> amont </w:t>
      </w:r>
      <w:r>
        <w:rPr>
          <w:b/>
          <w:noProof w:val="0"/>
        </w:rPr>
        <w:t xml:space="preserve">DE_TYPE </w:t>
      </w:r>
      <w:r>
        <w:rPr>
          <w:noProof w:val="0"/>
        </w:rPr>
        <w:t xml:space="preserve">vanne </w:t>
      </w:r>
      <w:r>
        <w:rPr>
          <w:b/>
          <w:noProof w:val="0"/>
        </w:rPr>
        <w:t>ON_A ...</w:t>
      </w:r>
    </w:p>
    <w:p w:rsidR="00AE3BD8" w:rsidRDefault="00AE3BD8">
      <w:pPr>
        <w:pStyle w:val="Courrier"/>
        <w:outlineLvl w:val="0"/>
        <w:rPr>
          <w:b/>
          <w:noProof w:val="0"/>
        </w:rPr>
      </w:pPr>
      <w:r>
        <w:rPr>
          <w:b/>
          <w:noProof w:val="0"/>
        </w:rPr>
        <w:t>ALORS ... ;</w:t>
      </w:r>
    </w:p>
    <w:p w:rsidR="00AE3BD8" w:rsidRDefault="00AE3BD8">
      <w:pPr>
        <w:pStyle w:val="Courrier"/>
        <w:rPr>
          <w:b/>
          <w:noProof w:val="0"/>
        </w:rPr>
      </w:pPr>
    </w:p>
    <w:p w:rsidR="00AE3BD8" w:rsidRDefault="00AE3BD8">
      <w:r>
        <w:t xml:space="preserve">Si o est un objet quelconque de type pompe l'expression </w:t>
      </w:r>
      <w:r>
        <w:rPr>
          <w:i/>
        </w:rPr>
        <w:t>amont DE_TYPE vanne</w:t>
      </w:r>
      <w:r>
        <w:t xml:space="preserve"> désigne l'ensemble des objets de type vanne (sous-type de composant) en relation amont avec o.</w:t>
      </w:r>
    </w:p>
    <w:p w:rsidR="00AE3BD8" w:rsidRDefault="00AE3BD8"/>
    <w:p w:rsidR="00AE3BD8" w:rsidRDefault="00AE3BD8">
      <w:pPr>
        <w:outlineLvl w:val="0"/>
        <w:rPr>
          <w:i/>
        </w:rPr>
      </w:pPr>
      <w:r>
        <w:rPr>
          <w:i/>
        </w:rPr>
        <w:t xml:space="preserve">La contrainte </w:t>
      </w:r>
      <w:r>
        <w:rPr>
          <w:b/>
          <w:i/>
        </w:rPr>
        <w:t xml:space="preserve">VERIFIANT </w:t>
      </w:r>
      <w:r>
        <w:rPr>
          <w:b/>
          <w:i/>
        </w:rPr>
        <w:fldChar w:fldCharType="begin"/>
      </w:r>
      <w:r>
        <w:rPr>
          <w:b/>
          <w:i/>
        </w:rPr>
        <w:instrText xml:space="preserve"> XE "VERIFIANT" </w:instrText>
      </w:r>
      <w:r>
        <w:rPr>
          <w:b/>
          <w:i/>
        </w:rPr>
        <w:fldChar w:fldCharType="end"/>
      </w:r>
      <w:r>
        <w:rPr>
          <w:i/>
        </w:rPr>
        <w:t> :</w:t>
      </w:r>
    </w:p>
    <w:p w:rsidR="00AE3BD8" w:rsidRDefault="00AE3BD8">
      <w:r>
        <w:t>Cette contrainte permet de restreindre les objets d'un ensemble d'après une condition. Le principe est simple : l'ensemble est réduit au sous-ensemble ne contenant que les objets vérifiant cette condition.</w:t>
      </w:r>
    </w:p>
    <w:p w:rsidR="00AE3BD8" w:rsidRDefault="00AE3BD8">
      <w:r>
        <w:t>La condition suivant le mot-clé VERIFIANT doit donc être une expression booléenne (qui renvoie VRAI ou FAUX).</w:t>
      </w:r>
    </w:p>
    <w:p w:rsidR="00AE3BD8" w:rsidRDefault="00AE3BD8">
      <w:r>
        <w:t xml:space="preserve">Pour que l'ensemble défini soit un ensemble d'objets constant, l'expression suivant le mot-clé VERIFIANT doit être une </w:t>
      </w:r>
      <w:r>
        <w:rPr>
          <w:b/>
        </w:rPr>
        <w:t>expression constante</w:t>
      </w:r>
      <w:r>
        <w:t>, c'est-à-dire ne faisant appel qu'à des champs constants.</w:t>
      </w:r>
    </w:p>
    <w:p w:rsidR="00AE3BD8" w:rsidRDefault="00AE3BD8">
      <w:r>
        <w:t>La condition peut contenir un nombre quelconque d'expressions booléennes (y compris complexes) reliées par des opérateurs logiques (OU, ET ou NON).</w:t>
      </w:r>
    </w:p>
    <w:p w:rsidR="00AE3BD8" w:rsidRDefault="00AE3BD8">
      <w:r>
        <w:t>Dans l'exemple suivant, on ne s'intéresse qu'aux objets de l'interface dont le débit dépasse une certaine valeur :</w:t>
      </w:r>
    </w:p>
    <w:p w:rsidR="00AE3BD8" w:rsidRDefault="00AE3BD8">
      <w:pPr>
        <w:pStyle w:val="Courrier"/>
        <w:keepNext/>
        <w:rPr>
          <w:noProof w:val="0"/>
        </w:rPr>
      </w:pPr>
      <w:r>
        <w:rPr>
          <w:b/>
          <w:noProof w:val="0"/>
        </w:rPr>
        <w:t xml:space="preserve">TYPE </w:t>
      </w:r>
      <w:r>
        <w:rPr>
          <w:noProof w:val="0"/>
        </w:rPr>
        <w:t>pompe ;</w:t>
      </w:r>
    </w:p>
    <w:p w:rsidR="00AE3BD8" w:rsidRDefault="00AE3BD8">
      <w:pPr>
        <w:pStyle w:val="Courrier"/>
        <w:keepNext/>
        <w:outlineLvl w:val="0"/>
        <w:rPr>
          <w:b/>
          <w:noProof w:val="0"/>
        </w:rPr>
      </w:pPr>
      <w:r>
        <w:rPr>
          <w:b/>
          <w:noProof w:val="0"/>
        </w:rPr>
        <w:t>CONSTANTE</w:t>
      </w:r>
    </w:p>
    <w:p w:rsidR="00AE3BD8" w:rsidRDefault="00AE3BD8">
      <w:pPr>
        <w:pStyle w:val="Courrier"/>
        <w:keepNext/>
        <w:rPr>
          <w:noProof w:val="0"/>
        </w:rPr>
      </w:pPr>
      <w:r>
        <w:rPr>
          <w:b/>
          <w:noProof w:val="0"/>
        </w:rPr>
        <w:tab/>
      </w:r>
      <w:r>
        <w:rPr>
          <w:noProof w:val="0"/>
        </w:rPr>
        <w:t>debit</w:t>
      </w:r>
      <w:r>
        <w:rPr>
          <w:b/>
          <w:noProof w:val="0"/>
        </w:rPr>
        <w:t xml:space="preserve"> DOMAINE REEL</w:t>
      </w:r>
      <w:r>
        <w:rPr>
          <w:noProof w:val="0"/>
        </w:rPr>
        <w:t>;</w:t>
      </w:r>
    </w:p>
    <w:p w:rsidR="00AE3BD8" w:rsidRDefault="00AE3BD8">
      <w:pPr>
        <w:pStyle w:val="Courrier"/>
        <w:keepNext/>
        <w:rPr>
          <w:noProof w:val="0"/>
        </w:rPr>
      </w:pPr>
    </w:p>
    <w:p w:rsidR="00AE3BD8" w:rsidRDefault="00AE3BD8">
      <w:pPr>
        <w:pStyle w:val="Courrier"/>
        <w:keepNext/>
        <w:rPr>
          <w:noProof w:val="0"/>
        </w:rPr>
      </w:pPr>
      <w:r>
        <w:rPr>
          <w:b/>
          <w:noProof w:val="0"/>
        </w:rPr>
        <w:t xml:space="preserve">TYPE </w:t>
      </w:r>
      <w:r>
        <w:rPr>
          <w:noProof w:val="0"/>
        </w:rPr>
        <w:t>composant ;</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amont </w:t>
      </w:r>
      <w:r>
        <w:rPr>
          <w:b/>
          <w:noProof w:val="0"/>
        </w:rPr>
        <w:t>GENRE</w:t>
      </w:r>
      <w:r>
        <w:rPr>
          <w:noProof w:val="0"/>
        </w:rPr>
        <w:t xml:space="preserve"> pompe ;</w:t>
      </w:r>
    </w:p>
    <w:p w:rsidR="00AE3BD8" w:rsidRDefault="00AE3BD8">
      <w:pPr>
        <w:pStyle w:val="Courrier"/>
        <w:keepNext/>
        <w:outlineLvl w:val="0"/>
        <w:rPr>
          <w:noProof w:val="0"/>
        </w:rPr>
      </w:pPr>
      <w:r>
        <w:rPr>
          <w:b/>
          <w:noProof w:val="0"/>
        </w:rPr>
        <w:t>INTERACTION</w:t>
      </w:r>
    </w:p>
    <w:p w:rsidR="00AE3BD8" w:rsidRDefault="00AE3BD8">
      <w:pPr>
        <w:pStyle w:val="Courrier"/>
        <w:keepNext/>
        <w:outlineLvl w:val="0"/>
        <w:rPr>
          <w:b/>
          <w:noProof w:val="0"/>
        </w:rPr>
      </w:pPr>
      <w:r>
        <w:rPr>
          <w:b/>
          <w:noProof w:val="0"/>
        </w:rPr>
        <w:t xml:space="preserve">SI QQSOIT </w:t>
      </w:r>
      <w:r>
        <w:rPr>
          <w:noProof w:val="0"/>
        </w:rPr>
        <w:t>x</w:t>
      </w:r>
      <w:r>
        <w:rPr>
          <w:b/>
          <w:noProof w:val="0"/>
        </w:rPr>
        <w:t xml:space="preserve"> UN </w:t>
      </w:r>
      <w:r>
        <w:rPr>
          <w:noProof w:val="0"/>
        </w:rPr>
        <w:t xml:space="preserve">amont </w:t>
      </w:r>
      <w:r>
        <w:rPr>
          <w:b/>
          <w:noProof w:val="0"/>
        </w:rPr>
        <w:t xml:space="preserve">VERIFIANT </w:t>
      </w:r>
      <w:r>
        <w:rPr>
          <w:noProof w:val="0"/>
        </w:rPr>
        <w:t xml:space="preserve">debit </w:t>
      </w:r>
      <w:r>
        <w:rPr>
          <w:b/>
          <w:noProof w:val="0"/>
        </w:rPr>
        <w:t>DE</w:t>
      </w:r>
      <w:r>
        <w:rPr>
          <w:noProof w:val="0"/>
        </w:rPr>
        <w:t xml:space="preserve"> x &gt; 3000 </w:t>
      </w:r>
      <w:r>
        <w:rPr>
          <w:b/>
          <w:noProof w:val="0"/>
        </w:rPr>
        <w:t>ON_A ...</w:t>
      </w:r>
    </w:p>
    <w:p w:rsidR="00AE3BD8" w:rsidRDefault="00AE3BD8">
      <w:pPr>
        <w:pStyle w:val="Courrier"/>
        <w:outlineLvl w:val="0"/>
        <w:rPr>
          <w:b/>
          <w:noProof w:val="0"/>
        </w:rPr>
      </w:pPr>
      <w:r>
        <w:rPr>
          <w:b/>
          <w:noProof w:val="0"/>
        </w:rPr>
        <w:t>ALORS ...</w:t>
      </w:r>
    </w:p>
    <w:p w:rsidR="00AE3BD8" w:rsidRDefault="00AE3BD8">
      <w:pPr>
        <w:pStyle w:val="Courrier"/>
        <w:rPr>
          <w:b/>
          <w:noProof w:val="0"/>
        </w:rPr>
      </w:pPr>
    </w:p>
    <w:p w:rsidR="00AE3BD8" w:rsidRDefault="00AE3BD8">
      <w:r>
        <w:t xml:space="preserve">Si o est un objet quelconque de type composant, </w:t>
      </w:r>
      <w:r>
        <w:rPr>
          <w:i/>
        </w:rPr>
        <w:t>amont</w:t>
      </w:r>
      <w:r>
        <w:t xml:space="preserve"> </w:t>
      </w:r>
      <w:r>
        <w:rPr>
          <w:i/>
        </w:rPr>
        <w:t>VERIFIANT debit DE x &gt; 3000</w:t>
      </w:r>
      <w:r>
        <w:t xml:space="preserve"> désigne l'ensemble des pompes reliées à o par la relation amont, dont le débit est strictement supérieur à la valeur 3000.</w:t>
      </w:r>
    </w:p>
    <w:p w:rsidR="00AE3BD8" w:rsidRDefault="00AE3BD8">
      <w:pPr>
        <w:spacing w:after="0"/>
      </w:pPr>
    </w:p>
    <w:p w:rsidR="00AE3BD8" w:rsidRDefault="00AE3BD8">
      <w:pPr>
        <w:pStyle w:val="Titre3"/>
      </w:pPr>
      <w:bookmarkStart w:id="326" w:name="_Toc342099187"/>
      <w:bookmarkStart w:id="327" w:name="_Toc342986849"/>
      <w:bookmarkStart w:id="328" w:name="_Toc343072201"/>
      <w:bookmarkStart w:id="329" w:name="_Toc443104448"/>
      <w:bookmarkStart w:id="330" w:name="_Toc399235892"/>
      <w:r>
        <w:t>Accès à un champ d</w:t>
      </w:r>
      <w:bookmarkEnd w:id="326"/>
      <w:bookmarkEnd w:id="327"/>
      <w:r>
        <w:t>e type ou d'objet</w:t>
      </w:r>
      <w:bookmarkEnd w:id="328"/>
      <w:bookmarkEnd w:id="329"/>
      <w:bookmarkEnd w:id="330"/>
      <w:r>
        <w:t xml:space="preserve"> </w:t>
      </w:r>
    </w:p>
    <w:p w:rsidR="00AE3BD8" w:rsidRDefault="00AE3BD8">
      <w:pPr>
        <w:pStyle w:val="Titre4"/>
      </w:pPr>
      <w:bookmarkStart w:id="331" w:name="_Toc334331946"/>
      <w:r>
        <w:tab/>
      </w:r>
      <w:bookmarkStart w:id="332" w:name="_Toc399235893"/>
      <w:r>
        <w:t>Accès aux champs du type décrit</w:t>
      </w:r>
      <w:bookmarkEnd w:id="331"/>
      <w:bookmarkEnd w:id="332"/>
    </w:p>
    <w:p w:rsidR="00AE3BD8" w:rsidRDefault="00AE3BD8">
      <w:r>
        <w:t>Lorsque, pour décrire un TYPE, on a besoin d'écrire une expression utilisant un champ des objets du type, il suffit de nommer ce champ.</w:t>
      </w:r>
    </w:p>
    <w:p w:rsidR="00AE3BD8" w:rsidRDefault="00AE3BD8">
      <w:pPr>
        <w:pStyle w:val="Courrier"/>
        <w:keepNext/>
        <w:rPr>
          <w:noProof w:val="0"/>
        </w:rPr>
      </w:pPr>
      <w:r>
        <w:rPr>
          <w:b/>
          <w:noProof w:val="0"/>
        </w:rPr>
        <w:t>TYPE</w:t>
      </w:r>
      <w:r>
        <w:rPr>
          <w:noProof w:val="0"/>
        </w:rPr>
        <w:t xml:space="preserve"> pompe;</w:t>
      </w:r>
    </w:p>
    <w:p w:rsidR="00AE3BD8" w:rsidRDefault="00AE3BD8">
      <w:pPr>
        <w:pStyle w:val="Courrier"/>
        <w:keepNext/>
        <w:outlineLvl w:val="0"/>
        <w:rPr>
          <w:noProof w:val="0"/>
        </w:rPr>
      </w:pPr>
      <w:r>
        <w:rPr>
          <w:b/>
          <w:noProof w:val="0"/>
        </w:rPr>
        <w:t>ATTRIBU</w:t>
      </w:r>
      <w:r>
        <w:rPr>
          <w:noProof w:val="0"/>
        </w:rPr>
        <w:t>T</w:t>
      </w:r>
    </w:p>
    <w:p w:rsidR="00AE3BD8" w:rsidRDefault="00AE3BD8">
      <w:pPr>
        <w:pStyle w:val="Courrier"/>
        <w:keepNext/>
        <w:rPr>
          <w:noProof w:val="0"/>
        </w:rPr>
      </w:pPr>
      <w:r>
        <w:rPr>
          <w:noProof w:val="0"/>
        </w:rPr>
        <w:tab/>
        <w:t xml:space="preserve">etat </w:t>
      </w:r>
      <w:r>
        <w:rPr>
          <w:b/>
          <w:noProof w:val="0"/>
        </w:rPr>
        <w:t>DOMAINE</w:t>
      </w:r>
      <w:r>
        <w:rPr>
          <w:noProof w:val="0"/>
        </w:rPr>
        <w:t xml:space="preserve"> 'arret' 'marche';</w:t>
      </w:r>
    </w:p>
    <w:p w:rsidR="00AE3BD8" w:rsidRDefault="00AE3BD8">
      <w:pPr>
        <w:pStyle w:val="Courrier"/>
        <w:keepNext/>
        <w:outlineLvl w:val="0"/>
        <w:rPr>
          <w:noProof w:val="0"/>
        </w:rPr>
      </w:pPr>
      <w:r>
        <w:rPr>
          <w:b/>
          <w:noProof w:val="0"/>
        </w:rPr>
        <w:t>INTERACTION</w:t>
      </w:r>
    </w:p>
    <w:p w:rsidR="00AE3BD8" w:rsidRDefault="00AE3BD8">
      <w:pPr>
        <w:pStyle w:val="Courrier"/>
        <w:keepNext/>
        <w:outlineLvl w:val="0"/>
        <w:rPr>
          <w:noProof w:val="0"/>
        </w:rPr>
      </w:pPr>
      <w:r>
        <w:rPr>
          <w:noProof w:val="0"/>
        </w:rPr>
        <w:tab/>
      </w:r>
      <w:r>
        <w:rPr>
          <w:b/>
          <w:noProof w:val="0"/>
        </w:rPr>
        <w:t>SI</w:t>
      </w:r>
      <w:r>
        <w:rPr>
          <w:noProof w:val="0"/>
        </w:rPr>
        <w:t xml:space="preserve"> etat = 'arret'</w:t>
      </w:r>
    </w:p>
    <w:p w:rsidR="00AE3BD8" w:rsidRDefault="00AE3BD8">
      <w:pPr>
        <w:pStyle w:val="Courrier"/>
        <w:rPr>
          <w:noProof w:val="0"/>
        </w:rPr>
      </w:pPr>
      <w:r>
        <w:rPr>
          <w:noProof w:val="0"/>
        </w:rPr>
        <w:tab/>
      </w:r>
      <w:r>
        <w:rPr>
          <w:b/>
          <w:noProof w:val="0"/>
        </w:rPr>
        <w:t>ALORS</w:t>
      </w:r>
      <w:r>
        <w:rPr>
          <w:noProof w:val="0"/>
        </w:rPr>
        <w:t xml:space="preserve"> ....;</w:t>
      </w:r>
    </w:p>
    <w:p w:rsidR="00AE3BD8" w:rsidRDefault="00AE3BD8">
      <w:pPr>
        <w:pStyle w:val="Courrier"/>
        <w:rPr>
          <w:noProof w:val="0"/>
        </w:rPr>
      </w:pPr>
    </w:p>
    <w:p w:rsidR="00AE3BD8" w:rsidRDefault="00AE3BD8">
      <w:pPr>
        <w:outlineLvl w:val="0"/>
      </w:pPr>
      <w:r>
        <w:t xml:space="preserve">Si o est un objet quelconque de type pompe, l'expression </w:t>
      </w:r>
      <w:r>
        <w:rPr>
          <w:i/>
        </w:rPr>
        <w:t>etat = arrêt</w:t>
      </w:r>
      <w:r>
        <w:t xml:space="preserve"> signifie etat de o = arrêt.</w:t>
      </w:r>
    </w:p>
    <w:p w:rsidR="00AE3BD8" w:rsidRDefault="00AE3BD8"/>
    <w:p w:rsidR="00AE3BD8" w:rsidRDefault="00AE3BD8">
      <w:pPr>
        <w:pStyle w:val="Titre4"/>
      </w:pPr>
      <w:bookmarkStart w:id="333" w:name="_Toc334331947"/>
      <w:r>
        <w:tab/>
      </w:r>
      <w:bookmarkStart w:id="334" w:name="_Toc399235894"/>
      <w:r>
        <w:t>Accès aux champs d'une variable liée</w:t>
      </w:r>
      <w:r>
        <w:fldChar w:fldCharType="begin"/>
      </w:r>
      <w:r>
        <w:instrText xml:space="preserve"> XE "variable liée" </w:instrText>
      </w:r>
      <w:r>
        <w:fldChar w:fldCharType="end"/>
      </w:r>
      <w:r>
        <w:t xml:space="preserve"> à un ensemble d'objets</w:t>
      </w:r>
      <w:bookmarkEnd w:id="333"/>
      <w:bookmarkEnd w:id="334"/>
    </w:p>
    <w:p w:rsidR="00AE3BD8" w:rsidRDefault="00AE3BD8">
      <w:r>
        <w:t xml:space="preserve">Pour accéder aux objets d'un ensemble, on utilise toujours une variable liée qui représente un objet de l'ensemble (cette variable prendra successivement toutes les valeurs de l'ensemble). Pour accéder aux champs des objets représentés par la variable liée, on utilise l'opérateur </w:t>
      </w:r>
      <w:r>
        <w:rPr>
          <w:b/>
        </w:rPr>
        <w:t>DE</w:t>
      </w:r>
      <w:r>
        <w:fldChar w:fldCharType="begin"/>
      </w:r>
      <w:r>
        <w:instrText xml:space="preserve"> XE "DE" </w:instrText>
      </w:r>
      <w:r>
        <w:fldChar w:fldCharType="end"/>
      </w:r>
      <w:r>
        <w:t>.</w:t>
      </w:r>
    </w:p>
    <w:p w:rsidR="00AE3BD8" w:rsidRDefault="00AE3BD8">
      <w:pPr>
        <w:pStyle w:val="Courrier"/>
        <w:outlineLvl w:val="0"/>
        <w:rPr>
          <w:b/>
          <w:noProof w:val="0"/>
        </w:rPr>
      </w:pPr>
      <w:r>
        <w:rPr>
          <w:b/>
          <w:noProof w:val="0"/>
        </w:rPr>
        <w:t>Syntaxe :</w:t>
      </w:r>
    </w:p>
    <w:p w:rsidR="00AE3BD8" w:rsidRDefault="00AE3BD8">
      <w:pPr>
        <w:pStyle w:val="Courrier"/>
        <w:rPr>
          <w:noProof w:val="0"/>
        </w:rPr>
      </w:pPr>
      <w:r>
        <w:rPr>
          <w:noProof w:val="0"/>
        </w:rPr>
        <w:t xml:space="preserve">champ </w:t>
      </w:r>
      <w:r>
        <w:rPr>
          <w:b/>
          <w:noProof w:val="0"/>
        </w:rPr>
        <w:t xml:space="preserve">DE </w:t>
      </w:r>
      <w:r>
        <w:rPr>
          <w:noProof w:val="0"/>
        </w:rPr>
        <w:t>variable_liee</w:t>
      </w:r>
    </w:p>
    <w:p w:rsidR="00AE3BD8" w:rsidRDefault="00AE3BD8">
      <w:pPr>
        <w:pStyle w:val="Courrier"/>
        <w:rPr>
          <w:b/>
          <w:noProof w:val="0"/>
        </w:rPr>
      </w:pPr>
      <w:r>
        <w:rPr>
          <w:noProof w:val="0"/>
        </w:rPr>
        <w:t xml:space="preserve">champ </w:t>
      </w:r>
      <w:r>
        <w:rPr>
          <w:b/>
          <w:noProof w:val="0"/>
        </w:rPr>
        <w:t>(</w:t>
      </w:r>
      <w:r>
        <w:rPr>
          <w:noProof w:val="0"/>
        </w:rPr>
        <w:t>variable_liee</w:t>
      </w:r>
      <w:r>
        <w:rPr>
          <w:b/>
          <w:noProof w:val="0"/>
        </w:rPr>
        <w:t>)</w:t>
      </w:r>
    </w:p>
    <w:p w:rsidR="00AE3BD8" w:rsidRDefault="00AE3BD8">
      <w:pPr>
        <w:pStyle w:val="Courrier"/>
        <w:rPr>
          <w:noProof w:val="0"/>
        </w:rPr>
      </w:pPr>
    </w:p>
    <w:p w:rsidR="00AE3BD8" w:rsidRDefault="00AE3BD8">
      <w:r>
        <w:t>Le mécanisme de l'opérateur est simple. Pour chaque nom d'objet substitué à la variable, il renvoie la valeur du champ de l'objet. Si le champ n'existe pas, il provoque une erreur.</w:t>
      </w:r>
    </w:p>
    <w:p w:rsidR="00AE3BD8" w:rsidRDefault="00AE3BD8">
      <w:pPr>
        <w:pStyle w:val="Courrier"/>
        <w:keepNext/>
        <w:rPr>
          <w:noProof w:val="0"/>
        </w:rPr>
      </w:pPr>
      <w:r>
        <w:rPr>
          <w:b/>
          <w:noProof w:val="0"/>
        </w:rPr>
        <w:t>TYPE</w:t>
      </w:r>
      <w:r>
        <w:rPr>
          <w:noProof w:val="0"/>
        </w:rPr>
        <w:t xml:space="preserve"> pompe;</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secours </w:t>
      </w:r>
      <w:r>
        <w:rPr>
          <w:b/>
          <w:noProof w:val="0"/>
        </w:rPr>
        <w:t>GENRE</w:t>
      </w:r>
      <w:r>
        <w:rPr>
          <w:noProof w:val="0"/>
        </w:rPr>
        <w:t xml:space="preserve"> composant;</w:t>
      </w:r>
    </w:p>
    <w:p w:rsidR="00AE3BD8" w:rsidRDefault="00AE3BD8">
      <w:pPr>
        <w:pStyle w:val="Courrier"/>
        <w:keepNext/>
        <w:outlineLvl w:val="0"/>
        <w:rPr>
          <w:noProof w:val="0"/>
        </w:rPr>
      </w:pPr>
      <w:r>
        <w:rPr>
          <w:b/>
          <w:noProof w:val="0"/>
        </w:rPr>
        <w:t>ATTRIBUT</w:t>
      </w:r>
    </w:p>
    <w:p w:rsidR="00AE3BD8" w:rsidRDefault="00AE3BD8">
      <w:pPr>
        <w:pStyle w:val="Courrier"/>
        <w:keepNext/>
        <w:rPr>
          <w:noProof w:val="0"/>
        </w:rPr>
      </w:pPr>
      <w:r>
        <w:rPr>
          <w:noProof w:val="0"/>
        </w:rPr>
        <w:tab/>
        <w:t xml:space="preserve">etat </w:t>
      </w:r>
      <w:r>
        <w:rPr>
          <w:b/>
          <w:noProof w:val="0"/>
        </w:rPr>
        <w:t>DOMAINE</w:t>
      </w:r>
      <w:r>
        <w:rPr>
          <w:noProof w:val="0"/>
        </w:rPr>
        <w:t xml:space="preserve"> 'marche' 'arret';</w:t>
      </w:r>
    </w:p>
    <w:p w:rsidR="00AE3BD8" w:rsidRDefault="00AE3BD8">
      <w:pPr>
        <w:pStyle w:val="Courrier"/>
        <w:keepNext/>
        <w:outlineLvl w:val="0"/>
        <w:rPr>
          <w:noProof w:val="0"/>
        </w:rPr>
      </w:pPr>
      <w:r>
        <w:rPr>
          <w:b/>
          <w:noProof w:val="0"/>
        </w:rPr>
        <w:t>INTERACTION</w:t>
      </w:r>
    </w:p>
    <w:p w:rsidR="00AE3BD8" w:rsidRDefault="00AE3BD8">
      <w:pPr>
        <w:pStyle w:val="Courrier"/>
        <w:keepNext/>
        <w:outlineLvl w:val="0"/>
        <w:rPr>
          <w:noProof w:val="0"/>
        </w:rPr>
      </w:pPr>
      <w:r>
        <w:rPr>
          <w:noProof w:val="0"/>
        </w:rPr>
        <w:tab/>
      </w:r>
      <w:r>
        <w:rPr>
          <w:b/>
          <w:noProof w:val="0"/>
        </w:rPr>
        <w:t>SI IL_EXISTE</w:t>
      </w:r>
      <w:r>
        <w:rPr>
          <w:noProof w:val="0"/>
        </w:rPr>
        <w:t xml:space="preserve"> x </w:t>
      </w:r>
      <w:r>
        <w:rPr>
          <w:b/>
          <w:noProof w:val="0"/>
        </w:rPr>
        <w:t>UN</w:t>
      </w:r>
      <w:r>
        <w:rPr>
          <w:noProof w:val="0"/>
        </w:rPr>
        <w:t xml:space="preserve"> secours </w:t>
      </w:r>
      <w:r>
        <w:rPr>
          <w:b/>
          <w:noProof w:val="0"/>
        </w:rPr>
        <w:t>TEL_QUE</w:t>
      </w:r>
      <w:r>
        <w:rPr>
          <w:noProof w:val="0"/>
        </w:rPr>
        <w:t xml:space="preserve"> etat </w:t>
      </w:r>
      <w:r>
        <w:rPr>
          <w:b/>
          <w:noProof w:val="0"/>
        </w:rPr>
        <w:t>DE</w:t>
      </w:r>
      <w:r>
        <w:rPr>
          <w:noProof w:val="0"/>
        </w:rPr>
        <w:t xml:space="preserve"> x = 'arret'</w:t>
      </w:r>
    </w:p>
    <w:p w:rsidR="00AE3BD8" w:rsidRDefault="00AE3BD8">
      <w:pPr>
        <w:pStyle w:val="Courrier"/>
        <w:outlineLvl w:val="0"/>
        <w:rPr>
          <w:noProof w:val="0"/>
        </w:rPr>
      </w:pPr>
      <w:r>
        <w:rPr>
          <w:noProof w:val="0"/>
        </w:rPr>
        <w:tab/>
      </w:r>
      <w:r>
        <w:rPr>
          <w:b/>
          <w:noProof w:val="0"/>
        </w:rPr>
        <w:t>ALORS</w:t>
      </w:r>
      <w:r>
        <w:rPr>
          <w:noProof w:val="0"/>
        </w:rPr>
        <w:t xml:space="preserve"> ....................;</w:t>
      </w:r>
    </w:p>
    <w:p w:rsidR="00AE3BD8" w:rsidRDefault="00AE3BD8">
      <w:pPr>
        <w:pStyle w:val="Courrier"/>
        <w:rPr>
          <w:noProof w:val="0"/>
        </w:rPr>
      </w:pPr>
    </w:p>
    <w:p w:rsidR="00AE3BD8" w:rsidRDefault="00AE3BD8"/>
    <w:p w:rsidR="00AE3BD8" w:rsidRDefault="00AE3BD8">
      <w:pPr>
        <w:pStyle w:val="Titre4"/>
      </w:pPr>
      <w:bookmarkStart w:id="335" w:name="_Toc399235895"/>
      <w:r>
        <w:t>Accès au champ d'un objet défini par un ensemble de cardinal 1</w:t>
      </w:r>
      <w:bookmarkEnd w:id="335"/>
    </w:p>
    <w:p w:rsidR="00AE3BD8" w:rsidRDefault="00AE3BD8">
      <w:r>
        <w:t xml:space="preserve">Lorsque l'on veut accéder à l'objet d'un ensemble de cardinal </w:t>
      </w:r>
      <w:smartTag w:uri="urn:schemas-microsoft-com:office:smarttags" w:element="metricconverter">
        <w:smartTagPr>
          <w:attr w:name="ProductID" w:val="1, l"/>
        </w:smartTagPr>
        <w:r>
          <w:t>1, l</w:t>
        </w:r>
      </w:smartTag>
      <w:r>
        <w:t xml:space="preserve">'utilisation d'une variable liée n'est pas nécessaire. On accède à l'objet en nommant simplement l'ensemble. Ainsi, pour accéder aux champs d'un objet appartenant à un ensemble de cardinal 1, on utilise l'opérateur </w:t>
      </w:r>
      <w:r>
        <w:rPr>
          <w:b/>
        </w:rPr>
        <w:t>DE</w:t>
      </w:r>
      <w:r>
        <w:t xml:space="preserve"> </w:t>
      </w:r>
      <w:r>
        <w:fldChar w:fldCharType="begin"/>
      </w:r>
      <w:r>
        <w:instrText xml:space="preserve"> XE"DE" </w:instrText>
      </w:r>
      <w:r>
        <w:fldChar w:fldCharType="end"/>
      </w:r>
      <w:r>
        <w:t>avec le nom de l'ensemble.</w:t>
      </w:r>
    </w:p>
    <w:p w:rsidR="00AE3BD8" w:rsidRDefault="00AE3BD8">
      <w:pPr>
        <w:pStyle w:val="Courrier"/>
        <w:keepNext/>
        <w:rPr>
          <w:noProof w:val="0"/>
        </w:rPr>
      </w:pPr>
      <w:r>
        <w:rPr>
          <w:b/>
          <w:noProof w:val="0"/>
        </w:rPr>
        <w:t>TYPE</w:t>
      </w:r>
      <w:r>
        <w:rPr>
          <w:noProof w:val="0"/>
        </w:rPr>
        <w:t xml:space="preserve"> pompe;</w:t>
      </w:r>
    </w:p>
    <w:p w:rsidR="00AE3BD8" w:rsidRDefault="00AE3BD8">
      <w:pPr>
        <w:pStyle w:val="Courrier"/>
        <w:keepNext/>
        <w:outlineLvl w:val="0"/>
        <w:rPr>
          <w:b/>
          <w:noProof w:val="0"/>
        </w:rPr>
      </w:pPr>
      <w:r>
        <w:rPr>
          <w:b/>
          <w:noProof w:val="0"/>
        </w:rPr>
        <w:t>INTERFACE</w:t>
      </w:r>
    </w:p>
    <w:p w:rsidR="00AE3BD8" w:rsidRDefault="00AE3BD8">
      <w:pPr>
        <w:pStyle w:val="Courrier"/>
        <w:keepNext/>
        <w:rPr>
          <w:noProof w:val="0"/>
        </w:rPr>
      </w:pPr>
      <w:r>
        <w:rPr>
          <w:noProof w:val="0"/>
        </w:rPr>
        <w:tab/>
        <w:t>secours</w:t>
      </w:r>
      <w:r>
        <w:rPr>
          <w:b/>
          <w:noProof w:val="0"/>
        </w:rPr>
        <w:t xml:space="preserve"> GENRE</w:t>
      </w:r>
      <w:r>
        <w:rPr>
          <w:noProof w:val="0"/>
        </w:rPr>
        <w:t xml:space="preserve"> composant </w:t>
      </w:r>
      <w:r>
        <w:rPr>
          <w:b/>
          <w:noProof w:val="0"/>
        </w:rPr>
        <w:t>CARDINAL</w:t>
      </w:r>
      <w:r>
        <w:rPr>
          <w:noProof w:val="0"/>
        </w:rPr>
        <w:t xml:space="preserve"> 1;</w:t>
      </w:r>
    </w:p>
    <w:p w:rsidR="00AE3BD8" w:rsidRDefault="00AE3BD8">
      <w:pPr>
        <w:pStyle w:val="Courrier"/>
        <w:keepNext/>
        <w:outlineLvl w:val="0"/>
        <w:rPr>
          <w:noProof w:val="0"/>
        </w:rPr>
      </w:pPr>
      <w:r>
        <w:rPr>
          <w:b/>
          <w:noProof w:val="0"/>
        </w:rPr>
        <w:t>ATTRIBUT</w:t>
      </w:r>
    </w:p>
    <w:p w:rsidR="00AE3BD8" w:rsidRDefault="00AE3BD8">
      <w:pPr>
        <w:pStyle w:val="Courrier"/>
        <w:keepNext/>
        <w:rPr>
          <w:noProof w:val="0"/>
        </w:rPr>
      </w:pPr>
      <w:r>
        <w:rPr>
          <w:noProof w:val="0"/>
        </w:rPr>
        <w:tab/>
        <w:t>etat D</w:t>
      </w:r>
      <w:r>
        <w:rPr>
          <w:b/>
          <w:noProof w:val="0"/>
        </w:rPr>
        <w:t>OMAINE</w:t>
      </w:r>
      <w:r>
        <w:rPr>
          <w:noProof w:val="0"/>
        </w:rPr>
        <w:t xml:space="preserve"> 'marche' 'arret';</w:t>
      </w:r>
    </w:p>
    <w:p w:rsidR="00AE3BD8" w:rsidRDefault="00AE3BD8">
      <w:pPr>
        <w:pStyle w:val="Courrier"/>
        <w:keepNext/>
        <w:outlineLvl w:val="0"/>
        <w:rPr>
          <w:b/>
          <w:noProof w:val="0"/>
        </w:rPr>
      </w:pPr>
      <w:r>
        <w:rPr>
          <w:b/>
          <w:noProof w:val="0"/>
        </w:rPr>
        <w:t>INTERACTION</w:t>
      </w:r>
    </w:p>
    <w:p w:rsidR="00AE3BD8" w:rsidRDefault="00AE3BD8">
      <w:pPr>
        <w:pStyle w:val="Courrier"/>
        <w:keepNext/>
        <w:outlineLvl w:val="0"/>
        <w:rPr>
          <w:noProof w:val="0"/>
        </w:rPr>
      </w:pPr>
      <w:r>
        <w:rPr>
          <w:noProof w:val="0"/>
        </w:rPr>
        <w:tab/>
      </w:r>
      <w:r>
        <w:rPr>
          <w:b/>
          <w:noProof w:val="0"/>
        </w:rPr>
        <w:t>SI</w:t>
      </w:r>
      <w:r>
        <w:rPr>
          <w:noProof w:val="0"/>
        </w:rPr>
        <w:t xml:space="preserve"> etat </w:t>
      </w:r>
      <w:r>
        <w:rPr>
          <w:b/>
          <w:noProof w:val="0"/>
        </w:rPr>
        <w:t>DE</w:t>
      </w:r>
      <w:r>
        <w:rPr>
          <w:noProof w:val="0"/>
        </w:rPr>
        <w:t xml:space="preserve"> secours = 'arret'</w:t>
      </w:r>
    </w:p>
    <w:p w:rsidR="00AE3BD8" w:rsidRDefault="00AE3BD8">
      <w:pPr>
        <w:pStyle w:val="Courrier"/>
        <w:rPr>
          <w:noProof w:val="0"/>
        </w:rPr>
      </w:pPr>
      <w:r>
        <w:rPr>
          <w:b/>
          <w:noProof w:val="0"/>
        </w:rPr>
        <w:tab/>
        <w:t>ALORS</w:t>
      </w:r>
      <w:r>
        <w:rPr>
          <w:noProof w:val="0"/>
        </w:rPr>
        <w:t xml:space="preserve"> ....................;</w:t>
      </w:r>
    </w:p>
    <w:p w:rsidR="00AE3BD8" w:rsidRDefault="00AE3BD8">
      <w:pPr>
        <w:pStyle w:val="Courrier"/>
        <w:rPr>
          <w:noProof w:val="0"/>
        </w:rPr>
      </w:pPr>
    </w:p>
    <w:p w:rsidR="00AE3BD8" w:rsidRDefault="00AE3BD8"/>
    <w:p w:rsidR="00AE3BD8" w:rsidRDefault="00AE3BD8">
      <w:pPr>
        <w:pStyle w:val="Titre4"/>
      </w:pPr>
      <w:bookmarkStart w:id="336" w:name="_Toc334331948"/>
      <w:r>
        <w:tab/>
      </w:r>
      <w:bookmarkStart w:id="337" w:name="_Toc399235896"/>
      <w:r>
        <w:t>Accès aux variables globales</w:t>
      </w:r>
      <w:bookmarkEnd w:id="336"/>
      <w:bookmarkEnd w:id="337"/>
      <w:r>
        <w:t xml:space="preserve"> </w:t>
      </w:r>
      <w:r>
        <w:fldChar w:fldCharType="begin"/>
      </w:r>
      <w:r>
        <w:instrText xml:space="preserve"> XE "GLOBAL" </w:instrText>
      </w:r>
      <w:r>
        <w:fldChar w:fldCharType="end"/>
      </w:r>
    </w:p>
    <w:p w:rsidR="00AE3BD8" w:rsidRDefault="00AE3BD8">
      <w:r>
        <w:t>Pour accéder à une variable globale (champ introduit par le mot-clé GLOBAL), il suffit simplement de nommer la variable. En effet, la grande différence entre les champs du paragraphe GLOBAL et les autres champs d'objets est que l'on peut faire directement référence à eux dans tous les types du modèle.</w:t>
      </w:r>
    </w:p>
    <w:p w:rsidR="00AE3BD8" w:rsidRDefault="00AE3BD8">
      <w:pPr>
        <w:pStyle w:val="Courrier"/>
        <w:keepNext/>
        <w:outlineLvl w:val="0"/>
        <w:rPr>
          <w:b/>
          <w:noProof w:val="0"/>
        </w:rPr>
      </w:pPr>
      <w:r>
        <w:rPr>
          <w:b/>
          <w:noProof w:val="0"/>
        </w:rPr>
        <w:t>GLOBAL</w:t>
      </w:r>
    </w:p>
    <w:p w:rsidR="00AE3BD8" w:rsidRDefault="00AE3BD8">
      <w:pPr>
        <w:pStyle w:val="Courrier"/>
        <w:keepNext/>
        <w:outlineLvl w:val="0"/>
        <w:rPr>
          <w:b/>
          <w:noProof w:val="0"/>
        </w:rPr>
      </w:pPr>
      <w:r>
        <w:rPr>
          <w:b/>
          <w:noProof w:val="0"/>
        </w:rPr>
        <w:t>ATTRIBUT</w:t>
      </w:r>
    </w:p>
    <w:p w:rsidR="00AE3BD8" w:rsidRDefault="00AE3BD8">
      <w:pPr>
        <w:pStyle w:val="Courrier"/>
        <w:keepNext/>
        <w:rPr>
          <w:noProof w:val="0"/>
        </w:rPr>
      </w:pPr>
      <w:r>
        <w:rPr>
          <w:noProof w:val="0"/>
        </w:rPr>
        <w:tab/>
        <w:t xml:space="preserve">redondance </w:t>
      </w:r>
      <w:r>
        <w:rPr>
          <w:b/>
          <w:noProof w:val="0"/>
        </w:rPr>
        <w:t>DOMAINE</w:t>
      </w:r>
      <w:r>
        <w:rPr>
          <w:noProof w:val="0"/>
        </w:rPr>
        <w:t xml:space="preserve"> 'passive' 'active';</w:t>
      </w:r>
    </w:p>
    <w:p w:rsidR="00AE3BD8" w:rsidRDefault="00AE3BD8">
      <w:pPr>
        <w:pStyle w:val="Courrier"/>
        <w:keepNext/>
        <w:rPr>
          <w:b/>
          <w:noProof w:val="0"/>
        </w:rPr>
      </w:pPr>
    </w:p>
    <w:p w:rsidR="00AE3BD8" w:rsidRDefault="00AE3BD8">
      <w:pPr>
        <w:pStyle w:val="Courrier"/>
        <w:keepNext/>
        <w:rPr>
          <w:noProof w:val="0"/>
        </w:rPr>
      </w:pPr>
      <w:r>
        <w:rPr>
          <w:b/>
          <w:noProof w:val="0"/>
        </w:rPr>
        <w:t>TYPE</w:t>
      </w:r>
      <w:r>
        <w:rPr>
          <w:noProof w:val="0"/>
        </w:rPr>
        <w:t xml:space="preserve"> pompe;</w:t>
      </w:r>
    </w:p>
    <w:p w:rsidR="00AE3BD8" w:rsidRDefault="00AE3BD8">
      <w:pPr>
        <w:pStyle w:val="Courrier"/>
        <w:keepNext/>
        <w:outlineLvl w:val="0"/>
        <w:rPr>
          <w:noProof w:val="0"/>
        </w:rPr>
      </w:pPr>
      <w:r>
        <w:rPr>
          <w:b/>
          <w:noProof w:val="0"/>
        </w:rPr>
        <w:t>ATTRIBUT</w:t>
      </w:r>
    </w:p>
    <w:p w:rsidR="00AE3BD8" w:rsidRDefault="00AE3BD8">
      <w:pPr>
        <w:pStyle w:val="Courrier"/>
        <w:keepNext/>
        <w:rPr>
          <w:b/>
          <w:noProof w:val="0"/>
        </w:rPr>
      </w:pPr>
      <w:r>
        <w:rPr>
          <w:noProof w:val="0"/>
        </w:rPr>
        <w:tab/>
        <w:t xml:space="preserve">etat </w:t>
      </w:r>
      <w:r>
        <w:rPr>
          <w:b/>
          <w:noProof w:val="0"/>
        </w:rPr>
        <w:t xml:space="preserve">DOMAINE </w:t>
      </w:r>
      <w:r>
        <w:rPr>
          <w:noProof w:val="0"/>
        </w:rPr>
        <w:t>'marche' 'arret';</w:t>
      </w:r>
    </w:p>
    <w:p w:rsidR="00AE3BD8" w:rsidRDefault="00AE3BD8">
      <w:pPr>
        <w:pStyle w:val="Courrier"/>
        <w:keepNext/>
        <w:outlineLvl w:val="0"/>
        <w:rPr>
          <w:b/>
          <w:noProof w:val="0"/>
        </w:rPr>
      </w:pPr>
      <w:r>
        <w:rPr>
          <w:b/>
          <w:noProof w:val="0"/>
        </w:rPr>
        <w:t>INTERACTION</w:t>
      </w:r>
    </w:p>
    <w:p w:rsidR="00AE3BD8" w:rsidRDefault="00AE3BD8">
      <w:pPr>
        <w:pStyle w:val="Courrier"/>
        <w:keepNext/>
        <w:outlineLvl w:val="0"/>
        <w:rPr>
          <w:b/>
          <w:noProof w:val="0"/>
        </w:rPr>
      </w:pPr>
      <w:r>
        <w:rPr>
          <w:b/>
          <w:noProof w:val="0"/>
        </w:rPr>
        <w:tab/>
        <w:t xml:space="preserve">SI </w:t>
      </w:r>
      <w:r>
        <w:rPr>
          <w:noProof w:val="0"/>
        </w:rPr>
        <w:t>etat = 'arret'</w:t>
      </w:r>
      <w:r>
        <w:rPr>
          <w:b/>
          <w:noProof w:val="0"/>
        </w:rPr>
        <w:t xml:space="preserve"> ET </w:t>
      </w:r>
      <w:r>
        <w:rPr>
          <w:noProof w:val="0"/>
        </w:rPr>
        <w:t>redondance = 'active'</w:t>
      </w:r>
    </w:p>
    <w:p w:rsidR="00AE3BD8" w:rsidRDefault="00AE3BD8">
      <w:pPr>
        <w:pStyle w:val="Courrier"/>
        <w:outlineLvl w:val="0"/>
        <w:rPr>
          <w:b/>
          <w:noProof w:val="0"/>
        </w:rPr>
      </w:pPr>
      <w:r>
        <w:rPr>
          <w:b/>
          <w:noProof w:val="0"/>
        </w:rPr>
        <w:tab/>
        <w:t>ALORS ....................;</w:t>
      </w:r>
    </w:p>
    <w:p w:rsidR="00AE3BD8" w:rsidRDefault="00AE3BD8">
      <w:pPr>
        <w:pStyle w:val="Courrier"/>
        <w:rPr>
          <w:b/>
          <w:noProof w:val="0"/>
        </w:rPr>
      </w:pPr>
    </w:p>
    <w:p w:rsidR="00AE3BD8" w:rsidRDefault="00AE3BD8"/>
    <w:p w:rsidR="00AE3BD8" w:rsidRDefault="00AE3BD8">
      <w:pPr>
        <w:pStyle w:val="Titre4"/>
      </w:pPr>
      <w:bookmarkStart w:id="338" w:name="_Toc334331949"/>
      <w:r>
        <w:tab/>
      </w:r>
      <w:bookmarkStart w:id="339" w:name="_Toc399235897"/>
      <w:r>
        <w:t>Accès aux champs d'un objet nommé</w:t>
      </w:r>
      <w:bookmarkEnd w:id="338"/>
      <w:bookmarkEnd w:id="339"/>
    </w:p>
    <w:p w:rsidR="00AE3BD8" w:rsidRDefault="00AE3BD8">
      <w:r>
        <w:t xml:space="preserve">Dans une base de faits (description du système), pour accéder aux champs d'un objet nommé on utilise l'opérateur </w:t>
      </w:r>
      <w:r>
        <w:rPr>
          <w:b/>
        </w:rPr>
        <w:t>DE.</w:t>
      </w:r>
      <w:r>
        <w:t xml:space="preserve"> </w:t>
      </w:r>
      <w:r>
        <w:fldChar w:fldCharType="begin"/>
      </w:r>
      <w:r>
        <w:instrText xml:space="preserve"> XE"DE" </w:instrText>
      </w:r>
      <w:r>
        <w:fldChar w:fldCharType="end"/>
      </w:r>
    </w:p>
    <w:p w:rsidR="00AE3BD8" w:rsidRDefault="00AE3BD8">
      <w:pPr>
        <w:pStyle w:val="Courrier"/>
        <w:keepNext/>
        <w:outlineLvl w:val="0"/>
        <w:rPr>
          <w:b/>
          <w:noProof w:val="0"/>
        </w:rPr>
      </w:pPr>
      <w:r>
        <w:rPr>
          <w:b/>
          <w:noProof w:val="0"/>
        </w:rPr>
        <w:t>Syntaxe :</w:t>
      </w:r>
    </w:p>
    <w:p w:rsidR="00AE3BD8" w:rsidRDefault="00AE3BD8">
      <w:pPr>
        <w:pStyle w:val="Courrier"/>
        <w:keepNext/>
        <w:rPr>
          <w:noProof w:val="0"/>
        </w:rPr>
      </w:pPr>
      <w:r>
        <w:rPr>
          <w:noProof w:val="0"/>
        </w:rPr>
        <w:t xml:space="preserve">champ </w:t>
      </w:r>
      <w:r>
        <w:rPr>
          <w:b/>
          <w:noProof w:val="0"/>
        </w:rPr>
        <w:t xml:space="preserve">DE </w:t>
      </w:r>
      <w:r>
        <w:rPr>
          <w:noProof w:val="0"/>
        </w:rPr>
        <w:t>nom_objet</w:t>
      </w:r>
    </w:p>
    <w:p w:rsidR="00AE3BD8" w:rsidRDefault="00AE3BD8">
      <w:pPr>
        <w:pStyle w:val="Courrier"/>
        <w:rPr>
          <w:b/>
          <w:noProof w:val="0"/>
        </w:rPr>
      </w:pPr>
      <w:r>
        <w:rPr>
          <w:noProof w:val="0"/>
        </w:rPr>
        <w:t xml:space="preserve">champ </w:t>
      </w:r>
      <w:r>
        <w:rPr>
          <w:b/>
          <w:noProof w:val="0"/>
        </w:rPr>
        <w:t>(</w:t>
      </w:r>
      <w:r>
        <w:rPr>
          <w:noProof w:val="0"/>
        </w:rPr>
        <w:t>nom_objet</w:t>
      </w:r>
      <w:r>
        <w:rPr>
          <w:b/>
          <w:noProof w:val="0"/>
        </w:rPr>
        <w:t>)</w:t>
      </w:r>
    </w:p>
    <w:p w:rsidR="00AE3BD8" w:rsidRDefault="00AE3BD8">
      <w:pPr>
        <w:pStyle w:val="Courrier"/>
        <w:rPr>
          <w:noProof w:val="0"/>
        </w:rPr>
      </w:pPr>
    </w:p>
    <w:p w:rsidR="00AE3BD8" w:rsidRDefault="00AE3BD8">
      <w:r>
        <w:t>Cet opérateur permet d'accéder à un champ d'un objet grâce à son nom. Le mécanisme de l'opérateur est simple :</w:t>
      </w:r>
    </w:p>
    <w:p w:rsidR="00AE3BD8" w:rsidRDefault="00AE3BD8">
      <w:r>
        <w:t>- Il vérifie que l'objet est bien défini dans la base de faits.</w:t>
      </w:r>
    </w:p>
    <w:p w:rsidR="00AE3BD8" w:rsidRDefault="00AE3BD8">
      <w:r>
        <w:t>- Si l'objet existe, il renvoie la valeur du champ de l'objet en question. Si le champ n'existe pas, il provoque une erreur.</w:t>
      </w:r>
    </w:p>
    <w:p w:rsidR="00AE3BD8" w:rsidRDefault="00AE3BD8">
      <w:r>
        <w:t>- Si l'objet n'existe pas, l'opérateur provoque une erreur.</w:t>
      </w:r>
    </w:p>
    <w:p w:rsidR="00AE3BD8" w:rsidRDefault="00AE3BD8">
      <w:pPr>
        <w:pStyle w:val="Courrier"/>
        <w:outlineLvl w:val="0"/>
        <w:rPr>
          <w:b/>
          <w:noProof w:val="0"/>
        </w:rPr>
      </w:pPr>
      <w:r>
        <w:rPr>
          <w:b/>
          <w:noProof w:val="0"/>
        </w:rPr>
        <w:t>Exemple :</w:t>
      </w:r>
    </w:p>
    <w:p w:rsidR="00AE3BD8" w:rsidRDefault="00AE3BD8">
      <w:pPr>
        <w:pStyle w:val="Courrier"/>
        <w:rPr>
          <w:noProof w:val="0"/>
        </w:rPr>
      </w:pPr>
      <w:r>
        <w:rPr>
          <w:noProof w:val="0"/>
        </w:rPr>
        <w:tab/>
        <w:t xml:space="preserve">debit </w:t>
      </w:r>
      <w:r>
        <w:rPr>
          <w:b/>
          <w:noProof w:val="0"/>
        </w:rPr>
        <w:t xml:space="preserve">DE </w:t>
      </w:r>
      <w:r>
        <w:rPr>
          <w:noProof w:val="0"/>
        </w:rPr>
        <w:t>v1</w:t>
      </w:r>
    </w:p>
    <w:p w:rsidR="00AE3BD8" w:rsidRDefault="00AE3BD8"/>
    <w:p w:rsidR="00AE3BD8" w:rsidRDefault="00AE3BD8">
      <w:pPr>
        <w:pStyle w:val="Titre2"/>
      </w:pPr>
      <w:bookmarkStart w:id="340" w:name="_Toc334607198"/>
      <w:bookmarkStart w:id="341" w:name="_Toc335111903"/>
      <w:bookmarkStart w:id="342" w:name="_Toc335647137"/>
      <w:bookmarkStart w:id="343" w:name="_Toc335647231"/>
      <w:bookmarkStart w:id="344" w:name="_Toc335704144"/>
      <w:bookmarkStart w:id="345" w:name="_Toc342099188"/>
      <w:bookmarkStart w:id="346" w:name="_Toc342986850"/>
      <w:bookmarkStart w:id="347" w:name="_Toc343072202"/>
      <w:bookmarkStart w:id="348" w:name="_Toc443104449"/>
      <w:bookmarkStart w:id="349" w:name="_Toc399235898"/>
      <w:r>
        <w:t>Expressions simples</w:t>
      </w:r>
      <w:bookmarkEnd w:id="340"/>
      <w:bookmarkEnd w:id="341"/>
      <w:bookmarkEnd w:id="342"/>
      <w:bookmarkEnd w:id="343"/>
      <w:bookmarkEnd w:id="344"/>
      <w:bookmarkEnd w:id="345"/>
      <w:bookmarkEnd w:id="346"/>
      <w:bookmarkEnd w:id="347"/>
      <w:bookmarkEnd w:id="348"/>
      <w:bookmarkEnd w:id="349"/>
    </w:p>
    <w:p w:rsidR="00AE3BD8" w:rsidRDefault="00AE3BD8">
      <w:r>
        <w:t>On entend par expressions simples, des expressions sans opérateurs complexes spécifiques au langage FIGARO. Rappelons certaines définitions :</w:t>
      </w:r>
    </w:p>
    <w:p w:rsidR="00AE3BD8" w:rsidRDefault="00AE3BD8">
      <w:pPr>
        <w:ind w:left="708" w:hanging="360"/>
      </w:pPr>
      <w:r>
        <w:t>1.</w:t>
      </w:r>
      <w:r>
        <w:tab/>
        <w:t xml:space="preserve">Une expression est une combinaison </w:t>
      </w:r>
      <w:r>
        <w:rPr>
          <w:b/>
        </w:rPr>
        <w:t>d'expressions élémentaires</w:t>
      </w:r>
      <w:r>
        <w:t>.</w:t>
      </w:r>
    </w:p>
    <w:p w:rsidR="00AE3BD8" w:rsidRDefault="00AE3BD8">
      <w:pPr>
        <w:pStyle w:val="Courrier"/>
        <w:outlineLvl w:val="0"/>
        <w:rPr>
          <w:b/>
          <w:noProof w:val="0"/>
        </w:rPr>
      </w:pPr>
      <w:r>
        <w:rPr>
          <w:b/>
          <w:noProof w:val="0"/>
        </w:rPr>
        <w:t>Exemple d'une expression :</w:t>
      </w:r>
    </w:p>
    <w:p w:rsidR="00AE3BD8" w:rsidRDefault="00AE3BD8">
      <w:pPr>
        <w:pStyle w:val="Courrierp"/>
        <w:rPr>
          <w:noProof w:val="0"/>
        </w:rPr>
      </w:pPr>
      <w:r>
        <w:rPr>
          <w:noProof w:val="0"/>
        </w:rPr>
        <w:t>a = ((b + d) * (r + z) &gt;= 3.5) ET non q</w:t>
      </w:r>
    </w:p>
    <w:p w:rsidR="00AE3BD8" w:rsidRDefault="00AE3BD8">
      <w:pPr>
        <w:ind w:left="708" w:hanging="360"/>
      </w:pPr>
      <w:r>
        <w:t>2.</w:t>
      </w:r>
      <w:r>
        <w:tab/>
        <w:t>D'une façon générale, une expression élémentaire comporte un opérateur et un ou deux opérandes.</w:t>
      </w:r>
    </w:p>
    <w:p w:rsidR="00AE3BD8" w:rsidRDefault="00AE3BD8">
      <w:pPr>
        <w:pStyle w:val="Courrier"/>
        <w:outlineLvl w:val="0"/>
        <w:rPr>
          <w:b/>
          <w:noProof w:val="0"/>
        </w:rPr>
      </w:pPr>
      <w:r>
        <w:rPr>
          <w:b/>
          <w:noProof w:val="0"/>
        </w:rPr>
        <w:t>Exemples d'expressions elementaires :</w:t>
      </w:r>
    </w:p>
    <w:p w:rsidR="00AE3BD8" w:rsidRDefault="00AE3BD8">
      <w:pPr>
        <w:pStyle w:val="Courrier"/>
        <w:rPr>
          <w:noProof w:val="0"/>
        </w:rPr>
      </w:pPr>
      <w:r>
        <w:rPr>
          <w:noProof w:val="0"/>
        </w:rPr>
        <w:t>b + d</w:t>
      </w:r>
    </w:p>
    <w:p w:rsidR="00AE3BD8" w:rsidRDefault="00AE3BD8">
      <w:pPr>
        <w:pStyle w:val="Courrier"/>
        <w:rPr>
          <w:noProof w:val="0"/>
        </w:rPr>
      </w:pPr>
      <w:r>
        <w:rPr>
          <w:noProof w:val="0"/>
        </w:rPr>
        <w:t>r + z</w:t>
      </w:r>
    </w:p>
    <w:p w:rsidR="00AE3BD8" w:rsidRDefault="00AE3BD8">
      <w:pPr>
        <w:pStyle w:val="Courrier"/>
        <w:rPr>
          <w:noProof w:val="0"/>
        </w:rPr>
      </w:pPr>
      <w:r>
        <w:rPr>
          <w:noProof w:val="0"/>
        </w:rPr>
        <w:t>non q</w:t>
      </w:r>
    </w:p>
    <w:p w:rsidR="00AE3BD8" w:rsidRDefault="00AE3BD8">
      <w:pPr>
        <w:pStyle w:val="Courrierp"/>
        <w:rPr>
          <w:noProof w:val="0"/>
        </w:rPr>
      </w:pPr>
      <w:r>
        <w:rPr>
          <w:noProof w:val="0"/>
        </w:rPr>
        <w:t>a = e</w:t>
      </w:r>
    </w:p>
    <w:p w:rsidR="00AE3BD8" w:rsidRDefault="00AE3BD8">
      <w:pPr>
        <w:ind w:left="708" w:hanging="360"/>
      </w:pPr>
      <w:r>
        <w:t>3.</w:t>
      </w:r>
      <w:r>
        <w:tab/>
        <w:t>Une expression élémentaire est dite numérique si l'opérateur est arithmétique. Sinon, l'expression est dite logique.</w:t>
      </w:r>
    </w:p>
    <w:p w:rsidR="00AE3BD8" w:rsidRDefault="00AE3BD8">
      <w:pPr>
        <w:pStyle w:val="Courrier"/>
        <w:outlineLvl w:val="0"/>
        <w:rPr>
          <w:b/>
          <w:noProof w:val="0"/>
        </w:rPr>
      </w:pPr>
      <w:r>
        <w:rPr>
          <w:b/>
          <w:noProof w:val="0"/>
        </w:rPr>
        <w:t>Exemples d'expressions numériques :</w:t>
      </w:r>
    </w:p>
    <w:p w:rsidR="00AE3BD8" w:rsidRDefault="00AE3BD8">
      <w:pPr>
        <w:pStyle w:val="Courrier"/>
        <w:rPr>
          <w:noProof w:val="0"/>
        </w:rPr>
      </w:pPr>
      <w:r>
        <w:rPr>
          <w:noProof w:val="0"/>
        </w:rPr>
        <w:t>b + d</w:t>
      </w:r>
    </w:p>
    <w:p w:rsidR="00AE3BD8" w:rsidRDefault="00AE3BD8">
      <w:pPr>
        <w:pStyle w:val="Courrier"/>
        <w:rPr>
          <w:noProof w:val="0"/>
        </w:rPr>
      </w:pPr>
      <w:r>
        <w:rPr>
          <w:noProof w:val="0"/>
        </w:rPr>
        <w:t>r + z</w:t>
      </w:r>
    </w:p>
    <w:p w:rsidR="00AE3BD8" w:rsidRDefault="00AE3BD8">
      <w:pPr>
        <w:pStyle w:val="Courrier"/>
        <w:outlineLvl w:val="0"/>
        <w:rPr>
          <w:b/>
          <w:noProof w:val="0"/>
        </w:rPr>
      </w:pPr>
      <w:r>
        <w:rPr>
          <w:b/>
          <w:noProof w:val="0"/>
        </w:rPr>
        <w:t>Exemples d'expressions logiques :</w:t>
      </w:r>
    </w:p>
    <w:p w:rsidR="00AE3BD8" w:rsidRDefault="00AE3BD8">
      <w:pPr>
        <w:pStyle w:val="Courrier"/>
        <w:rPr>
          <w:noProof w:val="0"/>
        </w:rPr>
      </w:pPr>
      <w:r>
        <w:rPr>
          <w:noProof w:val="0"/>
        </w:rPr>
        <w:t>non q</w:t>
      </w:r>
    </w:p>
    <w:p w:rsidR="00AE3BD8" w:rsidRDefault="00AE3BD8">
      <w:pPr>
        <w:pStyle w:val="Courrierp"/>
        <w:rPr>
          <w:noProof w:val="0"/>
        </w:rPr>
      </w:pPr>
      <w:r>
        <w:rPr>
          <w:noProof w:val="0"/>
        </w:rPr>
        <w:t>a = e</w:t>
      </w:r>
    </w:p>
    <w:p w:rsidR="00AE3BD8" w:rsidRDefault="00AE3BD8">
      <w:pPr>
        <w:ind w:left="708" w:hanging="360"/>
      </w:pPr>
      <w:r>
        <w:t>4.</w:t>
      </w:r>
      <w:r>
        <w:tab/>
        <w:t xml:space="preserve">On appelle </w:t>
      </w:r>
      <w:r>
        <w:rPr>
          <w:i/>
        </w:rPr>
        <w:t>domaine</w:t>
      </w:r>
      <w:r>
        <w:t xml:space="preserve"> </w:t>
      </w:r>
      <w:r>
        <w:fldChar w:fldCharType="begin"/>
      </w:r>
      <w:r>
        <w:instrText xml:space="preserve"> XE"DOMAINE" </w:instrText>
      </w:r>
      <w:r>
        <w:fldChar w:fldCharType="end"/>
      </w:r>
      <w:r>
        <w:t xml:space="preserve">d'une opérande </w:t>
      </w:r>
      <w:r>
        <w:rPr>
          <w:b/>
        </w:rPr>
        <w:t>l'ensemble des valeurs possibles</w:t>
      </w:r>
      <w:r>
        <w:t xml:space="preserve"> de l'opérande. En FIGARO, il existe 4 domaines possibles : ENTIER, REEL, BOOLEEN et énuméré. Si un champ se voit affecter une valeur en dehors de son domaine, FIGARO provoque une erreur.</w:t>
      </w:r>
    </w:p>
    <w:p w:rsidR="00AE3BD8" w:rsidRDefault="00AE3BD8">
      <w:pPr>
        <w:pStyle w:val="Courrier"/>
        <w:outlineLvl w:val="0"/>
        <w:rPr>
          <w:b/>
          <w:noProof w:val="0"/>
        </w:rPr>
      </w:pPr>
      <w:r>
        <w:rPr>
          <w:b/>
          <w:noProof w:val="0"/>
        </w:rPr>
        <w:t>Exemples de champs avec domaine :</w:t>
      </w:r>
    </w:p>
    <w:p w:rsidR="00AE3BD8" w:rsidRDefault="00AE3BD8">
      <w:pPr>
        <w:pStyle w:val="Courrier"/>
        <w:outlineLvl w:val="0"/>
        <w:rPr>
          <w:b/>
          <w:noProof w:val="0"/>
        </w:rPr>
      </w:pPr>
      <w:r>
        <w:rPr>
          <w:b/>
          <w:noProof w:val="0"/>
        </w:rPr>
        <w:t xml:space="preserve">TYPE </w:t>
      </w:r>
      <w:r>
        <w:rPr>
          <w:noProof w:val="0"/>
        </w:rPr>
        <w:t>pompe</w:t>
      </w:r>
      <w:r>
        <w:rPr>
          <w:b/>
          <w:noProof w:val="0"/>
        </w:rPr>
        <w:t xml:space="preserve"> ;</w:t>
      </w:r>
    </w:p>
    <w:p w:rsidR="00AE3BD8" w:rsidRDefault="00AE3BD8">
      <w:pPr>
        <w:pStyle w:val="Courrier"/>
        <w:outlineLvl w:val="0"/>
        <w:rPr>
          <w:b/>
          <w:noProof w:val="0"/>
        </w:rPr>
      </w:pPr>
      <w:r>
        <w:rPr>
          <w:b/>
          <w:noProof w:val="0"/>
        </w:rPr>
        <w:t>CONSTANTE</w:t>
      </w:r>
    </w:p>
    <w:p w:rsidR="00AE3BD8" w:rsidRDefault="00AE3BD8">
      <w:pPr>
        <w:pStyle w:val="Courrier"/>
        <w:rPr>
          <w:b/>
          <w:noProof w:val="0"/>
        </w:rPr>
      </w:pPr>
      <w:r>
        <w:rPr>
          <w:b/>
          <w:noProof w:val="0"/>
        </w:rPr>
        <w:tab/>
      </w:r>
      <w:r>
        <w:rPr>
          <w:noProof w:val="0"/>
        </w:rPr>
        <w:t>a</w:t>
      </w:r>
      <w:r>
        <w:rPr>
          <w:b/>
          <w:noProof w:val="0"/>
        </w:rPr>
        <w:t xml:space="preserve"> DOMAINE ENTIER</w:t>
      </w:r>
    </w:p>
    <w:p w:rsidR="00AE3BD8" w:rsidRDefault="00AE3BD8">
      <w:pPr>
        <w:pStyle w:val="Courrier"/>
        <w:outlineLvl w:val="0"/>
        <w:rPr>
          <w:b/>
          <w:noProof w:val="0"/>
        </w:rPr>
      </w:pPr>
      <w:r>
        <w:rPr>
          <w:b/>
          <w:noProof w:val="0"/>
        </w:rPr>
        <w:tab/>
        <w:t xml:space="preserve">  PAR_DEFAUT </w:t>
      </w:r>
      <w:r>
        <w:rPr>
          <w:noProof w:val="0"/>
        </w:rPr>
        <w:t>3</w:t>
      </w:r>
      <w:r>
        <w:rPr>
          <w:b/>
          <w:noProof w:val="0"/>
        </w:rPr>
        <w:t xml:space="preserve"> ;</w:t>
      </w:r>
    </w:p>
    <w:p w:rsidR="00AE3BD8" w:rsidRDefault="00AE3BD8">
      <w:pPr>
        <w:pStyle w:val="Courrier"/>
        <w:rPr>
          <w:b/>
          <w:noProof w:val="0"/>
        </w:rPr>
      </w:pPr>
      <w:r>
        <w:rPr>
          <w:b/>
          <w:noProof w:val="0"/>
        </w:rPr>
        <w:tab/>
      </w:r>
      <w:r>
        <w:rPr>
          <w:noProof w:val="0"/>
        </w:rPr>
        <w:t>b</w:t>
      </w:r>
      <w:r>
        <w:rPr>
          <w:b/>
          <w:noProof w:val="0"/>
        </w:rPr>
        <w:t xml:space="preserve"> DOMAINE REEL</w:t>
      </w:r>
    </w:p>
    <w:p w:rsidR="00AE3BD8" w:rsidRDefault="00AE3BD8">
      <w:pPr>
        <w:pStyle w:val="Courrier"/>
        <w:rPr>
          <w:b/>
          <w:noProof w:val="0"/>
        </w:rPr>
      </w:pPr>
      <w:r>
        <w:rPr>
          <w:b/>
          <w:noProof w:val="0"/>
        </w:rPr>
        <w:tab/>
        <w:t xml:space="preserve">  PAR_DEFAUT </w:t>
      </w:r>
      <w:r>
        <w:rPr>
          <w:noProof w:val="0"/>
        </w:rPr>
        <w:t>-12e-3</w:t>
      </w:r>
      <w:r>
        <w:rPr>
          <w:b/>
          <w:noProof w:val="0"/>
        </w:rPr>
        <w:t xml:space="preserve"> ;</w:t>
      </w:r>
    </w:p>
    <w:p w:rsidR="00AE3BD8" w:rsidRDefault="00AE3BD8">
      <w:pPr>
        <w:pStyle w:val="Courrier"/>
        <w:rPr>
          <w:b/>
          <w:noProof w:val="0"/>
        </w:rPr>
      </w:pPr>
      <w:r>
        <w:rPr>
          <w:b/>
          <w:noProof w:val="0"/>
        </w:rPr>
        <w:tab/>
      </w:r>
      <w:r>
        <w:rPr>
          <w:noProof w:val="0"/>
        </w:rPr>
        <w:t>c</w:t>
      </w:r>
      <w:r>
        <w:rPr>
          <w:b/>
          <w:noProof w:val="0"/>
        </w:rPr>
        <w:t xml:space="preserve"> DOMAINE BOOLEEN</w:t>
      </w:r>
    </w:p>
    <w:p w:rsidR="00AE3BD8" w:rsidRDefault="00AE3BD8">
      <w:pPr>
        <w:pStyle w:val="Courrier"/>
        <w:outlineLvl w:val="0"/>
        <w:rPr>
          <w:b/>
          <w:noProof w:val="0"/>
        </w:rPr>
      </w:pPr>
      <w:r>
        <w:rPr>
          <w:b/>
          <w:noProof w:val="0"/>
        </w:rPr>
        <w:tab/>
        <w:t xml:space="preserve">  PAR_DEFAUT VRAI ;</w:t>
      </w:r>
    </w:p>
    <w:p w:rsidR="00AE3BD8" w:rsidRDefault="00AE3BD8">
      <w:pPr>
        <w:pStyle w:val="Courrier"/>
        <w:rPr>
          <w:noProof w:val="0"/>
        </w:rPr>
      </w:pPr>
      <w:r>
        <w:rPr>
          <w:b/>
          <w:noProof w:val="0"/>
        </w:rPr>
        <w:tab/>
      </w:r>
      <w:r>
        <w:rPr>
          <w:noProof w:val="0"/>
        </w:rPr>
        <w:t>d</w:t>
      </w:r>
      <w:r>
        <w:rPr>
          <w:b/>
          <w:noProof w:val="0"/>
        </w:rPr>
        <w:t xml:space="preserve"> DOMAINE </w:t>
      </w:r>
      <w:r>
        <w:rPr>
          <w:noProof w:val="0"/>
        </w:rPr>
        <w:t>'marche' 'arret'</w:t>
      </w:r>
      <w:r>
        <w:rPr>
          <w:noProof w:val="0"/>
        </w:rPr>
        <w:tab/>
        <w:t>(* domaine enuméré *)</w:t>
      </w:r>
    </w:p>
    <w:p w:rsidR="00AE3BD8" w:rsidRDefault="00AE3BD8">
      <w:pPr>
        <w:pStyle w:val="Courrierp"/>
        <w:outlineLvl w:val="0"/>
        <w:rPr>
          <w:noProof w:val="0"/>
        </w:rPr>
      </w:pPr>
      <w:r>
        <w:rPr>
          <w:noProof w:val="0"/>
        </w:rPr>
        <w:tab/>
        <w:t xml:space="preserve">  </w:t>
      </w:r>
      <w:r>
        <w:rPr>
          <w:b/>
          <w:noProof w:val="0"/>
        </w:rPr>
        <w:t xml:space="preserve">PAR_DEFAUT </w:t>
      </w:r>
      <w:r>
        <w:rPr>
          <w:noProof w:val="0"/>
        </w:rPr>
        <w:t xml:space="preserve">'arret' </w:t>
      </w:r>
      <w:r>
        <w:rPr>
          <w:b/>
          <w:noProof w:val="0"/>
        </w:rPr>
        <w:t>;</w:t>
      </w:r>
    </w:p>
    <w:p w:rsidR="00AE3BD8" w:rsidRDefault="00AE3BD8">
      <w:r>
        <w:t>Nous allons étudier les différentes opérations disponibles en FIGARO.</w:t>
      </w:r>
    </w:p>
    <w:p w:rsidR="00AE3BD8" w:rsidRDefault="00AE3BD8">
      <w:pPr>
        <w:pStyle w:val="Titre3"/>
      </w:pPr>
      <w:bookmarkStart w:id="350" w:name="_Toc342099189"/>
      <w:bookmarkStart w:id="351" w:name="_Toc342986851"/>
      <w:bookmarkStart w:id="352" w:name="_Toc343072203"/>
      <w:bookmarkStart w:id="353" w:name="_Toc443104450"/>
      <w:r>
        <w:tab/>
      </w:r>
      <w:bookmarkStart w:id="354" w:name="_Toc399235899"/>
      <w:r>
        <w:t>Opérations arithmétiques</w:t>
      </w:r>
      <w:bookmarkEnd w:id="350"/>
      <w:bookmarkEnd w:id="351"/>
      <w:bookmarkEnd w:id="352"/>
      <w:bookmarkEnd w:id="353"/>
      <w:bookmarkEnd w:id="354"/>
    </w:p>
    <w:p w:rsidR="00AE3BD8" w:rsidRDefault="00AE3BD8">
      <w:pPr>
        <w:rPr>
          <w:i/>
        </w:rPr>
      </w:pPr>
      <w:r>
        <w:rPr>
          <w:i/>
        </w:rPr>
        <w:t>Opérateurs :</w:t>
      </w:r>
    </w:p>
    <w:p w:rsidR="00AE3BD8" w:rsidRDefault="00AE3BD8">
      <w:pPr>
        <w:pStyle w:val="Retraitnormal"/>
      </w:pPr>
      <w:r>
        <w:t>Les opérateurs arithmétiques disponibles sont les opérateurs classiques :</w:t>
      </w:r>
    </w:p>
    <w:p w:rsidR="00AE3BD8" w:rsidRDefault="00AE3BD8">
      <w:pPr>
        <w:pStyle w:val="Courrier"/>
        <w:ind w:left="708"/>
        <w:rPr>
          <w:noProof w:val="0"/>
        </w:rPr>
      </w:pPr>
      <w:r>
        <w:rPr>
          <w:noProof w:val="0"/>
        </w:rPr>
        <w:t>+</w:t>
      </w:r>
      <w:r>
        <w:rPr>
          <w:noProof w:val="0"/>
        </w:rPr>
        <w:tab/>
        <w:t>addition</w:t>
      </w:r>
    </w:p>
    <w:p w:rsidR="00AE3BD8" w:rsidRDefault="00AE3BD8">
      <w:pPr>
        <w:pStyle w:val="Courrier"/>
        <w:ind w:left="708"/>
        <w:rPr>
          <w:noProof w:val="0"/>
        </w:rPr>
      </w:pPr>
      <w:r>
        <w:rPr>
          <w:noProof w:val="0"/>
        </w:rPr>
        <w:t>-</w:t>
      </w:r>
      <w:r>
        <w:rPr>
          <w:noProof w:val="0"/>
        </w:rPr>
        <w:tab/>
        <w:t>soustraction</w:t>
      </w:r>
    </w:p>
    <w:p w:rsidR="00AE3BD8" w:rsidRDefault="00AE3BD8">
      <w:pPr>
        <w:pStyle w:val="Courrier"/>
        <w:ind w:left="708"/>
        <w:rPr>
          <w:noProof w:val="0"/>
        </w:rPr>
      </w:pPr>
      <w:r>
        <w:rPr>
          <w:noProof w:val="0"/>
        </w:rPr>
        <w:t>*</w:t>
      </w:r>
      <w:r>
        <w:rPr>
          <w:noProof w:val="0"/>
        </w:rPr>
        <w:tab/>
        <w:t>multiplication</w:t>
      </w:r>
    </w:p>
    <w:p w:rsidR="00AE3BD8" w:rsidRDefault="00AE3BD8">
      <w:pPr>
        <w:pStyle w:val="Courrierp"/>
        <w:ind w:left="709"/>
        <w:rPr>
          <w:noProof w:val="0"/>
        </w:rPr>
      </w:pPr>
      <w:r>
        <w:rPr>
          <w:noProof w:val="0"/>
        </w:rPr>
        <w:t>/</w:t>
      </w:r>
      <w:r>
        <w:rPr>
          <w:noProof w:val="0"/>
        </w:rPr>
        <w:tab/>
        <w:t>division</w:t>
      </w:r>
    </w:p>
    <w:p w:rsidR="00AE3BD8" w:rsidRDefault="00AE3BD8">
      <w:pPr>
        <w:rPr>
          <w:i/>
        </w:rPr>
      </w:pPr>
      <w:r>
        <w:rPr>
          <w:i/>
        </w:rPr>
        <w:t>Opérandes :</w:t>
      </w:r>
    </w:p>
    <w:p w:rsidR="00AE3BD8" w:rsidRDefault="00AE3BD8">
      <w:pPr>
        <w:pStyle w:val="Retraitnormal"/>
      </w:pPr>
      <w:r>
        <w:t>Ces opérateurs sont binaires, c'est-à-dire qu'ils nécessitent deux opérandes. Ces opérandes sont soit des entiers, soit des réels. L'opérateur de soustraction est unaire lorsque l'opérande à gauche est un opérateur ou qu'il n'y a pas d'opérande à gauche (par exemple, -3). Dans ce cas, il n'agit que sur l'opérande de droite.</w:t>
      </w:r>
    </w:p>
    <w:p w:rsidR="00AE3BD8" w:rsidRDefault="00AE3BD8">
      <w:pPr>
        <w:pStyle w:val="Courrier"/>
        <w:outlineLvl w:val="0"/>
        <w:rPr>
          <w:noProof w:val="0"/>
        </w:rPr>
      </w:pPr>
      <w:r>
        <w:rPr>
          <w:noProof w:val="0"/>
        </w:rPr>
        <w:tab/>
        <w:t>Exemples :</w:t>
      </w:r>
    </w:p>
    <w:p w:rsidR="00AE3BD8" w:rsidRDefault="00AE3BD8">
      <w:pPr>
        <w:pStyle w:val="Courrier"/>
        <w:rPr>
          <w:noProof w:val="0"/>
        </w:rPr>
      </w:pPr>
      <w:r>
        <w:rPr>
          <w:noProof w:val="0"/>
        </w:rPr>
        <w:tab/>
      </w:r>
      <w:r>
        <w:rPr>
          <w:noProof w:val="0"/>
        </w:rPr>
        <w:tab/>
        <w:t>5 - 15</w:t>
      </w:r>
      <w:r>
        <w:rPr>
          <w:noProof w:val="0"/>
        </w:rPr>
        <w:tab/>
        <w:t>(* opérateur - binaire *)</w:t>
      </w:r>
    </w:p>
    <w:p w:rsidR="00AE3BD8" w:rsidRDefault="00AE3BD8">
      <w:pPr>
        <w:pStyle w:val="Courrier"/>
        <w:rPr>
          <w:noProof w:val="0"/>
        </w:rPr>
      </w:pPr>
      <w:r>
        <w:rPr>
          <w:noProof w:val="0"/>
        </w:rPr>
        <w:tab/>
      </w:r>
      <w:r>
        <w:rPr>
          <w:noProof w:val="0"/>
        </w:rPr>
        <w:tab/>
        <w:t>5 + -15</w:t>
      </w:r>
      <w:r>
        <w:rPr>
          <w:noProof w:val="0"/>
        </w:rPr>
        <w:tab/>
        <w:t>(* opérateur - unaire : le résultat est le même *)</w:t>
      </w:r>
    </w:p>
    <w:p w:rsidR="00AE3BD8" w:rsidRDefault="00AE3BD8">
      <w:pPr>
        <w:pStyle w:val="Courrierp"/>
        <w:rPr>
          <w:noProof w:val="0"/>
        </w:rPr>
      </w:pPr>
      <w:r>
        <w:rPr>
          <w:noProof w:val="0"/>
        </w:rPr>
        <w:tab/>
      </w:r>
      <w:r>
        <w:rPr>
          <w:noProof w:val="0"/>
        </w:rPr>
        <w:tab/>
        <w:t>1e-4 * 123</w:t>
      </w:r>
    </w:p>
    <w:p w:rsidR="00AE3BD8" w:rsidRDefault="00AE3BD8">
      <w:pPr>
        <w:rPr>
          <w:i/>
        </w:rPr>
      </w:pPr>
      <w:r>
        <w:rPr>
          <w:i/>
        </w:rPr>
        <w:t>Domaines :</w:t>
      </w:r>
    </w:p>
    <w:p w:rsidR="00AE3BD8" w:rsidRDefault="00AE3BD8">
      <w:pPr>
        <w:pStyle w:val="Retraitnormal"/>
      </w:pPr>
      <w:r>
        <w:t>Lorsque deux opérandes n'ont pas le même domaine dans une expression arithmétique, le résultat de l'expression est une valeur qui a pour domaine le plus "grand" domaine des deux opérandes sachant que :</w:t>
      </w:r>
    </w:p>
    <w:p w:rsidR="00AE3BD8" w:rsidRDefault="00AE3BD8">
      <w:pPr>
        <w:pStyle w:val="Courrierp"/>
        <w:rPr>
          <w:noProof w:val="0"/>
        </w:rPr>
      </w:pPr>
      <w:r>
        <w:rPr>
          <w:noProof w:val="0"/>
        </w:rPr>
        <w:tab/>
      </w:r>
      <w:r>
        <w:rPr>
          <w:noProof w:val="0"/>
        </w:rPr>
        <w:tab/>
        <w:t>domaine(réel) &gt; domaine (entier)</w:t>
      </w:r>
    </w:p>
    <w:p w:rsidR="00AE3BD8" w:rsidRDefault="00AE3BD8">
      <w:pPr>
        <w:pStyle w:val="Retraitnormal"/>
      </w:pPr>
      <w:r>
        <w:t>Ainsi, le domaine de l'expression suivante :</w:t>
      </w:r>
    </w:p>
    <w:p w:rsidR="00AE3BD8" w:rsidRDefault="00AE3BD8">
      <w:pPr>
        <w:pStyle w:val="Courrierp"/>
        <w:rPr>
          <w:noProof w:val="0"/>
        </w:rPr>
      </w:pPr>
      <w:r>
        <w:rPr>
          <w:noProof w:val="0"/>
        </w:rPr>
        <w:tab/>
      </w:r>
      <w:r>
        <w:rPr>
          <w:noProof w:val="0"/>
        </w:rPr>
        <w:tab/>
        <w:t>1.8e-4 * 123</w:t>
      </w:r>
    </w:p>
    <w:p w:rsidR="00AE3BD8" w:rsidRDefault="00AE3BD8">
      <w:pPr>
        <w:pStyle w:val="Retraitnormal"/>
      </w:pPr>
      <w:r>
        <w:t>est réel car 1.8e-4 est un réel et 123 est un entier. Donc, l'expression est du plus grand domaine, soit réel.</w:t>
      </w:r>
    </w:p>
    <w:p w:rsidR="00AE3BD8" w:rsidRDefault="00AE3BD8">
      <w:pPr>
        <w:rPr>
          <w:i/>
        </w:rPr>
      </w:pPr>
      <w:r>
        <w:rPr>
          <w:i/>
        </w:rPr>
        <w:t>Utilisation particulière de l'opérateur de multiplication * :</w:t>
      </w:r>
    </w:p>
    <w:p w:rsidR="00AE3BD8" w:rsidRDefault="00AE3BD8">
      <w:pPr>
        <w:pStyle w:val="Retraitnormal"/>
      </w:pPr>
      <w:r>
        <w:t xml:space="preserve">Il peut être intéressant d'utiliser des opérandes booléennes dans une opération arithmétique </w:t>
      </w:r>
      <w:r>
        <w:rPr>
          <w:b/>
        </w:rPr>
        <w:t>avec l'opérateur multiplication</w:t>
      </w:r>
      <w:r>
        <w:t xml:space="preserve"> (et seulement avec cet opérateur). Dans ce cas, les valeurs booléennes sont converties en valeurs entières :</w:t>
      </w:r>
    </w:p>
    <w:p w:rsidR="00AE3BD8" w:rsidRDefault="00AE3BD8">
      <w:pPr>
        <w:pStyle w:val="Courrier"/>
        <w:rPr>
          <w:noProof w:val="0"/>
        </w:rPr>
      </w:pPr>
      <w:r>
        <w:rPr>
          <w:noProof w:val="0"/>
        </w:rPr>
        <w:tab/>
      </w:r>
      <w:r>
        <w:rPr>
          <w:noProof w:val="0"/>
        </w:rPr>
        <w:tab/>
        <w:t>VRAI</w:t>
      </w:r>
      <w:r>
        <w:rPr>
          <w:noProof w:val="0"/>
        </w:rPr>
        <w:tab/>
        <w:t>est remplacé par</w:t>
      </w:r>
      <w:r>
        <w:rPr>
          <w:noProof w:val="0"/>
        </w:rPr>
        <w:tab/>
      </w:r>
      <w:r>
        <w:rPr>
          <w:b/>
          <w:noProof w:val="0"/>
        </w:rPr>
        <w:t>1</w:t>
      </w:r>
    </w:p>
    <w:p w:rsidR="00AE3BD8" w:rsidRDefault="00AE3BD8">
      <w:pPr>
        <w:pStyle w:val="Courrierp"/>
        <w:rPr>
          <w:b/>
          <w:noProof w:val="0"/>
        </w:rPr>
      </w:pPr>
      <w:r>
        <w:rPr>
          <w:noProof w:val="0"/>
        </w:rPr>
        <w:tab/>
      </w:r>
      <w:r>
        <w:rPr>
          <w:noProof w:val="0"/>
        </w:rPr>
        <w:tab/>
        <w:t>FAUX</w:t>
      </w:r>
      <w:r>
        <w:rPr>
          <w:noProof w:val="0"/>
        </w:rPr>
        <w:tab/>
        <w:t>est remplacé par</w:t>
      </w:r>
      <w:r>
        <w:rPr>
          <w:noProof w:val="0"/>
        </w:rPr>
        <w:tab/>
      </w:r>
      <w:r>
        <w:rPr>
          <w:b/>
          <w:noProof w:val="0"/>
        </w:rPr>
        <w:t>0</w:t>
      </w:r>
    </w:p>
    <w:p w:rsidR="00AE3BD8" w:rsidRDefault="00AE3BD8">
      <w:pPr>
        <w:pStyle w:val="Courrier"/>
        <w:outlineLvl w:val="0"/>
        <w:rPr>
          <w:noProof w:val="0"/>
        </w:rPr>
      </w:pPr>
      <w:r>
        <w:rPr>
          <w:b/>
          <w:noProof w:val="0"/>
        </w:rPr>
        <w:tab/>
        <w:t>Ainsi :</w:t>
      </w:r>
    </w:p>
    <w:p w:rsidR="00AE3BD8" w:rsidRDefault="00AE3BD8">
      <w:pPr>
        <w:pStyle w:val="Courrier"/>
        <w:outlineLvl w:val="0"/>
        <w:rPr>
          <w:noProof w:val="0"/>
        </w:rPr>
      </w:pPr>
      <w:r>
        <w:rPr>
          <w:noProof w:val="0"/>
        </w:rPr>
        <w:tab/>
      </w:r>
      <w:r>
        <w:rPr>
          <w:noProof w:val="0"/>
        </w:rPr>
        <w:tab/>
      </w:r>
      <w:r>
        <w:rPr>
          <w:noProof w:val="0"/>
        </w:rPr>
        <w:tab/>
        <w:t>VRAI * (5 &gt; 6 )* 3</w:t>
      </w:r>
    </w:p>
    <w:p w:rsidR="00AE3BD8" w:rsidRDefault="00AE3BD8">
      <w:pPr>
        <w:pStyle w:val="Courrier"/>
        <w:rPr>
          <w:b/>
          <w:noProof w:val="0"/>
        </w:rPr>
      </w:pPr>
      <w:r>
        <w:rPr>
          <w:noProof w:val="0"/>
        </w:rPr>
        <w:tab/>
      </w:r>
      <w:r>
        <w:rPr>
          <w:noProof w:val="0"/>
        </w:rPr>
        <w:tab/>
      </w:r>
      <w:r>
        <w:rPr>
          <w:b/>
          <w:noProof w:val="0"/>
        </w:rPr>
        <w:t xml:space="preserve">est égal à </w:t>
      </w:r>
      <w:r>
        <w:rPr>
          <w:noProof w:val="0"/>
        </w:rPr>
        <w:t>( à cause de *, on convertit VRAI )</w:t>
      </w:r>
    </w:p>
    <w:p w:rsidR="00AE3BD8" w:rsidRDefault="00AE3BD8">
      <w:pPr>
        <w:pStyle w:val="Courrier"/>
        <w:rPr>
          <w:noProof w:val="0"/>
        </w:rPr>
      </w:pPr>
      <w:r>
        <w:rPr>
          <w:noProof w:val="0"/>
        </w:rPr>
        <w:tab/>
      </w:r>
      <w:r>
        <w:rPr>
          <w:noProof w:val="0"/>
        </w:rPr>
        <w:tab/>
      </w:r>
      <w:r>
        <w:rPr>
          <w:noProof w:val="0"/>
        </w:rPr>
        <w:tab/>
        <w:t xml:space="preserve"> 1   *   FAUX  * 3</w:t>
      </w:r>
    </w:p>
    <w:p w:rsidR="00AE3BD8" w:rsidRDefault="00AE3BD8">
      <w:pPr>
        <w:pStyle w:val="Courrier"/>
        <w:rPr>
          <w:b/>
          <w:noProof w:val="0"/>
        </w:rPr>
      </w:pPr>
      <w:r>
        <w:rPr>
          <w:noProof w:val="0"/>
        </w:rPr>
        <w:tab/>
      </w:r>
      <w:r>
        <w:rPr>
          <w:noProof w:val="0"/>
        </w:rPr>
        <w:tab/>
      </w:r>
      <w:r>
        <w:rPr>
          <w:b/>
          <w:noProof w:val="0"/>
        </w:rPr>
        <w:t xml:space="preserve">est égal à </w:t>
      </w:r>
      <w:r>
        <w:rPr>
          <w:noProof w:val="0"/>
        </w:rPr>
        <w:t>( à cause de *, on convertit FAUX )</w:t>
      </w:r>
    </w:p>
    <w:p w:rsidR="00AE3BD8" w:rsidRDefault="00AE3BD8">
      <w:pPr>
        <w:pStyle w:val="Courrierp"/>
        <w:rPr>
          <w:b/>
          <w:noProof w:val="0"/>
        </w:rPr>
      </w:pPr>
      <w:r>
        <w:rPr>
          <w:noProof w:val="0"/>
        </w:rPr>
        <w:tab/>
      </w:r>
      <w:r>
        <w:rPr>
          <w:noProof w:val="0"/>
        </w:rPr>
        <w:tab/>
      </w:r>
      <w:r>
        <w:rPr>
          <w:noProof w:val="0"/>
        </w:rPr>
        <w:tab/>
        <w:t xml:space="preserve"> 1   *    0    * 3</w:t>
      </w:r>
    </w:p>
    <w:p w:rsidR="00AE3BD8" w:rsidRDefault="00AE3BD8">
      <w:pPr>
        <w:pStyle w:val="Retraitnormal"/>
      </w:pPr>
      <w:r>
        <w:t>C'est l'opérateur arithmétique de multiplication qui force FIGARO à transformer les booléens en entier sachant que :</w:t>
      </w:r>
    </w:p>
    <w:p w:rsidR="00AE3BD8" w:rsidRDefault="00AE3BD8">
      <w:pPr>
        <w:pStyle w:val="Courrierp"/>
        <w:rPr>
          <w:b/>
          <w:noProof w:val="0"/>
        </w:rPr>
      </w:pPr>
      <w:r>
        <w:rPr>
          <w:b/>
          <w:noProof w:val="0"/>
        </w:rPr>
        <w:tab/>
      </w:r>
      <w:r>
        <w:rPr>
          <w:b/>
          <w:noProof w:val="0"/>
        </w:rPr>
        <w:tab/>
        <w:t>domaine (réel) &gt; domaine(entier) &gt; domaine(booléen)</w:t>
      </w:r>
    </w:p>
    <w:p w:rsidR="00AE3BD8" w:rsidRDefault="00AE3BD8">
      <w:pPr>
        <w:pStyle w:val="Retraitnormal"/>
      </w:pPr>
      <w:r>
        <w:t>Donc un booléen sera d'abord converti en entier et si cela ne suffit pas, il sera converti en réel.</w:t>
      </w:r>
    </w:p>
    <w:p w:rsidR="00AE3BD8" w:rsidRDefault="00AE3BD8">
      <w:pPr>
        <w:pStyle w:val="Retraitnormal"/>
      </w:pPr>
      <w:r>
        <w:t>Par exemple, l'expression suivante permet de déterminer le montant de l'amende à payer suivant que l'on a commis une petite_infraction (</w:t>
      </w:r>
      <w:smartTag w:uri="urn:schemas-microsoft-com:office:smarttags" w:element="metricconverter">
        <w:smartTagPr>
          <w:attr w:name="ProductID" w:val="100F"/>
        </w:smartTagPr>
        <w:r>
          <w:t>100F</w:t>
        </w:r>
      </w:smartTag>
      <w:r>
        <w:t>), une infraction_moyenne (</w:t>
      </w:r>
      <w:smartTag w:uri="urn:schemas-microsoft-com:office:smarttags" w:element="metricconverter">
        <w:smartTagPr>
          <w:attr w:name="ProductID" w:val="400F"/>
        </w:smartTagPr>
        <w:r>
          <w:t>400F</w:t>
        </w:r>
      </w:smartTag>
      <w:r>
        <w:t>), ou une infraction ni petite ni moyenne :</w:t>
      </w:r>
    </w:p>
    <w:p w:rsidR="00AE3BD8" w:rsidRDefault="00AE3BD8">
      <w:pPr>
        <w:pStyle w:val="Courrier"/>
        <w:outlineLvl w:val="0"/>
        <w:rPr>
          <w:noProof w:val="0"/>
        </w:rPr>
      </w:pPr>
      <w:r>
        <w:rPr>
          <w:b/>
          <w:noProof w:val="0"/>
        </w:rPr>
        <w:t>Exemples d'utilisation :</w:t>
      </w:r>
    </w:p>
    <w:p w:rsidR="00AE3BD8" w:rsidRDefault="00AE3BD8">
      <w:pPr>
        <w:pStyle w:val="Courrier"/>
        <w:rPr>
          <w:noProof w:val="0"/>
        </w:rPr>
      </w:pPr>
      <w:r>
        <w:rPr>
          <w:noProof w:val="0"/>
        </w:rPr>
        <w:t>100 * petite_infraction + 400 * infraction_moyenne +</w:t>
      </w:r>
    </w:p>
    <w:p w:rsidR="00AE3BD8" w:rsidRDefault="00AE3BD8">
      <w:pPr>
        <w:pStyle w:val="Courrierp"/>
        <w:rPr>
          <w:noProof w:val="0"/>
        </w:rPr>
      </w:pPr>
      <w:r>
        <w:rPr>
          <w:noProof w:val="0"/>
        </w:rPr>
        <w:t>1000 * (NON (petite_infraction OU infraction_moyenne))</w:t>
      </w:r>
    </w:p>
    <w:p w:rsidR="00AE3BD8" w:rsidRDefault="00AE3BD8">
      <w:pPr>
        <w:pStyle w:val="Titre3"/>
      </w:pPr>
      <w:bookmarkStart w:id="355" w:name="_Toc342099190"/>
      <w:bookmarkStart w:id="356" w:name="_Toc342986852"/>
      <w:bookmarkStart w:id="357" w:name="_Toc343072204"/>
      <w:bookmarkStart w:id="358" w:name="_Toc443104451"/>
      <w:r>
        <w:tab/>
      </w:r>
      <w:bookmarkStart w:id="359" w:name="_Toc399235900"/>
      <w:r>
        <w:t>Opérations booléennes</w:t>
      </w:r>
      <w:bookmarkEnd w:id="355"/>
      <w:bookmarkEnd w:id="356"/>
      <w:bookmarkEnd w:id="357"/>
      <w:bookmarkEnd w:id="358"/>
      <w:bookmarkEnd w:id="359"/>
    </w:p>
    <w:p w:rsidR="00AE3BD8" w:rsidRDefault="00AE3BD8">
      <w:r>
        <w:t>Les opérateurs booléens (c'est-à-dire qui retournent un résultat booléen VRAI ou FAUX) sont divisés en deux catégories : les opérateurs de comparaison et les opérateurs logiques.</w:t>
      </w:r>
    </w:p>
    <w:p w:rsidR="00AE3BD8" w:rsidRDefault="00AE3BD8">
      <w:pPr>
        <w:rPr>
          <w:i/>
        </w:rPr>
      </w:pPr>
      <w:r>
        <w:rPr>
          <w:i/>
        </w:rPr>
        <w:t>Opérateurs de comparaison :</w:t>
      </w:r>
    </w:p>
    <w:p w:rsidR="00AE3BD8" w:rsidRDefault="00AE3BD8">
      <w:pPr>
        <w:pStyle w:val="Courrier"/>
        <w:ind w:left="708"/>
        <w:rPr>
          <w:noProof w:val="0"/>
        </w:rPr>
      </w:pPr>
      <w:r>
        <w:rPr>
          <w:noProof w:val="0"/>
        </w:rPr>
        <w:t>=</w:t>
      </w:r>
      <w:r>
        <w:rPr>
          <w:noProof w:val="0"/>
        </w:rPr>
        <w:tab/>
        <w:t>égal</w:t>
      </w:r>
    </w:p>
    <w:p w:rsidR="00AE3BD8" w:rsidRDefault="00AE3BD8">
      <w:pPr>
        <w:pStyle w:val="Courrier"/>
        <w:ind w:left="708"/>
        <w:rPr>
          <w:noProof w:val="0"/>
        </w:rPr>
      </w:pPr>
      <w:r>
        <w:rPr>
          <w:noProof w:val="0"/>
        </w:rPr>
        <w:t>&lt;&gt;</w:t>
      </w:r>
      <w:r>
        <w:rPr>
          <w:noProof w:val="0"/>
        </w:rPr>
        <w:tab/>
        <w:t>différent</w:t>
      </w:r>
    </w:p>
    <w:p w:rsidR="00AE3BD8" w:rsidRDefault="00AE3BD8">
      <w:pPr>
        <w:pStyle w:val="Courrier"/>
        <w:ind w:left="708"/>
        <w:rPr>
          <w:noProof w:val="0"/>
        </w:rPr>
      </w:pPr>
      <w:r>
        <w:rPr>
          <w:noProof w:val="0"/>
        </w:rPr>
        <w:t>&lt;</w:t>
      </w:r>
      <w:r>
        <w:rPr>
          <w:noProof w:val="0"/>
        </w:rPr>
        <w:tab/>
        <w:t>inférieur</w:t>
      </w:r>
    </w:p>
    <w:p w:rsidR="00AE3BD8" w:rsidRDefault="00AE3BD8">
      <w:pPr>
        <w:pStyle w:val="Courrier"/>
        <w:ind w:left="708"/>
        <w:rPr>
          <w:noProof w:val="0"/>
        </w:rPr>
      </w:pPr>
      <w:r>
        <w:rPr>
          <w:noProof w:val="0"/>
        </w:rPr>
        <w:t>&lt;=</w:t>
      </w:r>
      <w:r>
        <w:rPr>
          <w:noProof w:val="0"/>
        </w:rPr>
        <w:tab/>
        <w:t>inférieur ou égal</w:t>
      </w:r>
    </w:p>
    <w:p w:rsidR="00AE3BD8" w:rsidRDefault="00AE3BD8">
      <w:pPr>
        <w:pStyle w:val="Courrier"/>
        <w:ind w:left="708"/>
        <w:rPr>
          <w:noProof w:val="0"/>
        </w:rPr>
      </w:pPr>
      <w:r>
        <w:rPr>
          <w:noProof w:val="0"/>
        </w:rPr>
        <w:t>&gt;</w:t>
      </w:r>
      <w:r>
        <w:rPr>
          <w:noProof w:val="0"/>
        </w:rPr>
        <w:tab/>
        <w:t>supérieur</w:t>
      </w:r>
    </w:p>
    <w:p w:rsidR="00AE3BD8" w:rsidRDefault="00AE3BD8">
      <w:pPr>
        <w:pStyle w:val="Courrierp"/>
        <w:ind w:left="709"/>
        <w:rPr>
          <w:noProof w:val="0"/>
        </w:rPr>
      </w:pPr>
      <w:r>
        <w:rPr>
          <w:noProof w:val="0"/>
        </w:rPr>
        <w:t xml:space="preserve">&gt;= </w:t>
      </w:r>
      <w:r>
        <w:rPr>
          <w:noProof w:val="0"/>
        </w:rPr>
        <w:tab/>
        <w:t>supérieur ou égal</w:t>
      </w:r>
    </w:p>
    <w:p w:rsidR="00AE3BD8" w:rsidRDefault="00AE3BD8">
      <w:pPr>
        <w:rPr>
          <w:i/>
        </w:rPr>
      </w:pPr>
      <w:r>
        <w:rPr>
          <w:i/>
        </w:rPr>
        <w:t>Opérandes :</w:t>
      </w:r>
    </w:p>
    <w:p w:rsidR="00AE3BD8" w:rsidRPr="00833C28" w:rsidRDefault="00AE3BD8">
      <w:pPr>
        <w:pStyle w:val="Retraitnormal"/>
        <w:rPr>
          <w:rFonts w:ascii="Arial" w:hAnsi="Arial"/>
        </w:rPr>
      </w:pPr>
      <w:r w:rsidRPr="00833C28">
        <w:rPr>
          <w:rFonts w:ascii="Arial" w:hAnsi="Arial"/>
        </w:rPr>
        <w:t>Les opérateurs de comparaison sont binaires. Leurs opérandes sont soit des entiers, soit des réels, soit uniquement pour les opérateurs = et &lt;&gt;, des valeurs symboliques (entre ') ou des booléens.</w:t>
      </w:r>
    </w:p>
    <w:p w:rsidR="00AE3BD8" w:rsidRDefault="00AE3BD8">
      <w:pPr>
        <w:pStyle w:val="Courrier"/>
        <w:rPr>
          <w:noProof w:val="0"/>
        </w:rPr>
      </w:pPr>
      <w:r>
        <w:rPr>
          <w:noProof w:val="0"/>
        </w:rPr>
        <w:t>Exemples :</w:t>
      </w:r>
    </w:p>
    <w:p w:rsidR="00AE3BD8" w:rsidRDefault="00AE3BD8">
      <w:pPr>
        <w:pStyle w:val="Courrier"/>
        <w:ind w:left="708"/>
        <w:rPr>
          <w:noProof w:val="0"/>
        </w:rPr>
      </w:pPr>
      <w:r>
        <w:rPr>
          <w:noProof w:val="0"/>
        </w:rPr>
        <w:t>5 &gt;= 6</w:t>
      </w:r>
      <w:r>
        <w:rPr>
          <w:noProof w:val="0"/>
        </w:rPr>
        <w:tab/>
        <w:t>(* toujours FAUX *)</w:t>
      </w:r>
    </w:p>
    <w:p w:rsidR="00AE3BD8" w:rsidRDefault="00AE3BD8">
      <w:pPr>
        <w:pStyle w:val="Courrier"/>
        <w:ind w:left="708"/>
        <w:rPr>
          <w:noProof w:val="0"/>
        </w:rPr>
      </w:pPr>
      <w:r>
        <w:rPr>
          <w:noProof w:val="0"/>
        </w:rPr>
        <w:t>a &lt; 10</w:t>
      </w:r>
      <w:r>
        <w:rPr>
          <w:noProof w:val="0"/>
        </w:rPr>
        <w:tab/>
        <w:t>(* a ne peut être qu'entier ou réel *)</w:t>
      </w:r>
    </w:p>
    <w:p w:rsidR="00AE3BD8" w:rsidRDefault="00AE3BD8">
      <w:pPr>
        <w:pStyle w:val="Courrierp"/>
        <w:ind w:left="709"/>
        <w:rPr>
          <w:noProof w:val="0"/>
        </w:rPr>
      </w:pPr>
      <w:r>
        <w:rPr>
          <w:noProof w:val="0"/>
        </w:rPr>
        <w:t>etat = 'arret' (* VRAI ou FAUX selon la valeur de la variable etat*)</w:t>
      </w:r>
    </w:p>
    <w:p w:rsidR="00AE3BD8" w:rsidRDefault="00AE3BD8">
      <w:pPr>
        <w:rPr>
          <w:i/>
        </w:rPr>
      </w:pPr>
      <w:r>
        <w:rPr>
          <w:i/>
        </w:rPr>
        <w:t>Domaines :</w:t>
      </w:r>
    </w:p>
    <w:p w:rsidR="00AE3BD8" w:rsidRPr="00833C28" w:rsidRDefault="00AE3BD8">
      <w:pPr>
        <w:pStyle w:val="Retraitnormal"/>
        <w:rPr>
          <w:rFonts w:ascii="Arial" w:hAnsi="Arial"/>
        </w:rPr>
      </w:pPr>
      <w:r w:rsidRPr="00833C28">
        <w:rPr>
          <w:rFonts w:ascii="Arial" w:hAnsi="Arial"/>
        </w:rPr>
        <w:t>Le résultat est toujours booléen. Si les opérandes ont des domaines différents, le domaine de l'opérande de plus petit domaine sera transformé en domaine de l'opérande de plus grand domaine uniquement si les domaines sont ENTIER ou REEL. Sinon, FIGARO provoquera une erreur.</w:t>
      </w:r>
    </w:p>
    <w:p w:rsidR="00AE3BD8" w:rsidRDefault="00AE3BD8">
      <w:pPr>
        <w:pStyle w:val="Courrier"/>
        <w:outlineLvl w:val="0"/>
        <w:rPr>
          <w:b/>
          <w:noProof w:val="0"/>
        </w:rPr>
      </w:pPr>
      <w:r>
        <w:rPr>
          <w:b/>
          <w:noProof w:val="0"/>
        </w:rPr>
        <w:t>Exemple :</w:t>
      </w:r>
    </w:p>
    <w:p w:rsidR="00AE3BD8" w:rsidRDefault="00AE3BD8">
      <w:pPr>
        <w:pStyle w:val="Courrierp"/>
        <w:rPr>
          <w:noProof w:val="0"/>
        </w:rPr>
      </w:pPr>
      <w:r>
        <w:rPr>
          <w:noProof w:val="0"/>
        </w:rPr>
        <w:tab/>
        <w:t>5 &gt;= 6.2e-3</w:t>
      </w:r>
      <w:r>
        <w:rPr>
          <w:noProof w:val="0"/>
        </w:rPr>
        <w:tab/>
      </w:r>
      <w:r>
        <w:rPr>
          <w:noProof w:val="0"/>
        </w:rPr>
        <w:tab/>
        <w:t>(* 5 est transformé en réel *)</w:t>
      </w:r>
    </w:p>
    <w:p w:rsidR="00AE3BD8" w:rsidRPr="00833C28" w:rsidRDefault="00AE3BD8">
      <w:pPr>
        <w:pStyle w:val="Retraitnormal"/>
        <w:rPr>
          <w:rFonts w:ascii="Arial" w:hAnsi="Arial"/>
        </w:rPr>
      </w:pPr>
      <w:r w:rsidRPr="00833C28">
        <w:rPr>
          <w:rFonts w:ascii="Arial" w:hAnsi="Arial"/>
        </w:rPr>
        <w:t>La comparaison entre des opérandes symboliques et numériques est interdite. Aucune conversion ne peut être effectuée.</w:t>
      </w:r>
    </w:p>
    <w:p w:rsidR="00AE3BD8" w:rsidRDefault="00AE3BD8">
      <w:pPr>
        <w:pStyle w:val="Courrier"/>
        <w:outlineLvl w:val="0"/>
        <w:rPr>
          <w:b/>
          <w:noProof w:val="0"/>
        </w:rPr>
      </w:pPr>
      <w:r>
        <w:rPr>
          <w:b/>
          <w:noProof w:val="0"/>
        </w:rPr>
        <w:t>Exemples :</w:t>
      </w:r>
    </w:p>
    <w:p w:rsidR="00AE3BD8" w:rsidRDefault="00AE3BD8">
      <w:pPr>
        <w:pStyle w:val="Courrier"/>
        <w:ind w:left="708"/>
        <w:rPr>
          <w:noProof w:val="0"/>
        </w:rPr>
      </w:pPr>
      <w:r>
        <w:rPr>
          <w:noProof w:val="0"/>
        </w:rPr>
        <w:t>'arret' &lt; 5</w:t>
      </w:r>
      <w:r>
        <w:rPr>
          <w:noProof w:val="0"/>
        </w:rPr>
        <w:tab/>
      </w:r>
      <w:r>
        <w:rPr>
          <w:noProof w:val="0"/>
        </w:rPr>
        <w:tab/>
        <w:t xml:space="preserve"> (* interdit *)</w:t>
      </w:r>
    </w:p>
    <w:p w:rsidR="00AE3BD8" w:rsidRDefault="00AE3BD8">
      <w:pPr>
        <w:pStyle w:val="Courrierp"/>
        <w:rPr>
          <w:noProof w:val="0"/>
        </w:rPr>
      </w:pPr>
      <w:r>
        <w:rPr>
          <w:noProof w:val="0"/>
        </w:rPr>
        <w:tab/>
        <w:t>'arret' &lt; 'marche' (* interdit *)</w:t>
      </w:r>
    </w:p>
    <w:p w:rsidR="00AE3BD8" w:rsidRDefault="00AE3BD8">
      <w:pPr>
        <w:rPr>
          <w:i/>
        </w:rPr>
      </w:pPr>
      <w:r>
        <w:rPr>
          <w:i/>
        </w:rPr>
        <w:t>Opérateurs logiques :</w:t>
      </w:r>
    </w:p>
    <w:p w:rsidR="00AE3BD8" w:rsidRDefault="00AE3BD8">
      <w:pPr>
        <w:pStyle w:val="Courrier"/>
        <w:ind w:left="708"/>
        <w:outlineLvl w:val="0"/>
        <w:rPr>
          <w:noProof w:val="0"/>
        </w:rPr>
      </w:pPr>
      <w:r>
        <w:rPr>
          <w:noProof w:val="0"/>
        </w:rPr>
        <w:t xml:space="preserve">OU </w:t>
      </w:r>
      <w:r>
        <w:rPr>
          <w:noProof w:val="0"/>
        </w:rPr>
        <w:fldChar w:fldCharType="begin"/>
      </w:r>
      <w:r>
        <w:rPr>
          <w:noProof w:val="0"/>
        </w:rPr>
        <w:instrText xml:space="preserve"> XE "OU" </w:instrText>
      </w:r>
      <w:r>
        <w:rPr>
          <w:noProof w:val="0"/>
        </w:rPr>
        <w:fldChar w:fldCharType="end"/>
      </w:r>
    </w:p>
    <w:p w:rsidR="00AE3BD8" w:rsidRDefault="00AE3BD8">
      <w:pPr>
        <w:pStyle w:val="Courrier"/>
        <w:ind w:left="708"/>
        <w:outlineLvl w:val="0"/>
        <w:rPr>
          <w:noProof w:val="0"/>
        </w:rPr>
      </w:pPr>
      <w:r>
        <w:rPr>
          <w:noProof w:val="0"/>
        </w:rPr>
        <w:t xml:space="preserve">NON </w:t>
      </w:r>
      <w:r>
        <w:rPr>
          <w:noProof w:val="0"/>
        </w:rPr>
        <w:fldChar w:fldCharType="begin"/>
      </w:r>
      <w:r>
        <w:rPr>
          <w:noProof w:val="0"/>
        </w:rPr>
        <w:instrText xml:space="preserve"> XE "NON" </w:instrText>
      </w:r>
      <w:r>
        <w:rPr>
          <w:noProof w:val="0"/>
        </w:rPr>
        <w:fldChar w:fldCharType="end"/>
      </w:r>
    </w:p>
    <w:p w:rsidR="00AE3BD8" w:rsidRDefault="00AE3BD8">
      <w:pPr>
        <w:pStyle w:val="Courrierp"/>
        <w:ind w:left="709"/>
        <w:outlineLvl w:val="0"/>
        <w:rPr>
          <w:noProof w:val="0"/>
        </w:rPr>
      </w:pPr>
      <w:r>
        <w:rPr>
          <w:noProof w:val="0"/>
        </w:rPr>
        <w:t xml:space="preserve">ET </w:t>
      </w:r>
      <w:r>
        <w:rPr>
          <w:noProof w:val="0"/>
        </w:rPr>
        <w:fldChar w:fldCharType="begin"/>
      </w:r>
      <w:r>
        <w:rPr>
          <w:noProof w:val="0"/>
        </w:rPr>
        <w:instrText xml:space="preserve"> XE "ET" </w:instrText>
      </w:r>
      <w:r>
        <w:rPr>
          <w:noProof w:val="0"/>
        </w:rPr>
        <w:fldChar w:fldCharType="end"/>
      </w:r>
    </w:p>
    <w:p w:rsidR="00AE3BD8" w:rsidRDefault="00AE3BD8">
      <w:pPr>
        <w:rPr>
          <w:i/>
        </w:rPr>
      </w:pPr>
      <w:r>
        <w:rPr>
          <w:i/>
        </w:rPr>
        <w:t>Opérandes :</w:t>
      </w:r>
    </w:p>
    <w:p w:rsidR="00AE3BD8" w:rsidRDefault="00AE3BD8">
      <w:pPr>
        <w:pStyle w:val="Retraitnormal"/>
      </w:pPr>
      <w:r>
        <w:t>Seul l'opérateur de négation est unaire (il ne prend qu'une seule opérande à droite). Les autres sont binaires. Les opérandes ne peuvent être que des booléens. Chacun de ces opérateurs renvoie un booléen.</w:t>
      </w:r>
    </w:p>
    <w:p w:rsidR="00AE3BD8" w:rsidRDefault="00AE3BD8">
      <w:pPr>
        <w:pStyle w:val="Courrier"/>
        <w:ind w:left="708"/>
        <w:outlineLvl w:val="0"/>
        <w:rPr>
          <w:b/>
          <w:noProof w:val="0"/>
        </w:rPr>
      </w:pPr>
      <w:r>
        <w:rPr>
          <w:b/>
          <w:noProof w:val="0"/>
        </w:rPr>
        <w:t>Exemple :</w:t>
      </w:r>
    </w:p>
    <w:p w:rsidR="00AE3BD8" w:rsidRDefault="00AE3BD8">
      <w:pPr>
        <w:pStyle w:val="Courrier"/>
        <w:ind w:left="708"/>
        <w:rPr>
          <w:noProof w:val="0"/>
        </w:rPr>
      </w:pPr>
      <w:r>
        <w:rPr>
          <w:noProof w:val="0"/>
        </w:rPr>
        <w:tab/>
        <w:t>rupture OU court_circuit</w:t>
      </w:r>
    </w:p>
    <w:p w:rsidR="00AE3BD8" w:rsidRDefault="00AE3BD8">
      <w:pPr>
        <w:pStyle w:val="Courrier"/>
        <w:ind w:left="708"/>
        <w:rPr>
          <w:noProof w:val="0"/>
        </w:rPr>
      </w:pPr>
      <w:r>
        <w:rPr>
          <w:noProof w:val="0"/>
        </w:rPr>
        <w:tab/>
      </w:r>
      <w:r>
        <w:rPr>
          <w:noProof w:val="0"/>
        </w:rPr>
        <w:tab/>
      </w:r>
      <w:r>
        <w:rPr>
          <w:noProof w:val="0"/>
        </w:rPr>
        <w:tab/>
        <w:t>(* les variables doivent être booléennes *)</w:t>
      </w:r>
    </w:p>
    <w:p w:rsidR="00AE3BD8" w:rsidRDefault="00AE3BD8">
      <w:pPr>
        <w:pStyle w:val="Courrierp"/>
        <w:rPr>
          <w:noProof w:val="0"/>
        </w:rPr>
      </w:pPr>
      <w:r>
        <w:rPr>
          <w:noProof w:val="0"/>
        </w:rPr>
        <w:tab/>
      </w:r>
      <w:r>
        <w:rPr>
          <w:noProof w:val="0"/>
        </w:rPr>
        <w:tab/>
        <w:t>NON rupture</w:t>
      </w:r>
    </w:p>
    <w:p w:rsidR="00AE3BD8" w:rsidRDefault="00AE3BD8">
      <w:pPr>
        <w:rPr>
          <w:i/>
        </w:rPr>
      </w:pPr>
      <w:r>
        <w:rPr>
          <w:i/>
        </w:rPr>
        <w:t>Domaines :</w:t>
      </w:r>
    </w:p>
    <w:p w:rsidR="00AE3BD8" w:rsidRDefault="00AE3BD8">
      <w:pPr>
        <w:pStyle w:val="Retraitnormal"/>
      </w:pPr>
      <w:r>
        <w:t>Le calcul des domaines ne pose aucun problème car tout est booléen. Il est donc clair qu'une opération logique entre des opérandes non booléennes provoquera une erreur. En effet, FIGARO ne peut effectuer de conversion d'un non booléen vers un booléen.</w:t>
      </w:r>
    </w:p>
    <w:p w:rsidR="00AE3BD8" w:rsidRDefault="00AE3BD8">
      <w:pPr>
        <w:pStyle w:val="Courrier"/>
        <w:outlineLvl w:val="0"/>
        <w:rPr>
          <w:noProof w:val="0"/>
        </w:rPr>
      </w:pPr>
      <w:r>
        <w:rPr>
          <w:b/>
          <w:noProof w:val="0"/>
        </w:rPr>
        <w:t>Exemples :</w:t>
      </w:r>
    </w:p>
    <w:p w:rsidR="00AE3BD8" w:rsidRDefault="00AE3BD8">
      <w:pPr>
        <w:pStyle w:val="Courrier"/>
        <w:rPr>
          <w:noProof w:val="0"/>
        </w:rPr>
      </w:pPr>
      <w:r>
        <w:rPr>
          <w:noProof w:val="0"/>
        </w:rPr>
        <w:tab/>
        <w:t>a &lt; 10 OU 123</w:t>
      </w:r>
      <w:r>
        <w:rPr>
          <w:noProof w:val="0"/>
        </w:rPr>
        <w:tab/>
        <w:t>(* interdit *)</w:t>
      </w:r>
    </w:p>
    <w:p w:rsidR="00AE3BD8" w:rsidRDefault="00AE3BD8">
      <w:pPr>
        <w:pStyle w:val="Courrier"/>
        <w:rPr>
          <w:noProof w:val="0"/>
        </w:rPr>
      </w:pPr>
      <w:r>
        <w:rPr>
          <w:noProof w:val="0"/>
        </w:rPr>
        <w:tab/>
        <w:t>a &lt; 10 ET b &gt; 4</w:t>
      </w:r>
      <w:r>
        <w:rPr>
          <w:noProof w:val="0"/>
        </w:rPr>
        <w:tab/>
        <w:t>(* OK *)</w:t>
      </w:r>
    </w:p>
    <w:p w:rsidR="00AE3BD8" w:rsidRDefault="00AE3BD8">
      <w:pPr>
        <w:pStyle w:val="Courrier"/>
        <w:rPr>
          <w:noProof w:val="0"/>
        </w:rPr>
      </w:pPr>
      <w:r>
        <w:rPr>
          <w:noProof w:val="0"/>
        </w:rPr>
        <w:tab/>
        <w:t>rupture OU NON ( a &lt; 13)</w:t>
      </w:r>
    </w:p>
    <w:p w:rsidR="00AE3BD8" w:rsidRDefault="00AE3BD8">
      <w:pPr>
        <w:pStyle w:val="Courrier"/>
        <w:rPr>
          <w:noProof w:val="0"/>
        </w:rPr>
      </w:pPr>
      <w:r>
        <w:rPr>
          <w:noProof w:val="0"/>
        </w:rPr>
        <w:tab/>
      </w:r>
      <w:r>
        <w:rPr>
          <w:noProof w:val="0"/>
        </w:rPr>
        <w:tab/>
      </w:r>
      <w:r>
        <w:rPr>
          <w:noProof w:val="0"/>
        </w:rPr>
        <w:tab/>
      </w:r>
      <w:r>
        <w:rPr>
          <w:noProof w:val="0"/>
        </w:rPr>
        <w:tab/>
        <w:t>(* OK si rupture est une variable booléenne</w:t>
      </w:r>
    </w:p>
    <w:p w:rsidR="00AE3BD8" w:rsidRDefault="00AE3BD8">
      <w:pPr>
        <w:pStyle w:val="Courrierp"/>
        <w:rPr>
          <w:noProof w:val="0"/>
        </w:rPr>
      </w:pPr>
      <w:r>
        <w:rPr>
          <w:noProof w:val="0"/>
        </w:rPr>
        <w:tab/>
      </w:r>
      <w:r>
        <w:rPr>
          <w:noProof w:val="0"/>
        </w:rPr>
        <w:tab/>
      </w:r>
      <w:r>
        <w:rPr>
          <w:noProof w:val="0"/>
        </w:rPr>
        <w:tab/>
      </w:r>
      <w:r>
        <w:rPr>
          <w:noProof w:val="0"/>
        </w:rPr>
        <w:tab/>
        <w:t xml:space="preserve">   et a une variable entière ou réelle *)</w:t>
      </w:r>
    </w:p>
    <w:p w:rsidR="00AE3BD8" w:rsidRDefault="00AE3BD8">
      <w:pPr>
        <w:pStyle w:val="Titre3"/>
      </w:pPr>
      <w:bookmarkStart w:id="360" w:name="_Toc342099191"/>
      <w:bookmarkStart w:id="361" w:name="_Toc342986853"/>
      <w:bookmarkStart w:id="362" w:name="_Toc343072205"/>
      <w:bookmarkStart w:id="363" w:name="_Toc443104452"/>
      <w:r>
        <w:tab/>
      </w:r>
      <w:bookmarkStart w:id="364" w:name="_Toc399235901"/>
      <w:r>
        <w:t>Priorités entre les opérateurs</w:t>
      </w:r>
      <w:bookmarkEnd w:id="360"/>
      <w:bookmarkEnd w:id="361"/>
      <w:bookmarkEnd w:id="362"/>
      <w:bookmarkEnd w:id="363"/>
      <w:bookmarkEnd w:id="364"/>
    </w:p>
    <w:p w:rsidR="00AE3BD8" w:rsidRDefault="00AE3BD8">
      <w:r>
        <w:t>Le tableau suivant présente les priorités d'évaluation qui s'appliquent sur les opérateurs. Un calcul d'expression en FIGARO est effectué dans l'ordre des priorités des opérateurs. C'est à dire que FIGARO commencera par évaluer les expressions élémentaires avec des opérateurs plus prioritaires jusqu'à évaluer les expressions avec les opérateurs moins prioritaires. En cas d'égalité sur les priorités, la priorité est à l'opérateur situé le plus à gauche.</w:t>
      </w:r>
    </w:p>
    <w:tbl>
      <w:tblPr>
        <w:tblW w:w="0" w:type="auto"/>
        <w:tblInd w:w="1418" w:type="dxa"/>
        <w:tblLayout w:type="fixed"/>
        <w:tblCellMar>
          <w:left w:w="70" w:type="dxa"/>
          <w:right w:w="70" w:type="dxa"/>
        </w:tblCellMar>
        <w:tblLook w:val="0000" w:firstRow="0" w:lastRow="0" w:firstColumn="0" w:lastColumn="0" w:noHBand="0" w:noVBand="0"/>
      </w:tblPr>
      <w:tblGrid>
        <w:gridCol w:w="2338"/>
        <w:gridCol w:w="2551"/>
      </w:tblGrid>
      <w:tr w:rsidR="00AE3BD8">
        <w:tblPrEx>
          <w:tblCellMar>
            <w:top w:w="0" w:type="dxa"/>
            <w:bottom w:w="0" w:type="dxa"/>
          </w:tblCellMar>
        </w:tblPrEx>
        <w:trPr>
          <w:cantSplit/>
        </w:trPr>
        <w:tc>
          <w:tcPr>
            <w:tcW w:w="2338" w:type="dxa"/>
            <w:tcBorders>
              <w:top w:val="single" w:sz="12" w:space="0" w:color="auto"/>
              <w:left w:val="single" w:sz="12" w:space="0" w:color="auto"/>
              <w:bottom w:val="single" w:sz="6" w:space="0" w:color="auto"/>
              <w:right w:val="single" w:sz="6" w:space="0" w:color="auto"/>
            </w:tcBorders>
          </w:tcPr>
          <w:p w:rsidR="00AE3BD8" w:rsidRDefault="00AE3BD8">
            <w:pPr>
              <w:pStyle w:val="Courrier"/>
              <w:rPr>
                <w:noProof w:val="0"/>
              </w:rPr>
            </w:pPr>
            <w:r>
              <w:rPr>
                <w:noProof w:val="0"/>
              </w:rPr>
              <w:t>* /</w:t>
            </w:r>
          </w:p>
        </w:tc>
        <w:tc>
          <w:tcPr>
            <w:tcW w:w="2551" w:type="dxa"/>
            <w:tcBorders>
              <w:top w:val="single" w:sz="12" w:space="0" w:color="auto"/>
              <w:left w:val="single" w:sz="6" w:space="0" w:color="auto"/>
              <w:bottom w:val="single" w:sz="6" w:space="0" w:color="auto"/>
              <w:right w:val="single" w:sz="12" w:space="0" w:color="auto"/>
            </w:tcBorders>
          </w:tcPr>
          <w:p w:rsidR="00AE3BD8" w:rsidRDefault="00AE3BD8">
            <w:pPr>
              <w:pStyle w:val="Courrier"/>
              <w:rPr>
                <w:noProof w:val="0"/>
              </w:rPr>
            </w:pPr>
            <w:r>
              <w:rPr>
                <w:noProof w:val="0"/>
              </w:rPr>
              <w:t>Plus prioritaire</w:t>
            </w:r>
          </w:p>
        </w:tc>
      </w:tr>
      <w:tr w:rsidR="00AE3BD8">
        <w:tblPrEx>
          <w:tblCellMar>
            <w:top w:w="0" w:type="dxa"/>
            <w:bottom w:w="0" w:type="dxa"/>
          </w:tblCellMar>
        </w:tblPrEx>
        <w:trPr>
          <w:cantSplit/>
        </w:trPr>
        <w:tc>
          <w:tcPr>
            <w:tcW w:w="2338" w:type="dxa"/>
            <w:tcBorders>
              <w:top w:val="single" w:sz="6" w:space="0" w:color="auto"/>
              <w:left w:val="single" w:sz="12" w:space="0" w:color="auto"/>
              <w:bottom w:val="single" w:sz="6" w:space="0" w:color="auto"/>
              <w:right w:val="single" w:sz="6" w:space="0" w:color="auto"/>
            </w:tcBorders>
          </w:tcPr>
          <w:p w:rsidR="00AE3BD8" w:rsidRDefault="00AE3BD8">
            <w:pPr>
              <w:pStyle w:val="Courrier"/>
              <w:rPr>
                <w:noProof w:val="0"/>
              </w:rPr>
            </w:pPr>
            <w:r>
              <w:rPr>
                <w:noProof w:val="0"/>
              </w:rPr>
              <w:t>+ -</w:t>
            </w:r>
          </w:p>
        </w:tc>
        <w:tc>
          <w:tcPr>
            <w:tcW w:w="2551" w:type="dxa"/>
            <w:tcBorders>
              <w:top w:val="single" w:sz="6" w:space="0" w:color="auto"/>
              <w:left w:val="single" w:sz="6" w:space="0" w:color="auto"/>
              <w:bottom w:val="single" w:sz="6" w:space="0" w:color="auto"/>
              <w:right w:val="single" w:sz="12" w:space="0" w:color="auto"/>
            </w:tcBorders>
          </w:tcPr>
          <w:p w:rsidR="00AE3BD8" w:rsidRDefault="00AE3BD8">
            <w:pPr>
              <w:pStyle w:val="Courrier"/>
              <w:rPr>
                <w:noProof w:val="0"/>
              </w:rPr>
            </w:pPr>
            <w:r>
              <w:rPr>
                <w:noProof w:val="0"/>
              </w:rPr>
              <w:t>.</w:t>
            </w:r>
          </w:p>
        </w:tc>
      </w:tr>
      <w:tr w:rsidR="00AE3BD8">
        <w:tblPrEx>
          <w:tblCellMar>
            <w:top w:w="0" w:type="dxa"/>
            <w:bottom w:w="0" w:type="dxa"/>
          </w:tblCellMar>
        </w:tblPrEx>
        <w:trPr>
          <w:cantSplit/>
        </w:trPr>
        <w:tc>
          <w:tcPr>
            <w:tcW w:w="2338" w:type="dxa"/>
            <w:tcBorders>
              <w:top w:val="single" w:sz="6" w:space="0" w:color="auto"/>
              <w:left w:val="single" w:sz="12" w:space="0" w:color="auto"/>
              <w:bottom w:val="single" w:sz="6" w:space="0" w:color="auto"/>
              <w:right w:val="single" w:sz="6" w:space="0" w:color="auto"/>
            </w:tcBorders>
          </w:tcPr>
          <w:p w:rsidR="00AE3BD8" w:rsidRDefault="00AE3BD8">
            <w:pPr>
              <w:pStyle w:val="Courrier"/>
              <w:rPr>
                <w:noProof w:val="0"/>
              </w:rPr>
            </w:pPr>
            <w:r>
              <w:rPr>
                <w:noProof w:val="0"/>
              </w:rPr>
              <w:t>= &gt; &gt;= &lt; &lt;= &lt;&gt;</w:t>
            </w:r>
          </w:p>
        </w:tc>
        <w:tc>
          <w:tcPr>
            <w:tcW w:w="2551" w:type="dxa"/>
            <w:tcBorders>
              <w:top w:val="single" w:sz="6" w:space="0" w:color="auto"/>
              <w:left w:val="single" w:sz="6" w:space="0" w:color="auto"/>
              <w:bottom w:val="single" w:sz="6" w:space="0" w:color="auto"/>
              <w:right w:val="single" w:sz="12" w:space="0" w:color="auto"/>
            </w:tcBorders>
          </w:tcPr>
          <w:p w:rsidR="00AE3BD8" w:rsidRDefault="00AE3BD8">
            <w:pPr>
              <w:pStyle w:val="Courrier"/>
              <w:rPr>
                <w:noProof w:val="0"/>
              </w:rPr>
            </w:pPr>
            <w:r>
              <w:rPr>
                <w:noProof w:val="0"/>
              </w:rPr>
              <w:t>.</w:t>
            </w:r>
          </w:p>
        </w:tc>
      </w:tr>
      <w:tr w:rsidR="00AE3BD8">
        <w:tblPrEx>
          <w:tblCellMar>
            <w:top w:w="0" w:type="dxa"/>
            <w:bottom w:w="0" w:type="dxa"/>
          </w:tblCellMar>
        </w:tblPrEx>
        <w:trPr>
          <w:cantSplit/>
        </w:trPr>
        <w:tc>
          <w:tcPr>
            <w:tcW w:w="2338" w:type="dxa"/>
            <w:tcBorders>
              <w:top w:val="single" w:sz="6" w:space="0" w:color="auto"/>
              <w:left w:val="single" w:sz="12" w:space="0" w:color="auto"/>
              <w:bottom w:val="single" w:sz="6" w:space="0" w:color="auto"/>
              <w:right w:val="single" w:sz="6" w:space="0" w:color="auto"/>
            </w:tcBorders>
          </w:tcPr>
          <w:p w:rsidR="00AE3BD8" w:rsidRDefault="00AE3BD8">
            <w:pPr>
              <w:pStyle w:val="Courrier"/>
              <w:rPr>
                <w:noProof w:val="0"/>
              </w:rPr>
            </w:pPr>
            <w:r>
              <w:rPr>
                <w:noProof w:val="0"/>
              </w:rPr>
              <w:t>NON</w:t>
            </w:r>
          </w:p>
        </w:tc>
        <w:tc>
          <w:tcPr>
            <w:tcW w:w="2551" w:type="dxa"/>
            <w:tcBorders>
              <w:top w:val="single" w:sz="6" w:space="0" w:color="auto"/>
              <w:left w:val="single" w:sz="6" w:space="0" w:color="auto"/>
              <w:bottom w:val="single" w:sz="6" w:space="0" w:color="auto"/>
              <w:right w:val="single" w:sz="12" w:space="0" w:color="auto"/>
            </w:tcBorders>
          </w:tcPr>
          <w:p w:rsidR="00AE3BD8" w:rsidRDefault="00AE3BD8">
            <w:pPr>
              <w:pStyle w:val="Courrier"/>
              <w:rPr>
                <w:noProof w:val="0"/>
              </w:rPr>
            </w:pPr>
            <w:r>
              <w:rPr>
                <w:noProof w:val="0"/>
              </w:rPr>
              <w:t>.</w:t>
            </w:r>
          </w:p>
        </w:tc>
      </w:tr>
      <w:tr w:rsidR="00AE3BD8">
        <w:tblPrEx>
          <w:tblCellMar>
            <w:top w:w="0" w:type="dxa"/>
            <w:bottom w:w="0" w:type="dxa"/>
          </w:tblCellMar>
        </w:tblPrEx>
        <w:trPr>
          <w:cantSplit/>
        </w:trPr>
        <w:tc>
          <w:tcPr>
            <w:tcW w:w="2338" w:type="dxa"/>
            <w:tcBorders>
              <w:top w:val="single" w:sz="6" w:space="0" w:color="auto"/>
              <w:left w:val="single" w:sz="12" w:space="0" w:color="auto"/>
              <w:bottom w:val="single" w:sz="6" w:space="0" w:color="auto"/>
              <w:right w:val="single" w:sz="6" w:space="0" w:color="auto"/>
            </w:tcBorders>
          </w:tcPr>
          <w:p w:rsidR="00AE3BD8" w:rsidRDefault="00AE3BD8">
            <w:pPr>
              <w:pStyle w:val="Courrier"/>
              <w:rPr>
                <w:noProof w:val="0"/>
              </w:rPr>
            </w:pPr>
            <w:r>
              <w:rPr>
                <w:noProof w:val="0"/>
              </w:rPr>
              <w:t>ET</w:t>
            </w:r>
          </w:p>
        </w:tc>
        <w:tc>
          <w:tcPr>
            <w:tcW w:w="2551" w:type="dxa"/>
            <w:tcBorders>
              <w:top w:val="single" w:sz="6" w:space="0" w:color="auto"/>
              <w:left w:val="single" w:sz="6" w:space="0" w:color="auto"/>
              <w:bottom w:val="single" w:sz="6" w:space="0" w:color="auto"/>
              <w:right w:val="single" w:sz="12" w:space="0" w:color="auto"/>
            </w:tcBorders>
          </w:tcPr>
          <w:p w:rsidR="00AE3BD8" w:rsidRDefault="00AE3BD8">
            <w:pPr>
              <w:pStyle w:val="Courrier"/>
              <w:rPr>
                <w:noProof w:val="0"/>
              </w:rPr>
            </w:pPr>
            <w:r>
              <w:rPr>
                <w:noProof w:val="0"/>
              </w:rPr>
              <w:t>.</w:t>
            </w:r>
          </w:p>
        </w:tc>
      </w:tr>
      <w:tr w:rsidR="00AE3BD8">
        <w:tblPrEx>
          <w:tblCellMar>
            <w:top w:w="0" w:type="dxa"/>
            <w:bottom w:w="0" w:type="dxa"/>
          </w:tblCellMar>
        </w:tblPrEx>
        <w:trPr>
          <w:cantSplit/>
        </w:trPr>
        <w:tc>
          <w:tcPr>
            <w:tcW w:w="2338" w:type="dxa"/>
            <w:tcBorders>
              <w:top w:val="single" w:sz="6" w:space="0" w:color="auto"/>
              <w:left w:val="single" w:sz="12" w:space="0" w:color="auto"/>
              <w:bottom w:val="single" w:sz="6" w:space="0" w:color="auto"/>
              <w:right w:val="single" w:sz="6" w:space="0" w:color="auto"/>
            </w:tcBorders>
          </w:tcPr>
          <w:p w:rsidR="00AE3BD8" w:rsidRDefault="00AE3BD8">
            <w:pPr>
              <w:pStyle w:val="Courrier"/>
              <w:rPr>
                <w:noProof w:val="0"/>
              </w:rPr>
            </w:pPr>
            <w:r>
              <w:rPr>
                <w:noProof w:val="0"/>
              </w:rPr>
              <w:t>OU</w:t>
            </w:r>
          </w:p>
        </w:tc>
        <w:tc>
          <w:tcPr>
            <w:tcW w:w="2551" w:type="dxa"/>
            <w:tcBorders>
              <w:top w:val="single" w:sz="6" w:space="0" w:color="auto"/>
              <w:left w:val="single" w:sz="6" w:space="0" w:color="auto"/>
              <w:bottom w:val="single" w:sz="6" w:space="0" w:color="auto"/>
              <w:right w:val="single" w:sz="12" w:space="0" w:color="auto"/>
            </w:tcBorders>
          </w:tcPr>
          <w:p w:rsidR="00AE3BD8" w:rsidRDefault="00AE3BD8">
            <w:pPr>
              <w:pStyle w:val="Courrier"/>
              <w:rPr>
                <w:noProof w:val="0"/>
              </w:rPr>
            </w:pPr>
            <w:r>
              <w:rPr>
                <w:noProof w:val="0"/>
              </w:rPr>
              <w:t>Moins prioritaire</w:t>
            </w:r>
          </w:p>
        </w:tc>
      </w:tr>
    </w:tbl>
    <w:p w:rsidR="00AE3BD8" w:rsidRDefault="00AE3BD8"/>
    <w:p w:rsidR="00AE3BD8" w:rsidRDefault="00AE3BD8">
      <w:r>
        <w:t>L'utilisation des parenthèses permet de gérer l'ordre d'évaluation de l'expression.</w:t>
      </w:r>
    </w:p>
    <w:p w:rsidR="00AE3BD8" w:rsidRDefault="00AE3BD8">
      <w:pPr>
        <w:pStyle w:val="Courrier"/>
        <w:keepNext/>
        <w:outlineLvl w:val="0"/>
        <w:rPr>
          <w:b/>
          <w:noProof w:val="0"/>
        </w:rPr>
      </w:pPr>
      <w:r>
        <w:rPr>
          <w:b/>
          <w:noProof w:val="0"/>
        </w:rPr>
        <w:t>Exemples :</w:t>
      </w:r>
    </w:p>
    <w:p w:rsidR="00AE3BD8" w:rsidRDefault="00AE3BD8">
      <w:pPr>
        <w:pStyle w:val="Courrier"/>
        <w:keepNext/>
        <w:rPr>
          <w:noProof w:val="0"/>
        </w:rPr>
      </w:pPr>
      <w:r>
        <w:rPr>
          <w:noProof w:val="0"/>
        </w:rPr>
        <w:t>10 * a - 3 / 2</w:t>
      </w:r>
    </w:p>
    <w:p w:rsidR="00AE3BD8" w:rsidRDefault="00AE3BD8">
      <w:pPr>
        <w:pStyle w:val="Courrier"/>
        <w:keepNext/>
        <w:rPr>
          <w:b/>
          <w:noProof w:val="0"/>
        </w:rPr>
      </w:pPr>
      <w:r>
        <w:rPr>
          <w:b/>
          <w:noProof w:val="0"/>
        </w:rPr>
        <w:tab/>
        <w:t>(* est evaluée comme (10*a) - (3/2) *)</w:t>
      </w:r>
    </w:p>
    <w:p w:rsidR="00AE3BD8" w:rsidRDefault="00AE3BD8">
      <w:pPr>
        <w:pStyle w:val="Courrier"/>
        <w:keepNext/>
        <w:rPr>
          <w:noProof w:val="0"/>
        </w:rPr>
      </w:pPr>
      <w:r>
        <w:rPr>
          <w:noProof w:val="0"/>
        </w:rPr>
        <w:t xml:space="preserve">NON p OU a &lt;= 3 * 2 </w:t>
      </w:r>
    </w:p>
    <w:p w:rsidR="00AE3BD8" w:rsidRDefault="00AE3BD8">
      <w:pPr>
        <w:pStyle w:val="Courrier"/>
        <w:keepNext/>
        <w:rPr>
          <w:b/>
        </w:rPr>
      </w:pPr>
      <w:r>
        <w:rPr>
          <w:b/>
        </w:rPr>
        <w:tab/>
        <w:t>(* est evaluée comme (NON p) OU (a &lt;= (3*2)) *)</w:t>
      </w:r>
    </w:p>
    <w:p w:rsidR="00AE3BD8" w:rsidRDefault="00AE3BD8">
      <w:pPr>
        <w:pStyle w:val="Courrier"/>
        <w:keepNext/>
      </w:pPr>
      <w:r>
        <w:t>2/3*4</w:t>
      </w:r>
    </w:p>
    <w:p w:rsidR="00AE3BD8" w:rsidRDefault="00AE3BD8">
      <w:pPr>
        <w:pStyle w:val="Courrier"/>
        <w:keepNext/>
        <w:rPr>
          <w:b/>
        </w:rPr>
      </w:pPr>
      <w:r>
        <w:rPr>
          <w:b/>
        </w:rPr>
        <w:tab/>
        <w:t>(* est évalué comme (2/3)*4) *)</w:t>
      </w:r>
    </w:p>
    <w:p w:rsidR="00AE3BD8" w:rsidRDefault="00AE3BD8">
      <w:pPr>
        <w:pStyle w:val="Courrier"/>
        <w:keepNext/>
      </w:pPr>
      <w:r>
        <w:t>2-3+4</w:t>
      </w:r>
    </w:p>
    <w:p w:rsidR="00AE3BD8" w:rsidRDefault="00AE3BD8">
      <w:pPr>
        <w:pStyle w:val="Courrier"/>
        <w:rPr>
          <w:b/>
        </w:rPr>
      </w:pPr>
      <w:r>
        <w:rPr>
          <w:b/>
        </w:rPr>
        <w:tab/>
        <w:t>(* est évalué comme (2-3)+4 *)</w:t>
      </w:r>
    </w:p>
    <w:p w:rsidR="00AE3BD8" w:rsidRDefault="00AE3BD8">
      <w:pPr>
        <w:pStyle w:val="Courrier"/>
      </w:pPr>
    </w:p>
    <w:p w:rsidR="00AE3BD8" w:rsidRDefault="00AE3BD8">
      <w:pPr>
        <w:pStyle w:val="Titre2"/>
      </w:pPr>
      <w:bookmarkStart w:id="365" w:name="_Toc342099192"/>
      <w:bookmarkStart w:id="366" w:name="_Toc342986854"/>
      <w:bookmarkStart w:id="367" w:name="_Toc343072206"/>
      <w:bookmarkStart w:id="368" w:name="_Toc443104453"/>
      <w:bookmarkStart w:id="369" w:name="_Toc399235902"/>
      <w:r>
        <w:t>Les quantificateurs</w:t>
      </w:r>
      <w:bookmarkEnd w:id="365"/>
      <w:bookmarkEnd w:id="366"/>
      <w:bookmarkEnd w:id="367"/>
      <w:bookmarkEnd w:id="368"/>
      <w:bookmarkEnd w:id="369"/>
    </w:p>
    <w:p w:rsidR="00AE3BD8" w:rsidRDefault="00AE3BD8">
      <w:r>
        <w:t xml:space="preserve">Comme nous l'avons déjà vu, un </w:t>
      </w:r>
      <w:r>
        <w:rPr>
          <w:b/>
        </w:rPr>
        <w:t>quantificateur logique</w:t>
      </w:r>
      <w:r>
        <w:t xml:space="preserve"> se définit comme un symbole qui permet d'utiliser une variable définie sur un ensemble particulier. Il existe deux types de quantificateurs en FIGARO :</w:t>
      </w:r>
    </w:p>
    <w:p w:rsidR="00AE3BD8" w:rsidRDefault="00AE3BD8">
      <w:pPr>
        <w:pStyle w:val="Dcal"/>
      </w:pPr>
      <w:r>
        <w:t>*</w:t>
      </w:r>
      <w:r>
        <w:tab/>
        <w:t>le quantificateur universel :</w:t>
      </w:r>
      <w:r>
        <w:tab/>
      </w:r>
      <w:r>
        <w:tab/>
      </w:r>
      <w:r>
        <w:sym w:font="Symbol" w:char="F022"/>
      </w:r>
      <w:r>
        <w:t xml:space="preserve"> x </w:t>
      </w:r>
      <w:r>
        <w:sym w:font="Symbol" w:char="F0CE"/>
      </w:r>
      <w:r>
        <w:t xml:space="preserve"> ensemble E,</w:t>
      </w:r>
    </w:p>
    <w:p w:rsidR="00AE3BD8" w:rsidRDefault="00AE3BD8">
      <w:pPr>
        <w:pStyle w:val="Dcal"/>
      </w:pPr>
      <w:r>
        <w:t>*</w:t>
      </w:r>
      <w:r>
        <w:tab/>
        <w:t>le quantificateur existentiel :</w:t>
      </w:r>
      <w:r>
        <w:tab/>
      </w:r>
      <w:r>
        <w:tab/>
      </w:r>
      <w:r>
        <w:sym w:font="Symbol" w:char="F024"/>
      </w:r>
      <w:r>
        <w:t xml:space="preserve"> x </w:t>
      </w:r>
      <w:r>
        <w:sym w:font="Symbol" w:char="F0CE"/>
      </w:r>
      <w:r>
        <w:t xml:space="preserve"> ensemble E.</w:t>
      </w:r>
    </w:p>
    <w:p w:rsidR="00AE3BD8" w:rsidRDefault="00AE3BD8">
      <w:r>
        <w:t>Comme il existe plusieurs façons d'utiliser ces deux types de quantificateurs en FIGARO, chacun de ces deux types correspond à plusieurs quantificateurs FIGARO.</w:t>
      </w:r>
    </w:p>
    <w:p w:rsidR="00AE3BD8" w:rsidRDefault="00AE3BD8">
      <w:pPr>
        <w:pStyle w:val="Dcal"/>
      </w:pPr>
      <w:r>
        <w:t>*</w:t>
      </w:r>
      <w:r>
        <w:tab/>
        <w:t xml:space="preserve">les quantificateurs FIGARO IL_EXISTE, IL_EXISTE AU_MOINS et SOIT correspondent à </w:t>
      </w:r>
      <w:r>
        <w:sym w:font="Symbol" w:char="F024"/>
      </w:r>
      <w:r>
        <w:t>,</w:t>
      </w:r>
    </w:p>
    <w:p w:rsidR="00AE3BD8" w:rsidRDefault="00AE3BD8">
      <w:pPr>
        <w:pStyle w:val="Dcal"/>
      </w:pPr>
      <w:r>
        <w:t>*</w:t>
      </w:r>
      <w:r>
        <w:tab/>
        <w:t xml:space="preserve">les quantificateurs FIGARO QQSOIT et POUR_TOUT correspondent à </w:t>
      </w:r>
      <w:r>
        <w:sym w:font="Symbol" w:char="F022"/>
      </w:r>
      <w:r>
        <w:t>.</w:t>
      </w:r>
    </w:p>
    <w:p w:rsidR="00AE3BD8" w:rsidRDefault="00AE3BD8">
      <w:pPr>
        <w:pStyle w:val="Titre3"/>
      </w:pPr>
      <w:bookmarkStart w:id="370" w:name="_Toc342099193"/>
      <w:bookmarkStart w:id="371" w:name="_Toc342986855"/>
      <w:bookmarkStart w:id="372" w:name="_Toc343072207"/>
      <w:bookmarkStart w:id="373" w:name="_Toc443104454"/>
      <w:r>
        <w:tab/>
      </w:r>
      <w:bookmarkStart w:id="374" w:name="_Toc399235903"/>
      <w:r>
        <w:t>Le quantificateur IL_EXISTE</w:t>
      </w:r>
      <w:bookmarkEnd w:id="370"/>
      <w:bookmarkEnd w:id="371"/>
      <w:bookmarkEnd w:id="372"/>
      <w:bookmarkEnd w:id="373"/>
      <w:bookmarkEnd w:id="374"/>
      <w:r>
        <w:t xml:space="preserve"> </w:t>
      </w:r>
      <w:r>
        <w:fldChar w:fldCharType="begin"/>
      </w:r>
      <w:r>
        <w:instrText xml:space="preserve"> XE"IL_EXISTE" </w:instrText>
      </w:r>
      <w:r>
        <w:fldChar w:fldCharType="end"/>
      </w:r>
    </w:p>
    <w:p w:rsidR="00AE3BD8" w:rsidRDefault="00AE3BD8">
      <w:pPr>
        <w:pStyle w:val="C0"/>
      </w:pPr>
      <w:r>
        <w:t>Syntaxe :</w:t>
      </w:r>
    </w:p>
    <w:p w:rsidR="00AE3BD8" w:rsidRDefault="00AE3BD8">
      <w:pPr>
        <w:pStyle w:val="C0"/>
      </w:pPr>
      <w:r>
        <w:t>IL_EXISTE variable</w:t>
      </w:r>
    </w:p>
    <w:p w:rsidR="00AE3BD8" w:rsidRDefault="00AE3BD8">
      <w:pPr>
        <w:pStyle w:val="C0"/>
      </w:pPr>
      <w:r>
        <w:tab/>
      </w:r>
      <w:r>
        <w:tab/>
        <w:t>UN | UNE</w:t>
      </w:r>
      <w:r>
        <w:tab/>
        <w:t>nom_d_ensemble</w:t>
      </w:r>
    </w:p>
    <w:p w:rsidR="00AE3BD8" w:rsidRDefault="00AE3BD8">
      <w:pPr>
        <w:pStyle w:val="C0"/>
      </w:pPr>
      <w:r>
        <w:tab/>
      </w:r>
      <w:r>
        <w:tab/>
        <w:t>[ DE_TYPE</w:t>
      </w:r>
      <w:r>
        <w:tab/>
        <w:t>type ]</w:t>
      </w:r>
    </w:p>
    <w:p w:rsidR="00AE3BD8" w:rsidRDefault="00AE3BD8">
      <w:pPr>
        <w:pStyle w:val="C0"/>
      </w:pPr>
      <w:r>
        <w:tab/>
      </w:r>
      <w:r>
        <w:tab/>
        <w:t>[ VERIFIANT</w:t>
      </w:r>
      <w:r>
        <w:tab/>
        <w:t>condition ]</w:t>
      </w:r>
    </w:p>
    <w:p w:rsidR="00AE3BD8" w:rsidRDefault="00AE3BD8">
      <w:pPr>
        <w:pStyle w:val="Courrierp"/>
        <w:rPr>
          <w:noProof w:val="0"/>
        </w:rPr>
      </w:pPr>
      <w:r>
        <w:rPr>
          <w:noProof w:val="0"/>
        </w:rPr>
        <w:tab/>
      </w:r>
      <w:r>
        <w:rPr>
          <w:noProof w:val="0"/>
        </w:rPr>
        <w:tab/>
      </w:r>
      <w:r>
        <w:rPr>
          <w:b/>
          <w:noProof w:val="0"/>
        </w:rPr>
        <w:t xml:space="preserve">TEL_QUE | TELLE_QUE </w:t>
      </w:r>
      <w:r>
        <w:rPr>
          <w:noProof w:val="0"/>
        </w:rPr>
        <w:t>expression_booleenne</w:t>
      </w:r>
    </w:p>
    <w:p w:rsidR="00AE3BD8" w:rsidRDefault="00AE3BD8">
      <w:r>
        <w:t xml:space="preserve">Cet opérateur correspond au quantificateur </w:t>
      </w:r>
      <w:r>
        <w:fldChar w:fldCharType="begin"/>
      </w:r>
      <w:r>
        <w:instrText>SYMBOL 36 \f "Symbol"</w:instrText>
      </w:r>
      <w:r>
        <w:fldChar w:fldCharType="end"/>
      </w:r>
      <w:r>
        <w:t xml:space="preserve"> de la logique des prédicats. Il permet de tester si </w:t>
      </w:r>
      <w:r>
        <w:rPr>
          <w:b/>
        </w:rPr>
        <w:t xml:space="preserve">au moins un </w:t>
      </w:r>
      <w:r>
        <w:rPr>
          <w:b/>
        </w:rPr>
        <w:fldChar w:fldCharType="begin"/>
      </w:r>
      <w:r>
        <w:rPr>
          <w:b/>
        </w:rPr>
        <w:instrText xml:space="preserve"> XE "UN" </w:instrText>
      </w:r>
      <w:r>
        <w:rPr>
          <w:b/>
        </w:rPr>
        <w:fldChar w:fldCharType="end"/>
      </w:r>
      <w:r>
        <w:t xml:space="preserve">objet de l'ensemble vérifie une condition particulière (facette TEL_QUE ou TELLE_QUE) </w:t>
      </w:r>
      <w:r>
        <w:fldChar w:fldCharType="begin"/>
      </w:r>
      <w:r>
        <w:instrText xml:space="preserve"> XE"TEL_QUE" </w:instrText>
      </w:r>
      <w:r>
        <w:fldChar w:fldCharType="end"/>
      </w:r>
      <w:r>
        <w:t xml:space="preserve"> qui est représentée par une expression booléenne :</w:t>
      </w:r>
    </w:p>
    <w:p w:rsidR="00AE3BD8" w:rsidRDefault="00AE3BD8">
      <w:pPr>
        <w:pStyle w:val="Courrier"/>
        <w:rPr>
          <w:noProof w:val="0"/>
        </w:rPr>
      </w:pPr>
      <w:r>
        <w:rPr>
          <w:b/>
          <w:noProof w:val="0"/>
        </w:rPr>
        <w:t>IL_EXISTE</w:t>
      </w:r>
      <w:r>
        <w:rPr>
          <w:noProof w:val="0"/>
        </w:rPr>
        <w:t xml:space="preserve"> x </w:t>
      </w:r>
      <w:r>
        <w:rPr>
          <w:b/>
          <w:noProof w:val="0"/>
        </w:rPr>
        <w:t>UN</w:t>
      </w:r>
      <w:r>
        <w:rPr>
          <w:noProof w:val="0"/>
        </w:rPr>
        <w:t xml:space="preserve"> &lt;ensemble d'objets&gt; </w:t>
      </w:r>
      <w:r>
        <w:rPr>
          <w:b/>
          <w:noProof w:val="0"/>
        </w:rPr>
        <w:t>TEL_QUE</w:t>
      </w:r>
      <w:r>
        <w:rPr>
          <w:noProof w:val="0"/>
        </w:rPr>
        <w:t xml:space="preserve"> &lt;condition&gt;</w:t>
      </w:r>
    </w:p>
    <w:p w:rsidR="00AE3BD8" w:rsidRDefault="00AE3BD8">
      <w:pPr>
        <w:pStyle w:val="Courrier"/>
        <w:rPr>
          <w:noProof w:val="0"/>
        </w:rPr>
      </w:pPr>
    </w:p>
    <w:p w:rsidR="00AE3BD8" w:rsidRDefault="00AE3BD8">
      <w:r>
        <w:t>Le mécanisme de cet opérateur est le suivant :</w:t>
      </w:r>
    </w:p>
    <w:p w:rsidR="00AE3BD8" w:rsidRDefault="00AE3BD8">
      <w:pPr>
        <w:pStyle w:val="Retraitnormal"/>
      </w:pPr>
      <w:r>
        <w:t>- Si l'ensemble est non vide, on évalue l'expression booléenne de la condition TEL_QUE pour chaque objet de l'ensemble. Si au moins un résultat est VRAI (OU logique entre les résultats), le résultat de l'opérateur est VRAI. Sinon (tous les résultats sont FAUX), le résultat de l'opérateur est FAUX.</w:t>
      </w:r>
    </w:p>
    <w:p w:rsidR="00AE3BD8" w:rsidRDefault="00AE3BD8">
      <w:pPr>
        <w:pStyle w:val="Retraitnormal"/>
      </w:pPr>
      <w:r>
        <w:t>- Si l'ensemble est vide, le résultat est FAUX.</w:t>
      </w:r>
    </w:p>
    <w:p w:rsidR="00AE3BD8" w:rsidRDefault="00AE3BD8" w:rsidP="00B1190F">
      <w:pPr>
        <w:pStyle w:val="Remarque"/>
        <w:numPr>
          <w:ilvl w:val="0"/>
          <w:numId w:val="44"/>
        </w:numPr>
        <w:ind w:left="567" w:firstLine="0"/>
      </w:pPr>
      <w:r>
        <w:rPr>
          <w:b/>
        </w:rPr>
        <w:t>Remarque 1 :</w:t>
      </w:r>
      <w:r>
        <w:rPr>
          <w:b/>
        </w:rPr>
        <w:tab/>
      </w:r>
      <w:r>
        <w:t>L'expression booléenne peut être une combinaison d'expressions booléennes simples ou complexes.</w:t>
      </w:r>
    </w:p>
    <w:p w:rsidR="00AE3BD8" w:rsidRDefault="00AE3BD8" w:rsidP="00B1190F">
      <w:pPr>
        <w:pStyle w:val="Remarque"/>
        <w:numPr>
          <w:ilvl w:val="0"/>
          <w:numId w:val="45"/>
        </w:numPr>
        <w:ind w:left="567" w:firstLine="0"/>
      </w:pPr>
      <w:r>
        <w:rPr>
          <w:b/>
        </w:rPr>
        <w:t>Remarque 2 :</w:t>
      </w:r>
      <w:r>
        <w:rPr>
          <w:b/>
        </w:rPr>
        <w:tab/>
      </w:r>
      <w:r>
        <w:t>La variable d'ensemble est liée à l'opérateur. Elle peut donc être utilisée uniquement :</w:t>
      </w:r>
    </w:p>
    <w:p w:rsidR="00AE3BD8" w:rsidRDefault="00AE3BD8" w:rsidP="00B1190F">
      <w:pPr>
        <w:pStyle w:val="Remarque"/>
        <w:numPr>
          <w:ilvl w:val="0"/>
          <w:numId w:val="46"/>
        </w:numPr>
        <w:ind w:left="567" w:firstLine="0"/>
      </w:pPr>
      <w:r>
        <w:tab/>
        <w:t>- dans les contraintes pour restreindre l'ensemble de définition du quantificateur,</w:t>
      </w:r>
    </w:p>
    <w:p w:rsidR="00AE3BD8" w:rsidRDefault="00AE3BD8" w:rsidP="00B1190F">
      <w:pPr>
        <w:pStyle w:val="Remarque"/>
        <w:numPr>
          <w:ilvl w:val="0"/>
          <w:numId w:val="47"/>
        </w:numPr>
        <w:ind w:left="567" w:firstLine="0"/>
      </w:pPr>
      <w:r>
        <w:tab/>
        <w:t>- dans la condition TEL_QUE.</w:t>
      </w:r>
    </w:p>
    <w:p w:rsidR="00AE3BD8" w:rsidRDefault="00AE3BD8" w:rsidP="00B1190F">
      <w:pPr>
        <w:pStyle w:val="Remarque"/>
        <w:numPr>
          <w:ilvl w:val="0"/>
          <w:numId w:val="48"/>
        </w:numPr>
        <w:ind w:left="567" w:firstLine="0"/>
      </w:pPr>
      <w:r>
        <w:t>mais pas dans le reste de la règle.</w:t>
      </w:r>
    </w:p>
    <w:p w:rsidR="00AE3BD8" w:rsidRDefault="00AE3BD8">
      <w:pPr>
        <w:pStyle w:val="Courrier"/>
        <w:keepNext/>
        <w:outlineLvl w:val="0"/>
        <w:rPr>
          <w:b/>
          <w:noProof w:val="0"/>
        </w:rPr>
      </w:pPr>
      <w:r>
        <w:rPr>
          <w:b/>
          <w:noProof w:val="0"/>
        </w:rPr>
        <w:t>Exemple :</w:t>
      </w:r>
    </w:p>
    <w:p w:rsidR="00AE3BD8" w:rsidRDefault="00AE3BD8">
      <w:pPr>
        <w:pStyle w:val="Courrier"/>
        <w:keepNext/>
        <w:rPr>
          <w:b/>
          <w:noProof w:val="0"/>
        </w:rPr>
      </w:pPr>
    </w:p>
    <w:p w:rsidR="00AE3BD8" w:rsidRDefault="00AE3BD8">
      <w:pPr>
        <w:pStyle w:val="Courrier"/>
        <w:keepNext/>
        <w:rPr>
          <w:noProof w:val="0"/>
        </w:rPr>
      </w:pPr>
      <w:r>
        <w:rPr>
          <w:b/>
          <w:noProof w:val="0"/>
        </w:rPr>
        <w:t xml:space="preserve">TYPE </w:t>
      </w:r>
      <w:r>
        <w:rPr>
          <w:noProof w:val="0"/>
        </w:rPr>
        <w:t>vanne ;</w:t>
      </w:r>
    </w:p>
    <w:p w:rsidR="00AE3BD8" w:rsidRDefault="00AE3BD8">
      <w:pPr>
        <w:pStyle w:val="Courrier"/>
        <w:keepNext/>
        <w:outlineLvl w:val="0"/>
        <w:rPr>
          <w:b/>
          <w:noProof w:val="0"/>
        </w:rPr>
      </w:pPr>
      <w:r>
        <w:rPr>
          <w:b/>
          <w:noProof w:val="0"/>
        </w:rPr>
        <w:t>CONSTANTE</w:t>
      </w:r>
    </w:p>
    <w:p w:rsidR="00AE3BD8" w:rsidRDefault="00AE3BD8">
      <w:pPr>
        <w:pStyle w:val="Courrier"/>
        <w:keepNext/>
        <w:rPr>
          <w:noProof w:val="0"/>
        </w:rPr>
      </w:pPr>
      <w:r>
        <w:rPr>
          <w:b/>
          <w:noProof w:val="0"/>
        </w:rPr>
        <w:tab/>
      </w:r>
      <w:r>
        <w:rPr>
          <w:noProof w:val="0"/>
        </w:rPr>
        <w:t>debit</w:t>
      </w:r>
      <w:r>
        <w:rPr>
          <w:b/>
          <w:noProof w:val="0"/>
        </w:rPr>
        <w:t xml:space="preserve"> DOMAINE REEL</w:t>
      </w:r>
      <w:r>
        <w:rPr>
          <w:noProof w:val="0"/>
        </w:rPr>
        <w:t xml:space="preserve"> ;</w:t>
      </w:r>
    </w:p>
    <w:p w:rsidR="00AE3BD8" w:rsidRDefault="00AE3BD8">
      <w:pPr>
        <w:pStyle w:val="Courrier"/>
        <w:keepNext/>
        <w:outlineLvl w:val="0"/>
        <w:rPr>
          <w:b/>
          <w:noProof w:val="0"/>
        </w:rPr>
      </w:pPr>
      <w:r>
        <w:rPr>
          <w:b/>
          <w:noProof w:val="0"/>
        </w:rPr>
        <w:t>ATTRIBUT</w:t>
      </w:r>
    </w:p>
    <w:p w:rsidR="00AE3BD8" w:rsidRDefault="00AE3BD8">
      <w:pPr>
        <w:pStyle w:val="Courrier"/>
        <w:keepNext/>
        <w:rPr>
          <w:noProof w:val="0"/>
        </w:rPr>
      </w:pPr>
      <w:r>
        <w:rPr>
          <w:noProof w:val="0"/>
        </w:rPr>
        <w:tab/>
        <w:t xml:space="preserve">position </w:t>
      </w:r>
      <w:r>
        <w:rPr>
          <w:b/>
          <w:noProof w:val="0"/>
        </w:rPr>
        <w:t xml:space="preserve">DOMAINE </w:t>
      </w:r>
      <w:r>
        <w:rPr>
          <w:noProof w:val="0"/>
        </w:rPr>
        <w:t xml:space="preserve">'ouvert' 'ferme' </w:t>
      </w:r>
      <w:r>
        <w:rPr>
          <w:b/>
          <w:noProof w:val="0"/>
        </w:rPr>
        <w:t>PAR_DEFAUT</w:t>
      </w:r>
      <w:r>
        <w:rPr>
          <w:noProof w:val="0"/>
        </w:rPr>
        <w:t xml:space="preserve"> 'ouvert'</w:t>
      </w:r>
      <w:r>
        <w:rPr>
          <w:b/>
          <w:noProof w:val="0"/>
        </w:rPr>
        <w:t xml:space="preserve"> ;</w:t>
      </w:r>
    </w:p>
    <w:p w:rsidR="00AE3BD8" w:rsidRDefault="00AE3BD8">
      <w:pPr>
        <w:pStyle w:val="Courrier"/>
        <w:keepNext/>
        <w:rPr>
          <w:noProof w:val="0"/>
        </w:rPr>
      </w:pPr>
    </w:p>
    <w:p w:rsidR="00AE3BD8" w:rsidRDefault="00AE3BD8">
      <w:pPr>
        <w:pStyle w:val="Courrier"/>
        <w:keepNext/>
        <w:rPr>
          <w:noProof w:val="0"/>
        </w:rPr>
      </w:pPr>
      <w:r>
        <w:rPr>
          <w:b/>
          <w:noProof w:val="0"/>
        </w:rPr>
        <w:t xml:space="preserve">TYPE </w:t>
      </w:r>
      <w:r>
        <w:rPr>
          <w:noProof w:val="0"/>
        </w:rPr>
        <w:t>pompe ;</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amont </w:t>
      </w:r>
      <w:r>
        <w:rPr>
          <w:b/>
          <w:noProof w:val="0"/>
        </w:rPr>
        <w:t>GENRE</w:t>
      </w:r>
      <w:r>
        <w:rPr>
          <w:noProof w:val="0"/>
        </w:rPr>
        <w:t xml:space="preserve"> vanne ;</w:t>
      </w:r>
    </w:p>
    <w:p w:rsidR="00AE3BD8" w:rsidRDefault="00AE3BD8">
      <w:pPr>
        <w:pStyle w:val="Courrier"/>
        <w:keepNext/>
        <w:outlineLvl w:val="0"/>
        <w:rPr>
          <w:noProof w:val="0"/>
        </w:rPr>
      </w:pPr>
      <w:r>
        <w:rPr>
          <w:b/>
          <w:noProof w:val="0"/>
        </w:rPr>
        <w:t>INTERACTION</w:t>
      </w:r>
    </w:p>
    <w:p w:rsidR="00AE3BD8" w:rsidRDefault="00AE3BD8">
      <w:pPr>
        <w:pStyle w:val="Courrier"/>
        <w:keepNext/>
        <w:rPr>
          <w:noProof w:val="0"/>
        </w:rPr>
      </w:pPr>
      <w:r>
        <w:rPr>
          <w:b/>
          <w:noProof w:val="0"/>
        </w:rPr>
        <w:t xml:space="preserve">SI IL_EXISTE </w:t>
      </w:r>
      <w:r>
        <w:rPr>
          <w:noProof w:val="0"/>
        </w:rPr>
        <w:t>x</w:t>
      </w:r>
      <w:r>
        <w:rPr>
          <w:noProof w:val="0"/>
        </w:rPr>
        <w:tab/>
      </w:r>
      <w:r>
        <w:rPr>
          <w:b/>
          <w:noProof w:val="0"/>
        </w:rPr>
        <w:t xml:space="preserve">UN </w:t>
      </w:r>
      <w:r>
        <w:rPr>
          <w:noProof w:val="0"/>
        </w:rPr>
        <w:t>amont</w:t>
      </w:r>
    </w:p>
    <w:p w:rsidR="00AE3BD8" w:rsidRDefault="00AE3BD8">
      <w:pPr>
        <w:pStyle w:val="Courrier"/>
        <w:keepNext/>
        <w:rPr>
          <w:b/>
          <w:noProof w:val="0"/>
        </w:rPr>
      </w:pPr>
      <w:r>
        <w:rPr>
          <w:noProof w:val="0"/>
        </w:rPr>
        <w:tab/>
      </w:r>
      <w:r>
        <w:rPr>
          <w:noProof w:val="0"/>
        </w:rPr>
        <w:tab/>
      </w:r>
      <w:r>
        <w:rPr>
          <w:noProof w:val="0"/>
        </w:rPr>
        <w:tab/>
      </w:r>
      <w:r>
        <w:rPr>
          <w:b/>
          <w:noProof w:val="0"/>
        </w:rPr>
        <w:t xml:space="preserve">TEL_QUE </w:t>
      </w:r>
      <w:r>
        <w:rPr>
          <w:noProof w:val="0"/>
        </w:rPr>
        <w:t xml:space="preserve">debit </w:t>
      </w:r>
      <w:r>
        <w:rPr>
          <w:b/>
          <w:noProof w:val="0"/>
        </w:rPr>
        <w:t>DE</w:t>
      </w:r>
      <w:r>
        <w:rPr>
          <w:noProof w:val="0"/>
        </w:rPr>
        <w:t xml:space="preserve"> x &gt; 1000 </w:t>
      </w:r>
      <w:r>
        <w:rPr>
          <w:b/>
          <w:noProof w:val="0"/>
        </w:rPr>
        <w:t>ET (</w:t>
      </w:r>
      <w:r>
        <w:rPr>
          <w:noProof w:val="0"/>
        </w:rPr>
        <w:t xml:space="preserve">position </w:t>
      </w:r>
      <w:r>
        <w:rPr>
          <w:b/>
          <w:noProof w:val="0"/>
        </w:rPr>
        <w:t>DE</w:t>
      </w:r>
      <w:r>
        <w:rPr>
          <w:noProof w:val="0"/>
        </w:rPr>
        <w:t xml:space="preserve"> x = 'ouvert'</w:t>
      </w:r>
      <w:r>
        <w:rPr>
          <w:b/>
          <w:noProof w:val="0"/>
        </w:rPr>
        <w:t>)</w:t>
      </w:r>
    </w:p>
    <w:p w:rsidR="00AE3BD8" w:rsidRDefault="00AE3BD8">
      <w:pPr>
        <w:pStyle w:val="Courrierp"/>
        <w:outlineLvl w:val="0"/>
        <w:rPr>
          <w:b/>
          <w:noProof w:val="0"/>
        </w:rPr>
      </w:pPr>
      <w:r>
        <w:rPr>
          <w:b/>
          <w:noProof w:val="0"/>
        </w:rPr>
        <w:t>ALORS ...</w:t>
      </w:r>
    </w:p>
    <w:p w:rsidR="00AE3BD8" w:rsidRDefault="00AE3BD8">
      <w:pPr>
        <w:pStyle w:val="Courrierp"/>
        <w:rPr>
          <w:noProof w:val="0"/>
        </w:rPr>
      </w:pPr>
    </w:p>
    <w:p w:rsidR="00AE3BD8" w:rsidRDefault="00AE3BD8">
      <w:r>
        <w:t>L'exemple précédent peut s'écrire différemment grâce à la contrainte VERIFIANT. En effet, le champ débit du type vanne est une constante.</w:t>
      </w:r>
    </w:p>
    <w:p w:rsidR="00AE3BD8" w:rsidRDefault="00AE3BD8">
      <w:pPr>
        <w:pStyle w:val="Courrier"/>
        <w:keepNext/>
        <w:outlineLvl w:val="0"/>
        <w:rPr>
          <w:b/>
          <w:noProof w:val="0"/>
        </w:rPr>
      </w:pPr>
      <w:r>
        <w:rPr>
          <w:b/>
          <w:noProof w:val="0"/>
        </w:rPr>
        <w:t>Exemple :</w:t>
      </w:r>
    </w:p>
    <w:p w:rsidR="00AE3BD8" w:rsidRDefault="00AE3BD8">
      <w:pPr>
        <w:pStyle w:val="Courrier"/>
        <w:keepNext/>
        <w:rPr>
          <w:noProof w:val="0"/>
        </w:rPr>
      </w:pPr>
      <w:r>
        <w:rPr>
          <w:b/>
          <w:noProof w:val="0"/>
        </w:rPr>
        <w:t xml:space="preserve">TYPE </w:t>
      </w:r>
      <w:r>
        <w:rPr>
          <w:noProof w:val="0"/>
        </w:rPr>
        <w:t>vanne ;</w:t>
      </w:r>
    </w:p>
    <w:p w:rsidR="00AE3BD8" w:rsidRDefault="00AE3BD8">
      <w:pPr>
        <w:pStyle w:val="Courrier"/>
        <w:keepNext/>
        <w:outlineLvl w:val="0"/>
        <w:rPr>
          <w:b/>
          <w:noProof w:val="0"/>
        </w:rPr>
      </w:pPr>
      <w:r>
        <w:rPr>
          <w:b/>
          <w:noProof w:val="0"/>
        </w:rPr>
        <w:t>CONSTANTE</w:t>
      </w:r>
    </w:p>
    <w:p w:rsidR="00AE3BD8" w:rsidRDefault="00AE3BD8">
      <w:pPr>
        <w:pStyle w:val="Courrier"/>
        <w:keepNext/>
        <w:rPr>
          <w:noProof w:val="0"/>
        </w:rPr>
      </w:pPr>
      <w:r>
        <w:rPr>
          <w:b/>
          <w:noProof w:val="0"/>
        </w:rPr>
        <w:tab/>
      </w:r>
      <w:r>
        <w:rPr>
          <w:noProof w:val="0"/>
        </w:rPr>
        <w:t>debit</w:t>
      </w:r>
      <w:r>
        <w:rPr>
          <w:b/>
          <w:noProof w:val="0"/>
        </w:rPr>
        <w:t xml:space="preserve"> DOMAINE REEL</w:t>
      </w:r>
      <w:r>
        <w:rPr>
          <w:noProof w:val="0"/>
        </w:rPr>
        <w:t xml:space="preserve"> ;</w:t>
      </w:r>
    </w:p>
    <w:p w:rsidR="00AE3BD8" w:rsidRDefault="00AE3BD8">
      <w:pPr>
        <w:pStyle w:val="Courrier"/>
        <w:keepNext/>
        <w:outlineLvl w:val="0"/>
        <w:rPr>
          <w:b/>
          <w:noProof w:val="0"/>
        </w:rPr>
      </w:pPr>
      <w:r>
        <w:rPr>
          <w:b/>
          <w:noProof w:val="0"/>
        </w:rPr>
        <w:t>ATTRIBUT</w:t>
      </w:r>
    </w:p>
    <w:p w:rsidR="00AE3BD8" w:rsidRDefault="00AE3BD8">
      <w:pPr>
        <w:pStyle w:val="Courrier"/>
        <w:keepNext/>
        <w:rPr>
          <w:noProof w:val="0"/>
        </w:rPr>
      </w:pPr>
      <w:r>
        <w:rPr>
          <w:noProof w:val="0"/>
        </w:rPr>
        <w:tab/>
        <w:t xml:space="preserve">position </w:t>
      </w:r>
      <w:r>
        <w:rPr>
          <w:b/>
          <w:noProof w:val="0"/>
        </w:rPr>
        <w:t xml:space="preserve">DOMAINE </w:t>
      </w:r>
      <w:r>
        <w:rPr>
          <w:noProof w:val="0"/>
        </w:rPr>
        <w:t xml:space="preserve">'ouvert' 'ferme' </w:t>
      </w:r>
      <w:r>
        <w:rPr>
          <w:b/>
          <w:noProof w:val="0"/>
        </w:rPr>
        <w:t>PAR_DEFAUT</w:t>
      </w:r>
      <w:r>
        <w:rPr>
          <w:noProof w:val="0"/>
        </w:rPr>
        <w:t xml:space="preserve"> 'ouvert'</w:t>
      </w:r>
      <w:r>
        <w:rPr>
          <w:b/>
          <w:noProof w:val="0"/>
        </w:rPr>
        <w:t xml:space="preserve"> ;</w:t>
      </w:r>
    </w:p>
    <w:p w:rsidR="00AE3BD8" w:rsidRDefault="00AE3BD8">
      <w:pPr>
        <w:pStyle w:val="Courrier"/>
        <w:keepNext/>
        <w:rPr>
          <w:noProof w:val="0"/>
        </w:rPr>
      </w:pPr>
    </w:p>
    <w:p w:rsidR="00AE3BD8" w:rsidRDefault="00AE3BD8">
      <w:pPr>
        <w:pStyle w:val="Courrier"/>
        <w:keepNext/>
        <w:rPr>
          <w:noProof w:val="0"/>
        </w:rPr>
      </w:pPr>
      <w:r>
        <w:rPr>
          <w:b/>
          <w:noProof w:val="0"/>
        </w:rPr>
        <w:t xml:space="preserve">TYPE </w:t>
      </w:r>
      <w:r>
        <w:rPr>
          <w:noProof w:val="0"/>
        </w:rPr>
        <w:t>pompe ;</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amont </w:t>
      </w:r>
      <w:r>
        <w:rPr>
          <w:b/>
          <w:noProof w:val="0"/>
        </w:rPr>
        <w:t>GENRE</w:t>
      </w:r>
      <w:r>
        <w:rPr>
          <w:noProof w:val="0"/>
        </w:rPr>
        <w:t xml:space="preserve"> vanne ;</w:t>
      </w:r>
    </w:p>
    <w:p w:rsidR="00AE3BD8" w:rsidRDefault="00AE3BD8">
      <w:pPr>
        <w:pStyle w:val="Courrier"/>
        <w:keepNext/>
        <w:outlineLvl w:val="0"/>
        <w:rPr>
          <w:noProof w:val="0"/>
        </w:rPr>
      </w:pPr>
      <w:r>
        <w:rPr>
          <w:b/>
          <w:noProof w:val="0"/>
        </w:rPr>
        <w:t>INTERACTION</w:t>
      </w:r>
    </w:p>
    <w:p w:rsidR="00AE3BD8" w:rsidRDefault="00AE3BD8">
      <w:pPr>
        <w:pStyle w:val="Courrier"/>
        <w:keepNext/>
        <w:rPr>
          <w:noProof w:val="0"/>
        </w:rPr>
      </w:pPr>
      <w:r>
        <w:rPr>
          <w:b/>
          <w:noProof w:val="0"/>
        </w:rPr>
        <w:t xml:space="preserve">SI IL_EXISTE </w:t>
      </w:r>
      <w:r>
        <w:rPr>
          <w:noProof w:val="0"/>
        </w:rPr>
        <w:t>x</w:t>
      </w:r>
      <w:r>
        <w:rPr>
          <w:noProof w:val="0"/>
        </w:rPr>
        <w:tab/>
      </w:r>
      <w:r>
        <w:rPr>
          <w:b/>
          <w:noProof w:val="0"/>
        </w:rPr>
        <w:t xml:space="preserve">UN </w:t>
      </w:r>
      <w:r>
        <w:rPr>
          <w:noProof w:val="0"/>
        </w:rPr>
        <w:t>amont</w:t>
      </w:r>
    </w:p>
    <w:p w:rsidR="00AE3BD8" w:rsidRDefault="00AE3BD8">
      <w:pPr>
        <w:pStyle w:val="Courrier"/>
        <w:keepNext/>
        <w:rPr>
          <w:noProof w:val="0"/>
        </w:rPr>
      </w:pPr>
      <w:r>
        <w:rPr>
          <w:noProof w:val="0"/>
        </w:rPr>
        <w:tab/>
      </w:r>
      <w:r>
        <w:rPr>
          <w:noProof w:val="0"/>
        </w:rPr>
        <w:tab/>
      </w:r>
      <w:r>
        <w:rPr>
          <w:noProof w:val="0"/>
        </w:rPr>
        <w:tab/>
      </w:r>
      <w:r>
        <w:rPr>
          <w:b/>
          <w:noProof w:val="0"/>
        </w:rPr>
        <w:t xml:space="preserve">VERIFIANT </w:t>
      </w:r>
      <w:r>
        <w:rPr>
          <w:noProof w:val="0"/>
        </w:rPr>
        <w:t xml:space="preserve">debit </w:t>
      </w:r>
      <w:r>
        <w:rPr>
          <w:b/>
          <w:noProof w:val="0"/>
        </w:rPr>
        <w:t xml:space="preserve">DE </w:t>
      </w:r>
      <w:r>
        <w:rPr>
          <w:noProof w:val="0"/>
        </w:rPr>
        <w:t>x &gt; 1000</w:t>
      </w:r>
    </w:p>
    <w:p w:rsidR="00AE3BD8" w:rsidRDefault="00AE3BD8">
      <w:pPr>
        <w:pStyle w:val="Courrier"/>
        <w:keepNext/>
        <w:rPr>
          <w:noProof w:val="0"/>
        </w:rPr>
      </w:pPr>
      <w:r>
        <w:rPr>
          <w:noProof w:val="0"/>
        </w:rPr>
        <w:tab/>
      </w:r>
      <w:r>
        <w:rPr>
          <w:noProof w:val="0"/>
        </w:rPr>
        <w:tab/>
      </w:r>
      <w:r>
        <w:rPr>
          <w:noProof w:val="0"/>
        </w:rPr>
        <w:tab/>
        <w:t>(* utilisation de la contrainte VERIFIANT *)</w:t>
      </w:r>
    </w:p>
    <w:p w:rsidR="00AE3BD8" w:rsidRDefault="00AE3BD8">
      <w:pPr>
        <w:pStyle w:val="Courrier"/>
        <w:keepNext/>
        <w:rPr>
          <w:b/>
          <w:noProof w:val="0"/>
        </w:rPr>
      </w:pPr>
      <w:r>
        <w:rPr>
          <w:noProof w:val="0"/>
        </w:rPr>
        <w:tab/>
      </w:r>
      <w:r>
        <w:rPr>
          <w:noProof w:val="0"/>
        </w:rPr>
        <w:tab/>
      </w:r>
      <w:r>
        <w:rPr>
          <w:noProof w:val="0"/>
        </w:rPr>
        <w:tab/>
      </w:r>
      <w:r>
        <w:rPr>
          <w:b/>
          <w:noProof w:val="0"/>
        </w:rPr>
        <w:t>TEL_QUE (</w:t>
      </w:r>
      <w:r>
        <w:rPr>
          <w:noProof w:val="0"/>
        </w:rPr>
        <w:t xml:space="preserve">position </w:t>
      </w:r>
      <w:r>
        <w:rPr>
          <w:b/>
          <w:noProof w:val="0"/>
        </w:rPr>
        <w:t>DE</w:t>
      </w:r>
      <w:r>
        <w:rPr>
          <w:noProof w:val="0"/>
        </w:rPr>
        <w:t xml:space="preserve"> x = 'ouvert'</w:t>
      </w:r>
      <w:r>
        <w:rPr>
          <w:b/>
          <w:noProof w:val="0"/>
        </w:rPr>
        <w:t>)</w:t>
      </w:r>
    </w:p>
    <w:p w:rsidR="00AE3BD8" w:rsidRDefault="00AE3BD8">
      <w:pPr>
        <w:pStyle w:val="Courrier"/>
        <w:outlineLvl w:val="0"/>
      </w:pPr>
      <w:r>
        <w:rPr>
          <w:b/>
        </w:rPr>
        <w:t>ALORS</w:t>
      </w:r>
      <w:r>
        <w:t xml:space="preserve"> ...</w:t>
      </w:r>
    </w:p>
    <w:p w:rsidR="00AE3BD8" w:rsidRDefault="00AE3BD8">
      <w:pPr>
        <w:pStyle w:val="Courrier"/>
      </w:pPr>
    </w:p>
    <w:p w:rsidR="00AE3BD8" w:rsidRDefault="00AE3BD8">
      <w:pPr>
        <w:pStyle w:val="Titre3"/>
      </w:pPr>
      <w:bookmarkStart w:id="375" w:name="_Toc342099194"/>
      <w:bookmarkStart w:id="376" w:name="_Toc342986856"/>
      <w:bookmarkStart w:id="377" w:name="_Toc343072208"/>
      <w:bookmarkStart w:id="378" w:name="_Toc443104455"/>
      <w:r>
        <w:tab/>
      </w:r>
      <w:bookmarkStart w:id="379" w:name="_Toc399235904"/>
      <w:r>
        <w:t>Le quantificateur QQSOIT</w:t>
      </w:r>
      <w:bookmarkEnd w:id="375"/>
      <w:bookmarkEnd w:id="376"/>
      <w:bookmarkEnd w:id="377"/>
      <w:bookmarkEnd w:id="378"/>
      <w:bookmarkEnd w:id="379"/>
      <w:r>
        <w:t xml:space="preserve"> </w:t>
      </w:r>
      <w:r>
        <w:fldChar w:fldCharType="begin"/>
      </w:r>
      <w:r>
        <w:instrText xml:space="preserve"> XE"QQSOIT" </w:instrText>
      </w:r>
      <w:r>
        <w:fldChar w:fldCharType="end"/>
      </w:r>
    </w:p>
    <w:p w:rsidR="00AE3BD8" w:rsidRDefault="00AE3BD8">
      <w:pPr>
        <w:pStyle w:val="Courrier"/>
        <w:keepNext/>
        <w:outlineLvl w:val="0"/>
        <w:rPr>
          <w:b/>
          <w:noProof w:val="0"/>
        </w:rPr>
      </w:pPr>
      <w:r>
        <w:rPr>
          <w:b/>
          <w:noProof w:val="0"/>
        </w:rPr>
        <w:t>Syntaxe :</w:t>
      </w:r>
    </w:p>
    <w:p w:rsidR="00AE3BD8" w:rsidRDefault="00AE3BD8">
      <w:pPr>
        <w:pStyle w:val="Courrier"/>
        <w:keepNext/>
        <w:outlineLvl w:val="0"/>
        <w:rPr>
          <w:noProof w:val="0"/>
        </w:rPr>
      </w:pPr>
      <w:r>
        <w:rPr>
          <w:b/>
          <w:noProof w:val="0"/>
        </w:rPr>
        <w:t xml:space="preserve">QQSOIT </w:t>
      </w:r>
      <w:r>
        <w:rPr>
          <w:noProof w:val="0"/>
        </w:rPr>
        <w:t>variable</w:t>
      </w:r>
    </w:p>
    <w:p w:rsidR="00AE3BD8" w:rsidRDefault="00AE3BD8">
      <w:pPr>
        <w:pStyle w:val="Courrier"/>
        <w:keepNext/>
        <w:rPr>
          <w:noProof w:val="0"/>
        </w:rPr>
      </w:pPr>
      <w:r>
        <w:rPr>
          <w:noProof w:val="0"/>
        </w:rPr>
        <w:tab/>
      </w:r>
      <w:r>
        <w:rPr>
          <w:noProof w:val="0"/>
        </w:rPr>
        <w:tab/>
      </w:r>
      <w:r>
        <w:rPr>
          <w:b/>
          <w:noProof w:val="0"/>
        </w:rPr>
        <w:t>UN | UNE</w:t>
      </w:r>
      <w:r>
        <w:rPr>
          <w:b/>
          <w:noProof w:val="0"/>
        </w:rPr>
        <w:tab/>
      </w:r>
      <w:r>
        <w:rPr>
          <w:noProof w:val="0"/>
        </w:rPr>
        <w:t>nom_d_ensemble</w:t>
      </w:r>
    </w:p>
    <w:p w:rsidR="00AE3BD8" w:rsidRDefault="00AE3BD8">
      <w:pPr>
        <w:pStyle w:val="Courrier"/>
        <w:keepNext/>
        <w:rPr>
          <w:noProof w:val="0"/>
        </w:rPr>
      </w:pPr>
      <w:r>
        <w:rPr>
          <w:noProof w:val="0"/>
        </w:rPr>
        <w:tab/>
      </w:r>
      <w:r>
        <w:rPr>
          <w:noProof w:val="0"/>
        </w:rPr>
        <w:tab/>
        <w:t xml:space="preserve">[ </w:t>
      </w:r>
      <w:r>
        <w:rPr>
          <w:b/>
          <w:noProof w:val="0"/>
        </w:rPr>
        <w:t>DE_TYPE</w:t>
      </w:r>
      <w:r>
        <w:rPr>
          <w:noProof w:val="0"/>
        </w:rPr>
        <w:tab/>
        <w:t>type</w:t>
      </w:r>
      <w:r>
        <w:rPr>
          <w:b/>
          <w:noProof w:val="0"/>
        </w:rPr>
        <w:t xml:space="preserve"> </w:t>
      </w:r>
      <w:r>
        <w:rPr>
          <w:noProof w:val="0"/>
        </w:rPr>
        <w:t>]</w:t>
      </w:r>
    </w:p>
    <w:p w:rsidR="00AE3BD8" w:rsidRDefault="00AE3BD8">
      <w:pPr>
        <w:pStyle w:val="Courrier"/>
        <w:keepNext/>
        <w:rPr>
          <w:noProof w:val="0"/>
        </w:rPr>
      </w:pPr>
      <w:r>
        <w:rPr>
          <w:noProof w:val="0"/>
        </w:rPr>
        <w:tab/>
      </w:r>
      <w:r>
        <w:rPr>
          <w:noProof w:val="0"/>
        </w:rPr>
        <w:tab/>
        <w:t xml:space="preserve">[ </w:t>
      </w:r>
      <w:r>
        <w:rPr>
          <w:b/>
          <w:noProof w:val="0"/>
        </w:rPr>
        <w:t>VERIFIANT</w:t>
      </w:r>
      <w:r>
        <w:rPr>
          <w:noProof w:val="0"/>
        </w:rPr>
        <w:tab/>
        <w:t>condition ]</w:t>
      </w:r>
    </w:p>
    <w:p w:rsidR="00AE3BD8" w:rsidRDefault="00AE3BD8">
      <w:pPr>
        <w:pStyle w:val="Courrierp"/>
        <w:rPr>
          <w:noProof w:val="0"/>
        </w:rPr>
      </w:pPr>
      <w:r>
        <w:rPr>
          <w:noProof w:val="0"/>
        </w:rPr>
        <w:tab/>
      </w:r>
      <w:r>
        <w:rPr>
          <w:noProof w:val="0"/>
        </w:rPr>
        <w:tab/>
      </w:r>
      <w:r>
        <w:rPr>
          <w:b/>
          <w:noProof w:val="0"/>
        </w:rPr>
        <w:t xml:space="preserve">ON_A </w:t>
      </w:r>
      <w:r>
        <w:rPr>
          <w:noProof w:val="0"/>
        </w:rPr>
        <w:t>expression_booleenne</w:t>
      </w:r>
    </w:p>
    <w:p w:rsidR="00AE3BD8" w:rsidRDefault="00AE3BD8">
      <w:r>
        <w:t xml:space="preserve">Cet opérateur correspond au quantificateur </w:t>
      </w:r>
      <w:r>
        <w:fldChar w:fldCharType="begin"/>
      </w:r>
      <w:r>
        <w:instrText>SYMBOL 34 \f "Symbol"</w:instrText>
      </w:r>
      <w:r>
        <w:fldChar w:fldCharType="end"/>
      </w:r>
      <w:r>
        <w:t xml:space="preserve"> de la logique des prédicats. Il permet de tester si </w:t>
      </w:r>
      <w:r>
        <w:rPr>
          <w:b/>
        </w:rPr>
        <w:t>tous</w:t>
      </w:r>
      <w:r>
        <w:t xml:space="preserve"> les objets de l'ensemble </w:t>
      </w:r>
      <w:r>
        <w:fldChar w:fldCharType="begin"/>
      </w:r>
      <w:r>
        <w:instrText xml:space="preserve"> XE "UN" </w:instrText>
      </w:r>
      <w:r>
        <w:fldChar w:fldCharType="end"/>
      </w:r>
      <w:r>
        <w:t xml:space="preserve">vérifient une condition particulière (facette ON_A) </w:t>
      </w:r>
      <w:r>
        <w:fldChar w:fldCharType="begin"/>
      </w:r>
      <w:r>
        <w:instrText xml:space="preserve"> XE "ON_A" </w:instrText>
      </w:r>
      <w:r>
        <w:fldChar w:fldCharType="end"/>
      </w:r>
      <w:r>
        <w:t xml:space="preserve"> qui est représentée par une expression booléenne :</w:t>
      </w:r>
    </w:p>
    <w:p w:rsidR="00AE3BD8" w:rsidRDefault="00AE3BD8">
      <w:pPr>
        <w:pStyle w:val="Courrier"/>
        <w:rPr>
          <w:noProof w:val="0"/>
        </w:rPr>
      </w:pPr>
      <w:r>
        <w:rPr>
          <w:b/>
          <w:noProof w:val="0"/>
        </w:rPr>
        <w:t>QQSOIT</w:t>
      </w:r>
      <w:r>
        <w:rPr>
          <w:noProof w:val="0"/>
        </w:rPr>
        <w:t xml:space="preserve"> x </w:t>
      </w:r>
      <w:r>
        <w:rPr>
          <w:b/>
          <w:noProof w:val="0"/>
        </w:rPr>
        <w:t>UN</w:t>
      </w:r>
      <w:r>
        <w:rPr>
          <w:noProof w:val="0"/>
        </w:rPr>
        <w:t xml:space="preserve"> &lt;ensemble d'objets&gt; </w:t>
      </w:r>
      <w:r>
        <w:rPr>
          <w:b/>
          <w:noProof w:val="0"/>
        </w:rPr>
        <w:t>ON_A</w:t>
      </w:r>
      <w:r>
        <w:rPr>
          <w:noProof w:val="0"/>
        </w:rPr>
        <w:t xml:space="preserve"> &lt;conditon&gt;</w:t>
      </w:r>
    </w:p>
    <w:p w:rsidR="00AE3BD8" w:rsidRDefault="00AE3BD8">
      <w:pPr>
        <w:pStyle w:val="Courrier"/>
        <w:rPr>
          <w:noProof w:val="0"/>
        </w:rPr>
      </w:pPr>
    </w:p>
    <w:p w:rsidR="00AE3BD8" w:rsidRDefault="00AE3BD8">
      <w:r>
        <w:t>Le mécanisme de cet opérateur est le suivant :</w:t>
      </w:r>
    </w:p>
    <w:p w:rsidR="00AE3BD8" w:rsidRDefault="00AE3BD8">
      <w:pPr>
        <w:pStyle w:val="Retraitnormal"/>
      </w:pPr>
      <w:r>
        <w:t>- Si l'ensemble est non vide, on évalue l'expression booléenne de la condition ON_A pour chaque objet de l'ensemble. Si tous les résultats sont VRAIs (ET logique entre les résultats), le résultat de l'opérateur est VRAI. Sinon (un des résultats est FAUX), le résultat de l'opérateur est FAUX.</w:t>
      </w:r>
    </w:p>
    <w:p w:rsidR="00AE3BD8" w:rsidRDefault="00AE3BD8">
      <w:pPr>
        <w:pStyle w:val="Retraitnormal"/>
      </w:pPr>
      <w:r>
        <w:t>- Si l'ensemble est vide, le résultat est VRAI.</w:t>
      </w:r>
    </w:p>
    <w:p w:rsidR="00AE3BD8" w:rsidRDefault="00AE3BD8">
      <w:pPr>
        <w:pStyle w:val="Courrier"/>
        <w:keepNext/>
        <w:outlineLvl w:val="0"/>
        <w:rPr>
          <w:b/>
          <w:noProof w:val="0"/>
        </w:rPr>
      </w:pPr>
      <w:r>
        <w:rPr>
          <w:b/>
          <w:noProof w:val="0"/>
        </w:rPr>
        <w:t>Exemple :</w:t>
      </w:r>
    </w:p>
    <w:p w:rsidR="00AE3BD8" w:rsidRDefault="00AE3BD8">
      <w:pPr>
        <w:pStyle w:val="Courrier"/>
        <w:keepNext/>
        <w:rPr>
          <w:noProof w:val="0"/>
        </w:rPr>
      </w:pPr>
      <w:r>
        <w:rPr>
          <w:b/>
          <w:noProof w:val="0"/>
        </w:rPr>
        <w:t xml:space="preserve">TYPE </w:t>
      </w:r>
      <w:r>
        <w:rPr>
          <w:noProof w:val="0"/>
        </w:rPr>
        <w:t>vanne ;</w:t>
      </w:r>
    </w:p>
    <w:p w:rsidR="00AE3BD8" w:rsidRDefault="00AE3BD8">
      <w:pPr>
        <w:pStyle w:val="Courrier"/>
        <w:keepNext/>
        <w:outlineLvl w:val="0"/>
        <w:rPr>
          <w:b/>
          <w:noProof w:val="0"/>
        </w:rPr>
      </w:pPr>
      <w:r>
        <w:rPr>
          <w:b/>
          <w:noProof w:val="0"/>
        </w:rPr>
        <w:t>ATTRIBUT</w:t>
      </w:r>
    </w:p>
    <w:p w:rsidR="00AE3BD8" w:rsidRDefault="00AE3BD8">
      <w:pPr>
        <w:pStyle w:val="Courrier"/>
        <w:keepNext/>
        <w:rPr>
          <w:noProof w:val="0"/>
        </w:rPr>
      </w:pPr>
      <w:r>
        <w:rPr>
          <w:noProof w:val="0"/>
        </w:rPr>
        <w:tab/>
        <w:t xml:space="preserve">etat </w:t>
      </w:r>
      <w:r>
        <w:rPr>
          <w:b/>
          <w:noProof w:val="0"/>
        </w:rPr>
        <w:t xml:space="preserve">DOMAINE </w:t>
      </w:r>
      <w:r>
        <w:rPr>
          <w:noProof w:val="0"/>
        </w:rPr>
        <w:t xml:space="preserve">'arret' 'marche' </w:t>
      </w:r>
      <w:r>
        <w:rPr>
          <w:b/>
          <w:noProof w:val="0"/>
        </w:rPr>
        <w:t>PAR_DEFAUT</w:t>
      </w:r>
      <w:r>
        <w:rPr>
          <w:noProof w:val="0"/>
        </w:rPr>
        <w:t xml:space="preserve"> 'marche'</w:t>
      </w:r>
      <w:r>
        <w:rPr>
          <w:b/>
          <w:noProof w:val="0"/>
        </w:rPr>
        <w:t xml:space="preserve"> ;</w:t>
      </w:r>
    </w:p>
    <w:p w:rsidR="00AE3BD8" w:rsidRDefault="00AE3BD8">
      <w:pPr>
        <w:pStyle w:val="Courrier"/>
        <w:keepNext/>
        <w:rPr>
          <w:noProof w:val="0"/>
        </w:rPr>
      </w:pPr>
    </w:p>
    <w:p w:rsidR="00AE3BD8" w:rsidRDefault="00AE3BD8">
      <w:pPr>
        <w:pStyle w:val="Courrier"/>
        <w:keepNext/>
        <w:rPr>
          <w:noProof w:val="0"/>
        </w:rPr>
      </w:pPr>
      <w:r>
        <w:rPr>
          <w:b/>
          <w:noProof w:val="0"/>
        </w:rPr>
        <w:t xml:space="preserve">TYPE </w:t>
      </w:r>
      <w:r>
        <w:rPr>
          <w:noProof w:val="0"/>
        </w:rPr>
        <w:t>vanne ;</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vanne_secourue </w:t>
      </w:r>
      <w:r>
        <w:rPr>
          <w:b/>
          <w:noProof w:val="0"/>
        </w:rPr>
        <w:t>GENRE</w:t>
      </w:r>
      <w:r>
        <w:rPr>
          <w:noProof w:val="0"/>
        </w:rPr>
        <w:t xml:space="preserve"> vanne ;</w:t>
      </w:r>
    </w:p>
    <w:p w:rsidR="00AE3BD8" w:rsidRDefault="00AE3BD8">
      <w:pPr>
        <w:pStyle w:val="Courrier"/>
        <w:keepNext/>
        <w:outlineLvl w:val="0"/>
        <w:rPr>
          <w:noProof w:val="0"/>
        </w:rPr>
      </w:pPr>
      <w:r>
        <w:rPr>
          <w:b/>
          <w:noProof w:val="0"/>
        </w:rPr>
        <w:t>INTERACTION</w:t>
      </w:r>
    </w:p>
    <w:p w:rsidR="00AE3BD8" w:rsidRDefault="00AE3BD8">
      <w:pPr>
        <w:pStyle w:val="Courrier"/>
        <w:keepNext/>
        <w:rPr>
          <w:noProof w:val="0"/>
        </w:rPr>
      </w:pPr>
      <w:r>
        <w:rPr>
          <w:b/>
          <w:noProof w:val="0"/>
        </w:rPr>
        <w:t xml:space="preserve">SI QQSOIT </w:t>
      </w:r>
      <w:r>
        <w:rPr>
          <w:noProof w:val="0"/>
        </w:rPr>
        <w:t>x</w:t>
      </w:r>
      <w:r>
        <w:rPr>
          <w:noProof w:val="0"/>
        </w:rPr>
        <w:tab/>
      </w:r>
      <w:r>
        <w:rPr>
          <w:b/>
          <w:noProof w:val="0"/>
        </w:rPr>
        <w:t xml:space="preserve">UNE </w:t>
      </w:r>
      <w:r>
        <w:rPr>
          <w:noProof w:val="0"/>
        </w:rPr>
        <w:t>vanne_secourue</w:t>
      </w:r>
    </w:p>
    <w:p w:rsidR="00AE3BD8" w:rsidRDefault="00AE3BD8">
      <w:pPr>
        <w:pStyle w:val="Courrier"/>
        <w:keepNext/>
        <w:rPr>
          <w:b/>
          <w:noProof w:val="0"/>
        </w:rPr>
      </w:pPr>
      <w:r>
        <w:rPr>
          <w:noProof w:val="0"/>
        </w:rPr>
        <w:tab/>
      </w:r>
      <w:r>
        <w:rPr>
          <w:noProof w:val="0"/>
        </w:rPr>
        <w:tab/>
      </w:r>
      <w:r>
        <w:rPr>
          <w:noProof w:val="0"/>
        </w:rPr>
        <w:tab/>
      </w:r>
      <w:r>
        <w:rPr>
          <w:b/>
          <w:noProof w:val="0"/>
        </w:rPr>
        <w:t xml:space="preserve">ON_A </w:t>
      </w:r>
      <w:r>
        <w:rPr>
          <w:noProof w:val="0"/>
        </w:rPr>
        <w:t xml:space="preserve">etat </w:t>
      </w:r>
      <w:r>
        <w:rPr>
          <w:b/>
          <w:noProof w:val="0"/>
        </w:rPr>
        <w:t>DE</w:t>
      </w:r>
      <w:r>
        <w:rPr>
          <w:noProof w:val="0"/>
        </w:rPr>
        <w:t xml:space="preserve"> x = 'arret'</w:t>
      </w:r>
    </w:p>
    <w:p w:rsidR="00AE3BD8" w:rsidRDefault="00AE3BD8">
      <w:pPr>
        <w:pStyle w:val="Courrierp"/>
        <w:outlineLvl w:val="0"/>
        <w:rPr>
          <w:b/>
          <w:noProof w:val="0"/>
        </w:rPr>
      </w:pPr>
      <w:r>
        <w:rPr>
          <w:b/>
          <w:noProof w:val="0"/>
        </w:rPr>
        <w:t>ALORS ...</w:t>
      </w:r>
    </w:p>
    <w:p w:rsidR="00AE3BD8" w:rsidRDefault="00AE3BD8">
      <w:pPr>
        <w:pStyle w:val="Titre3"/>
      </w:pPr>
      <w:bookmarkStart w:id="380" w:name="_Toc443104456"/>
      <w:r>
        <w:tab/>
      </w:r>
      <w:bookmarkStart w:id="381" w:name="_Toc399235905"/>
      <w:r>
        <w:t>Le quantificateur IL_EXISTE AU_MOINS</w:t>
      </w:r>
      <w:bookmarkEnd w:id="380"/>
      <w:bookmarkEnd w:id="381"/>
      <w:r>
        <w:t xml:space="preserve"> </w:t>
      </w:r>
      <w:r>
        <w:fldChar w:fldCharType="begin"/>
      </w:r>
      <w:r>
        <w:instrText xml:space="preserve"> XE "IL_EXISTE AU_MOINS " </w:instrText>
      </w:r>
      <w:r>
        <w:fldChar w:fldCharType="end"/>
      </w:r>
    </w:p>
    <w:p w:rsidR="00AE3BD8" w:rsidRDefault="00AE3BD8">
      <w:pPr>
        <w:pStyle w:val="Courrier"/>
        <w:keepNext/>
        <w:outlineLvl w:val="0"/>
        <w:rPr>
          <w:b/>
          <w:noProof w:val="0"/>
        </w:rPr>
      </w:pPr>
      <w:r>
        <w:rPr>
          <w:b/>
          <w:noProof w:val="0"/>
        </w:rPr>
        <w:t>Syntaxe :</w:t>
      </w:r>
    </w:p>
    <w:p w:rsidR="00AE3BD8" w:rsidRDefault="00AE3BD8">
      <w:pPr>
        <w:pStyle w:val="Courrier"/>
        <w:keepNext/>
        <w:rPr>
          <w:b/>
          <w:noProof w:val="0"/>
        </w:rPr>
      </w:pPr>
      <w:r>
        <w:rPr>
          <w:b/>
          <w:noProof w:val="0"/>
        </w:rPr>
        <w:t>IL_EXISTE AU_MOINS</w:t>
      </w:r>
      <w:r>
        <w:rPr>
          <w:b/>
          <w:noProof w:val="0"/>
        </w:rPr>
        <w:tab/>
      </w:r>
      <w:r>
        <w:rPr>
          <w:noProof w:val="0"/>
        </w:rPr>
        <w:t xml:space="preserve">expression_entière </w:t>
      </w:r>
    </w:p>
    <w:p w:rsidR="00AE3BD8" w:rsidRDefault="00AE3BD8">
      <w:pPr>
        <w:pStyle w:val="Courrier"/>
        <w:keepNext/>
        <w:rPr>
          <w:noProof w:val="0"/>
        </w:rPr>
      </w:pPr>
      <w:r>
        <w:rPr>
          <w:b/>
          <w:noProof w:val="0"/>
        </w:rPr>
        <w:tab/>
      </w:r>
      <w:r>
        <w:rPr>
          <w:b/>
          <w:noProof w:val="0"/>
        </w:rPr>
        <w:tab/>
      </w:r>
      <w:r>
        <w:rPr>
          <w:b/>
          <w:noProof w:val="0"/>
        </w:rPr>
        <w:tab/>
      </w:r>
      <w:r>
        <w:rPr>
          <w:b/>
          <w:noProof w:val="0"/>
        </w:rPr>
        <w:tab/>
      </w:r>
      <w:r>
        <w:rPr>
          <w:noProof w:val="0"/>
        </w:rPr>
        <w:t>variable</w:t>
      </w:r>
    </w:p>
    <w:p w:rsidR="00AE3BD8" w:rsidRDefault="00AE3BD8">
      <w:pPr>
        <w:pStyle w:val="Courrier"/>
        <w:keepNext/>
        <w:rPr>
          <w:noProof w:val="0"/>
        </w:rPr>
      </w:pPr>
      <w:r>
        <w:rPr>
          <w:noProof w:val="0"/>
        </w:rPr>
        <w:tab/>
      </w:r>
      <w:r>
        <w:rPr>
          <w:noProof w:val="0"/>
        </w:rPr>
        <w:tab/>
      </w:r>
      <w:r>
        <w:rPr>
          <w:noProof w:val="0"/>
        </w:rPr>
        <w:tab/>
      </w:r>
      <w:r>
        <w:rPr>
          <w:noProof w:val="0"/>
        </w:rPr>
        <w:tab/>
      </w:r>
      <w:r>
        <w:rPr>
          <w:b/>
          <w:noProof w:val="0"/>
        </w:rPr>
        <w:t>INCLUS_DANS</w:t>
      </w:r>
      <w:r>
        <w:rPr>
          <w:b/>
          <w:noProof w:val="0"/>
        </w:rPr>
        <w:tab/>
      </w:r>
      <w:r>
        <w:rPr>
          <w:noProof w:val="0"/>
        </w:rPr>
        <w:t>nom_d_ensemble</w:t>
      </w:r>
    </w:p>
    <w:p w:rsidR="00AE3BD8" w:rsidRDefault="00AE3BD8">
      <w:pPr>
        <w:pStyle w:val="Courrier"/>
        <w:keepNext/>
        <w:rPr>
          <w:noProof w:val="0"/>
        </w:rPr>
      </w:pPr>
      <w:r>
        <w:rPr>
          <w:noProof w:val="0"/>
        </w:rPr>
        <w:tab/>
      </w:r>
      <w:r>
        <w:rPr>
          <w:noProof w:val="0"/>
        </w:rPr>
        <w:tab/>
      </w:r>
      <w:r>
        <w:rPr>
          <w:noProof w:val="0"/>
        </w:rPr>
        <w:tab/>
      </w:r>
      <w:r>
        <w:rPr>
          <w:noProof w:val="0"/>
        </w:rPr>
        <w:tab/>
        <w:t xml:space="preserve">[ </w:t>
      </w:r>
      <w:r>
        <w:rPr>
          <w:b/>
          <w:noProof w:val="0"/>
        </w:rPr>
        <w:t>DE_TYPE</w:t>
      </w:r>
      <w:r>
        <w:rPr>
          <w:noProof w:val="0"/>
        </w:rPr>
        <w:tab/>
        <w:t>type</w:t>
      </w:r>
      <w:r>
        <w:rPr>
          <w:b/>
          <w:noProof w:val="0"/>
        </w:rPr>
        <w:t xml:space="preserve"> </w:t>
      </w:r>
      <w:r>
        <w:rPr>
          <w:noProof w:val="0"/>
        </w:rPr>
        <w:t>]</w:t>
      </w:r>
    </w:p>
    <w:p w:rsidR="00AE3BD8" w:rsidRDefault="00AE3BD8">
      <w:pPr>
        <w:pStyle w:val="Courrier"/>
        <w:keepNext/>
        <w:rPr>
          <w:noProof w:val="0"/>
        </w:rPr>
      </w:pPr>
      <w:r>
        <w:rPr>
          <w:noProof w:val="0"/>
        </w:rPr>
        <w:tab/>
      </w:r>
      <w:r>
        <w:rPr>
          <w:noProof w:val="0"/>
        </w:rPr>
        <w:tab/>
      </w:r>
      <w:r>
        <w:rPr>
          <w:noProof w:val="0"/>
        </w:rPr>
        <w:tab/>
      </w:r>
      <w:r>
        <w:rPr>
          <w:noProof w:val="0"/>
        </w:rPr>
        <w:tab/>
        <w:t xml:space="preserve">[ </w:t>
      </w:r>
      <w:r>
        <w:rPr>
          <w:b/>
          <w:noProof w:val="0"/>
        </w:rPr>
        <w:t>VERIFIANT</w:t>
      </w:r>
      <w:r>
        <w:rPr>
          <w:noProof w:val="0"/>
        </w:rPr>
        <w:tab/>
        <w:t>condition ]</w:t>
      </w:r>
    </w:p>
    <w:p w:rsidR="00AE3BD8" w:rsidRDefault="00AE3BD8">
      <w:pPr>
        <w:pStyle w:val="Courrierp"/>
        <w:rPr>
          <w:noProof w:val="0"/>
        </w:rPr>
      </w:pPr>
      <w:r>
        <w:rPr>
          <w:noProof w:val="0"/>
        </w:rPr>
        <w:tab/>
      </w:r>
      <w:r>
        <w:rPr>
          <w:noProof w:val="0"/>
        </w:rPr>
        <w:tab/>
      </w:r>
      <w:r>
        <w:rPr>
          <w:noProof w:val="0"/>
        </w:rPr>
        <w:tab/>
      </w:r>
      <w:r>
        <w:rPr>
          <w:noProof w:val="0"/>
        </w:rPr>
        <w:tab/>
      </w:r>
      <w:r>
        <w:rPr>
          <w:b/>
          <w:noProof w:val="0"/>
        </w:rPr>
        <w:t xml:space="preserve">TEL_QUE | TELLE_QUE </w:t>
      </w:r>
      <w:r>
        <w:rPr>
          <w:noProof w:val="0"/>
        </w:rPr>
        <w:t>expression_booléenne</w:t>
      </w:r>
    </w:p>
    <w:p w:rsidR="00AE3BD8" w:rsidRDefault="00AE3BD8">
      <w:r>
        <w:t xml:space="preserve">Cet opérateur correspond au quantificateur </w:t>
      </w:r>
      <w:r>
        <w:rPr>
          <w:i/>
        </w:rPr>
        <w:t>k</w:t>
      </w:r>
      <w:r>
        <w:t xml:space="preserve"> sur </w:t>
      </w:r>
      <w:r>
        <w:rPr>
          <w:i/>
        </w:rPr>
        <w:t>n</w:t>
      </w:r>
      <w:r>
        <w:t xml:space="preserve">. Il permet de tester si </w:t>
      </w:r>
      <w:r>
        <w:rPr>
          <w:b/>
        </w:rPr>
        <w:t>au_moins</w:t>
      </w:r>
      <w:r>
        <w:t xml:space="preserve"> k (exprimé par la relation entière) objets de l'ensemble vérifient une condition particulière (facette TEL_QUE ou TELLE_QUE)</w:t>
      </w:r>
      <w:r>
        <w:fldChar w:fldCharType="begin"/>
      </w:r>
      <w:r>
        <w:instrText xml:space="preserve"> XE "INCLUS_DANS" </w:instrText>
      </w:r>
      <w:r>
        <w:fldChar w:fldCharType="end"/>
      </w:r>
      <w:r>
        <w:t xml:space="preserve"> qui est représentée par une expression booléenne :</w:t>
      </w:r>
    </w:p>
    <w:p w:rsidR="00AE3BD8" w:rsidRDefault="00AE3BD8">
      <w:pPr>
        <w:pStyle w:val="Courrier"/>
        <w:rPr>
          <w:noProof w:val="0"/>
        </w:rPr>
      </w:pPr>
      <w:r>
        <w:rPr>
          <w:b/>
          <w:noProof w:val="0"/>
        </w:rPr>
        <w:t xml:space="preserve">IL_EXISTE AU_MOINS k </w:t>
      </w:r>
      <w:r>
        <w:rPr>
          <w:noProof w:val="0"/>
        </w:rPr>
        <w:t xml:space="preserve">x </w:t>
      </w:r>
      <w:r>
        <w:rPr>
          <w:b/>
          <w:noProof w:val="0"/>
        </w:rPr>
        <w:t xml:space="preserve">INCLUS_DANS </w:t>
      </w:r>
      <w:r>
        <w:rPr>
          <w:noProof w:val="0"/>
        </w:rPr>
        <w:t xml:space="preserve">&lt;ensemble d'objets&gt; </w:t>
      </w:r>
      <w:r>
        <w:rPr>
          <w:b/>
          <w:noProof w:val="0"/>
        </w:rPr>
        <w:t>TEL_QUE</w:t>
      </w:r>
      <w:r>
        <w:rPr>
          <w:noProof w:val="0"/>
        </w:rPr>
        <w:t xml:space="preserve"> &lt;condition&gt;</w:t>
      </w:r>
    </w:p>
    <w:p w:rsidR="00AE3BD8" w:rsidRDefault="00AE3BD8">
      <w:pPr>
        <w:pStyle w:val="Courrier"/>
        <w:rPr>
          <w:noProof w:val="0"/>
        </w:rPr>
      </w:pPr>
    </w:p>
    <w:p w:rsidR="00AE3BD8" w:rsidRDefault="00AE3BD8">
      <w:r>
        <w:t>Le mécanisme de cet opérateur est le suivant :</w:t>
      </w:r>
    </w:p>
    <w:p w:rsidR="00AE3BD8" w:rsidRDefault="00AE3BD8">
      <w:pPr>
        <w:pStyle w:val="Retraitnormal"/>
      </w:pPr>
      <w:r>
        <w:t xml:space="preserve">- Si l'ensemble est non vide (c’est-à-dire </w:t>
      </w:r>
      <w:r>
        <w:rPr>
          <w:i/>
        </w:rPr>
        <w:t>n</w:t>
      </w:r>
      <w:r>
        <w:t xml:space="preserve"> </w:t>
      </w:r>
      <w:r>
        <w:sym w:font="Symbol" w:char="F0B9"/>
      </w:r>
      <w:r>
        <w:t xml:space="preserve"> 0), on évalue l'expression entière représentant la valeur </w:t>
      </w:r>
      <w:r>
        <w:rPr>
          <w:i/>
        </w:rPr>
        <w:t>k</w:t>
      </w:r>
      <w:r>
        <w:t>.</w:t>
      </w:r>
    </w:p>
    <w:p w:rsidR="00AE3BD8" w:rsidRDefault="00AE3BD8">
      <w:pPr>
        <w:pStyle w:val="Retraitnormal"/>
        <w:ind w:left="1416"/>
      </w:pPr>
      <w:r>
        <w:t xml:space="preserve">* Si </w:t>
      </w:r>
      <w:r>
        <w:rPr>
          <w:i/>
        </w:rPr>
        <w:t>k</w:t>
      </w:r>
      <w:r>
        <w:t xml:space="preserve"> = 0, le résultat est VRAI.</w:t>
      </w:r>
    </w:p>
    <w:p w:rsidR="00AE3BD8" w:rsidRDefault="00AE3BD8">
      <w:pPr>
        <w:pStyle w:val="Retraitnormal"/>
        <w:ind w:left="1416"/>
      </w:pPr>
      <w:r>
        <w:t xml:space="preserve">* Si </w:t>
      </w:r>
      <w:r>
        <w:rPr>
          <w:i/>
        </w:rPr>
        <w:t>k</w:t>
      </w:r>
      <w:r>
        <w:t xml:space="preserve"> </w:t>
      </w:r>
      <w:r>
        <w:sym w:font="Symbol" w:char="F03E"/>
      </w:r>
      <w:r>
        <w:t xml:space="preserve"> </w:t>
      </w:r>
      <w:r>
        <w:rPr>
          <w:i/>
        </w:rPr>
        <w:t>n</w:t>
      </w:r>
      <w:r>
        <w:t>, le résultat est FAUX.</w:t>
      </w:r>
    </w:p>
    <w:p w:rsidR="00AE3BD8" w:rsidRDefault="00AE3BD8">
      <w:pPr>
        <w:pStyle w:val="Retraitnormal"/>
        <w:ind w:left="1416"/>
      </w:pPr>
      <w:r>
        <w:t xml:space="preserve">* Si 0 &lt; </w:t>
      </w:r>
      <w:r>
        <w:rPr>
          <w:i/>
        </w:rPr>
        <w:t>k</w:t>
      </w:r>
      <w:r>
        <w:t xml:space="preserve"> </w:t>
      </w:r>
      <w:r>
        <w:sym w:font="Symbol" w:char="F0A3"/>
      </w:r>
      <w:r>
        <w:t xml:space="preserve"> </w:t>
      </w:r>
      <w:r>
        <w:rPr>
          <w:i/>
        </w:rPr>
        <w:t>n</w:t>
      </w:r>
      <w:r>
        <w:t xml:space="preserve">, on évalue l’expression booléenne de la condition TEL_QUE pour chaque objet de l'ensemble. Si au moins </w:t>
      </w:r>
      <w:r>
        <w:rPr>
          <w:i/>
        </w:rPr>
        <w:t>k</w:t>
      </w:r>
      <w:r>
        <w:t xml:space="preserve"> expressions sont évaluées à VRAI, le résultat est VRAI. Sinon (au moins </w:t>
      </w:r>
      <w:r>
        <w:rPr>
          <w:i/>
        </w:rPr>
        <w:t>n - k</w:t>
      </w:r>
      <w:r>
        <w:t xml:space="preserve"> expressions sont évaluées à FAUX) le résultat est FAUX.</w:t>
      </w:r>
    </w:p>
    <w:p w:rsidR="00AE3BD8" w:rsidRDefault="00AE3BD8">
      <w:pPr>
        <w:pStyle w:val="Retraitnormal"/>
      </w:pPr>
      <w:r>
        <w:t xml:space="preserve">- Si l'ensemble est vide (c’est-à-dire </w:t>
      </w:r>
      <w:r>
        <w:rPr>
          <w:i/>
        </w:rPr>
        <w:t>n</w:t>
      </w:r>
      <w:r>
        <w:t xml:space="preserve"> = 0), le résultat est FAUX.</w:t>
      </w:r>
    </w:p>
    <w:p w:rsidR="00AE3BD8" w:rsidRDefault="00AE3BD8">
      <w:pPr>
        <w:pStyle w:val="Courrier"/>
        <w:keepNext/>
        <w:outlineLvl w:val="0"/>
        <w:rPr>
          <w:b/>
          <w:noProof w:val="0"/>
        </w:rPr>
      </w:pPr>
      <w:r>
        <w:rPr>
          <w:b/>
          <w:noProof w:val="0"/>
        </w:rPr>
        <w:t>Exemple :</w:t>
      </w:r>
    </w:p>
    <w:p w:rsidR="00AE3BD8" w:rsidRDefault="00AE3BD8">
      <w:pPr>
        <w:pStyle w:val="Courrier"/>
        <w:keepNext/>
        <w:rPr>
          <w:noProof w:val="0"/>
        </w:rPr>
      </w:pPr>
      <w:r>
        <w:rPr>
          <w:b/>
          <w:noProof w:val="0"/>
        </w:rPr>
        <w:t xml:space="preserve">TYPE </w:t>
      </w:r>
      <w:r>
        <w:rPr>
          <w:noProof w:val="0"/>
        </w:rPr>
        <w:t>vanne ;</w:t>
      </w:r>
    </w:p>
    <w:p w:rsidR="00AE3BD8" w:rsidRDefault="00AE3BD8">
      <w:pPr>
        <w:pStyle w:val="Courrier"/>
        <w:keepNext/>
        <w:outlineLvl w:val="0"/>
        <w:rPr>
          <w:b/>
          <w:noProof w:val="0"/>
        </w:rPr>
      </w:pPr>
      <w:r>
        <w:rPr>
          <w:b/>
          <w:noProof w:val="0"/>
        </w:rPr>
        <w:t>ATTRIBUT</w:t>
      </w:r>
    </w:p>
    <w:p w:rsidR="00AE3BD8" w:rsidRDefault="00AE3BD8">
      <w:pPr>
        <w:pStyle w:val="Courrier"/>
        <w:keepNext/>
        <w:rPr>
          <w:noProof w:val="0"/>
        </w:rPr>
      </w:pPr>
      <w:r>
        <w:rPr>
          <w:noProof w:val="0"/>
        </w:rPr>
        <w:tab/>
        <w:t xml:space="preserve">etat </w:t>
      </w:r>
      <w:r>
        <w:rPr>
          <w:b/>
          <w:noProof w:val="0"/>
        </w:rPr>
        <w:t xml:space="preserve">DOMAINE </w:t>
      </w:r>
      <w:r>
        <w:rPr>
          <w:noProof w:val="0"/>
        </w:rPr>
        <w:t xml:space="preserve">'arret' 'marche' </w:t>
      </w:r>
      <w:r>
        <w:rPr>
          <w:b/>
          <w:noProof w:val="0"/>
        </w:rPr>
        <w:t>PAR_DEFAUT</w:t>
      </w:r>
      <w:r>
        <w:rPr>
          <w:noProof w:val="0"/>
        </w:rPr>
        <w:t xml:space="preserve"> 'marche'</w:t>
      </w:r>
      <w:r>
        <w:rPr>
          <w:b/>
          <w:noProof w:val="0"/>
        </w:rPr>
        <w:t xml:space="preserve"> ;</w:t>
      </w:r>
    </w:p>
    <w:p w:rsidR="00AE3BD8" w:rsidRDefault="00AE3BD8">
      <w:pPr>
        <w:pStyle w:val="Courrier"/>
        <w:keepNext/>
        <w:rPr>
          <w:noProof w:val="0"/>
        </w:rPr>
      </w:pPr>
    </w:p>
    <w:p w:rsidR="00AE3BD8" w:rsidRDefault="00AE3BD8">
      <w:pPr>
        <w:pStyle w:val="Courrier"/>
        <w:keepNext/>
        <w:rPr>
          <w:noProof w:val="0"/>
        </w:rPr>
      </w:pPr>
      <w:r>
        <w:rPr>
          <w:b/>
          <w:noProof w:val="0"/>
        </w:rPr>
        <w:t xml:space="preserve">TYPE </w:t>
      </w:r>
      <w:r>
        <w:rPr>
          <w:noProof w:val="0"/>
        </w:rPr>
        <w:t>vanne ;</w:t>
      </w:r>
    </w:p>
    <w:p w:rsidR="00AE3BD8" w:rsidRDefault="00AE3BD8">
      <w:pPr>
        <w:pStyle w:val="Courrier"/>
        <w:keepNext/>
        <w:outlineLvl w:val="0"/>
        <w:rPr>
          <w:noProof w:val="0"/>
        </w:rPr>
      </w:pPr>
      <w:r>
        <w:rPr>
          <w:b/>
          <w:noProof w:val="0"/>
        </w:rPr>
        <w:t>ATTRIBUT</w:t>
      </w:r>
    </w:p>
    <w:p w:rsidR="00AE3BD8" w:rsidRDefault="00AE3BD8">
      <w:pPr>
        <w:pStyle w:val="Courrier"/>
        <w:keepNext/>
        <w:rPr>
          <w:noProof w:val="0"/>
        </w:rPr>
      </w:pPr>
      <w:r>
        <w:rPr>
          <w:noProof w:val="0"/>
        </w:rPr>
        <w:tab/>
        <w:t>K</w:t>
      </w:r>
      <w:r>
        <w:rPr>
          <w:noProof w:val="0"/>
        </w:rPr>
        <w:tab/>
      </w:r>
      <w:r>
        <w:rPr>
          <w:b/>
          <w:noProof w:val="0"/>
        </w:rPr>
        <w:t>DOMAINE ENTIER</w:t>
      </w:r>
    </w:p>
    <w:p w:rsidR="00AE3BD8" w:rsidRDefault="00AE3BD8">
      <w:pPr>
        <w:pStyle w:val="Courrier"/>
        <w:keepNext/>
        <w:rPr>
          <w:noProof w:val="0"/>
        </w:rPr>
      </w:pPr>
      <w:r>
        <w:rPr>
          <w:noProof w:val="0"/>
        </w:rPr>
        <w:tab/>
      </w:r>
      <w:r>
        <w:rPr>
          <w:noProof w:val="0"/>
        </w:rPr>
        <w:tab/>
      </w:r>
      <w:r>
        <w:rPr>
          <w:b/>
          <w:noProof w:val="0"/>
        </w:rPr>
        <w:t>PAR</w:t>
      </w:r>
      <w:r>
        <w:rPr>
          <w:noProof w:val="0"/>
        </w:rPr>
        <w:t>_</w:t>
      </w:r>
      <w:r>
        <w:rPr>
          <w:b/>
          <w:noProof w:val="0"/>
        </w:rPr>
        <w:t>DEFAUT</w:t>
      </w:r>
      <w:r>
        <w:rPr>
          <w:noProof w:val="0"/>
        </w:rPr>
        <w:t xml:space="preserve"> 2 ;</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vanne_secourue </w:t>
      </w:r>
      <w:r>
        <w:rPr>
          <w:b/>
          <w:noProof w:val="0"/>
        </w:rPr>
        <w:t>GENRE</w:t>
      </w:r>
      <w:r>
        <w:rPr>
          <w:noProof w:val="0"/>
        </w:rPr>
        <w:t xml:space="preserve"> vanne ;</w:t>
      </w:r>
    </w:p>
    <w:p w:rsidR="00AE3BD8" w:rsidRDefault="00AE3BD8">
      <w:pPr>
        <w:pStyle w:val="Courrier"/>
        <w:keepNext/>
        <w:outlineLvl w:val="0"/>
        <w:rPr>
          <w:b/>
          <w:noProof w:val="0"/>
        </w:rPr>
      </w:pPr>
      <w:r>
        <w:rPr>
          <w:b/>
          <w:noProof w:val="0"/>
        </w:rPr>
        <w:t>INTERACTION</w:t>
      </w:r>
    </w:p>
    <w:p w:rsidR="00AE3BD8" w:rsidRDefault="00AE3BD8">
      <w:pPr>
        <w:pStyle w:val="Courrier"/>
        <w:keepNext/>
        <w:rPr>
          <w:noProof w:val="0"/>
        </w:rPr>
      </w:pPr>
      <w:r>
        <w:rPr>
          <w:noProof w:val="0"/>
        </w:rPr>
        <w:t>(* La vanne de secours ne se déclenche que si AU_MOINS K vannes</w:t>
      </w:r>
    </w:p>
    <w:p w:rsidR="00AE3BD8" w:rsidRDefault="00AE3BD8">
      <w:pPr>
        <w:pStyle w:val="Courrier"/>
        <w:keepNext/>
        <w:rPr>
          <w:noProof w:val="0"/>
        </w:rPr>
      </w:pPr>
      <w:r>
        <w:rPr>
          <w:noProof w:val="0"/>
        </w:rPr>
        <w:t xml:space="preserve">   sont à l’arret *)</w:t>
      </w:r>
    </w:p>
    <w:p w:rsidR="00AE3BD8" w:rsidRDefault="00AE3BD8">
      <w:pPr>
        <w:pStyle w:val="Courrier"/>
        <w:keepNext/>
        <w:rPr>
          <w:noProof w:val="0"/>
        </w:rPr>
      </w:pPr>
      <w:r>
        <w:rPr>
          <w:b/>
          <w:noProof w:val="0"/>
        </w:rPr>
        <w:t xml:space="preserve">SI IL_EXISTE AU_MOINS </w:t>
      </w:r>
      <w:r>
        <w:rPr>
          <w:noProof w:val="0"/>
        </w:rPr>
        <w:t>K x</w:t>
      </w:r>
      <w:r>
        <w:rPr>
          <w:noProof w:val="0"/>
        </w:rPr>
        <w:tab/>
      </w:r>
      <w:r>
        <w:rPr>
          <w:b/>
          <w:noProof w:val="0"/>
        </w:rPr>
        <w:t xml:space="preserve">INCLUS_DANS </w:t>
      </w:r>
      <w:r>
        <w:rPr>
          <w:noProof w:val="0"/>
        </w:rPr>
        <w:t>vanne_secourue</w:t>
      </w:r>
    </w:p>
    <w:p w:rsidR="00AE3BD8" w:rsidRDefault="00AE3BD8">
      <w:pPr>
        <w:pStyle w:val="Courrier"/>
        <w:keepNext/>
        <w:rPr>
          <w:b/>
          <w:noProof w:val="0"/>
        </w:rPr>
      </w:pPr>
      <w:r>
        <w:rPr>
          <w:noProof w:val="0"/>
        </w:rPr>
        <w:tab/>
      </w:r>
      <w:r>
        <w:rPr>
          <w:noProof w:val="0"/>
        </w:rPr>
        <w:tab/>
      </w:r>
      <w:r>
        <w:rPr>
          <w:noProof w:val="0"/>
        </w:rPr>
        <w:tab/>
      </w:r>
      <w:r>
        <w:rPr>
          <w:noProof w:val="0"/>
        </w:rPr>
        <w:tab/>
      </w:r>
      <w:r>
        <w:rPr>
          <w:noProof w:val="0"/>
        </w:rPr>
        <w:tab/>
      </w:r>
      <w:r>
        <w:rPr>
          <w:b/>
          <w:noProof w:val="0"/>
        </w:rPr>
        <w:t xml:space="preserve">TELLE_QUE </w:t>
      </w:r>
      <w:r>
        <w:rPr>
          <w:noProof w:val="0"/>
        </w:rPr>
        <w:t xml:space="preserve">etat </w:t>
      </w:r>
      <w:r>
        <w:rPr>
          <w:b/>
          <w:noProof w:val="0"/>
        </w:rPr>
        <w:t>DE</w:t>
      </w:r>
      <w:r>
        <w:rPr>
          <w:noProof w:val="0"/>
        </w:rPr>
        <w:t xml:space="preserve"> x = 'arret'</w:t>
      </w:r>
    </w:p>
    <w:p w:rsidR="00AE3BD8" w:rsidRDefault="00AE3BD8">
      <w:pPr>
        <w:pStyle w:val="Courrierp"/>
        <w:outlineLvl w:val="0"/>
        <w:rPr>
          <w:b/>
          <w:noProof w:val="0"/>
        </w:rPr>
      </w:pPr>
      <w:r>
        <w:rPr>
          <w:b/>
          <w:noProof w:val="0"/>
        </w:rPr>
        <w:t>ALORS ...</w:t>
      </w:r>
    </w:p>
    <w:p w:rsidR="00AE3BD8" w:rsidRDefault="00AE3BD8">
      <w:pPr>
        <w:pStyle w:val="Titre3"/>
      </w:pPr>
      <w:bookmarkStart w:id="382" w:name="_Toc342099195"/>
      <w:bookmarkStart w:id="383" w:name="_Toc342986857"/>
      <w:bookmarkStart w:id="384" w:name="_Toc343072209"/>
      <w:bookmarkStart w:id="385" w:name="_Toc443104457"/>
      <w:bookmarkStart w:id="386" w:name="_Toc399235906"/>
      <w:r>
        <w:t>Le quantificateur POUR_TOUT</w:t>
      </w:r>
      <w:bookmarkEnd w:id="382"/>
      <w:bookmarkEnd w:id="383"/>
      <w:bookmarkEnd w:id="384"/>
      <w:bookmarkEnd w:id="385"/>
      <w:bookmarkEnd w:id="386"/>
    </w:p>
    <w:p w:rsidR="00AE3BD8" w:rsidRDefault="00AE3BD8">
      <w:r>
        <w:t>Ce quantificateur sera présenté dans le paragraphe consacré aux actions des règles FIGARO (cf. POUR_TOUT).</w:t>
      </w:r>
    </w:p>
    <w:p w:rsidR="00AE3BD8" w:rsidRDefault="00AE3BD8">
      <w:pPr>
        <w:pStyle w:val="Titre3"/>
      </w:pPr>
      <w:bookmarkStart w:id="387" w:name="_Toc342099196"/>
      <w:bookmarkStart w:id="388" w:name="_Toc342986858"/>
      <w:bookmarkStart w:id="389" w:name="_Toc343072210"/>
      <w:bookmarkStart w:id="390" w:name="_Toc443104458"/>
      <w:bookmarkStart w:id="391" w:name="_Toc399235907"/>
      <w:r>
        <w:t>Le quantificateur SOIT</w:t>
      </w:r>
      <w:bookmarkEnd w:id="387"/>
      <w:bookmarkEnd w:id="388"/>
      <w:bookmarkEnd w:id="389"/>
      <w:bookmarkEnd w:id="390"/>
      <w:bookmarkEnd w:id="391"/>
    </w:p>
    <w:p w:rsidR="00AE3BD8" w:rsidRDefault="00AE3BD8">
      <w:r>
        <w:t xml:space="preserve">Ce quantificateur peut être assimilé au quantificateur universel </w:t>
      </w:r>
      <w:r>
        <w:fldChar w:fldCharType="begin"/>
      </w:r>
      <w:r>
        <w:instrText>SYMBOL 36 \f "Symbol"</w:instrText>
      </w:r>
      <w:r>
        <w:fldChar w:fldCharType="end"/>
      </w:r>
      <w:r>
        <w:t>, mais il aura un rôle différent du quantificateur FIGARO IL_EXISTE. Il sera présenté dans le paragraphe consacré aux règles d'interaction FIGARO (cf. SOIT).</w:t>
      </w:r>
    </w:p>
    <w:p w:rsidR="00AE3BD8" w:rsidRDefault="00AE3BD8"/>
    <w:p w:rsidR="00AE3BD8" w:rsidRDefault="00AE3BD8">
      <w:pPr>
        <w:pStyle w:val="Titre3"/>
      </w:pPr>
      <w:bookmarkStart w:id="392" w:name="_Toc342099197"/>
      <w:bookmarkStart w:id="393" w:name="_Toc342986859"/>
      <w:bookmarkStart w:id="394" w:name="_Toc343072211"/>
      <w:bookmarkStart w:id="395" w:name="_Toc443104459"/>
      <w:r>
        <w:tab/>
      </w:r>
      <w:bookmarkStart w:id="396" w:name="_Toc399235908"/>
      <w:r>
        <w:t>Combinaison de quantificateurs</w:t>
      </w:r>
      <w:bookmarkEnd w:id="392"/>
      <w:bookmarkEnd w:id="393"/>
      <w:bookmarkEnd w:id="394"/>
      <w:bookmarkEnd w:id="395"/>
      <w:bookmarkEnd w:id="396"/>
    </w:p>
    <w:p w:rsidR="00AE3BD8" w:rsidRDefault="00AE3BD8">
      <w:r>
        <w:t>Lors de l'utilisation d'opérateurs complexes imbriqués, il n'est pas évident de se rendre compte du résultat que FIGARO produira. Aussi, il est possible de considérer que tout quantificateur correspond à une succession de conditions liées par un opérateur logique. En effet, les résultats des évaluations des conditions des quantificateurs sont liés :</w:t>
      </w:r>
    </w:p>
    <w:p w:rsidR="00AE3BD8" w:rsidRDefault="00AE3BD8">
      <w:pPr>
        <w:ind w:left="708"/>
      </w:pPr>
      <w:r>
        <w:t>- par un OU pour le quantificateur IL_EXISTE</w:t>
      </w:r>
    </w:p>
    <w:p w:rsidR="00AE3BD8" w:rsidRDefault="00AE3BD8">
      <w:pPr>
        <w:ind w:left="708"/>
      </w:pPr>
      <w:r>
        <w:t>- par un ET pour le quantificateur QQSOIT.</w:t>
      </w:r>
    </w:p>
    <w:p w:rsidR="00AE3BD8" w:rsidRDefault="00AE3BD8">
      <w:r>
        <w:t>L'exemple suivant met en évidence cette substitution pour le quantificateur IL_EXISTE.</w:t>
      </w:r>
    </w:p>
    <w:p w:rsidR="00AE3BD8" w:rsidRDefault="00AE3BD8">
      <w:pPr>
        <w:pStyle w:val="Courrier"/>
        <w:keepNext/>
        <w:outlineLvl w:val="0"/>
        <w:rPr>
          <w:b/>
          <w:noProof w:val="0"/>
        </w:rPr>
      </w:pPr>
      <w:r>
        <w:rPr>
          <w:b/>
          <w:noProof w:val="0"/>
        </w:rPr>
        <w:t>Exemple :</w:t>
      </w:r>
    </w:p>
    <w:p w:rsidR="00AE3BD8" w:rsidRDefault="00AE3BD8">
      <w:pPr>
        <w:pStyle w:val="Courrier"/>
        <w:keepNext/>
        <w:rPr>
          <w:noProof w:val="0"/>
        </w:rPr>
      </w:pPr>
      <w:r>
        <w:rPr>
          <w:b/>
          <w:noProof w:val="0"/>
        </w:rPr>
        <w:t xml:space="preserve">TYPE </w:t>
      </w:r>
      <w:r>
        <w:rPr>
          <w:noProof w:val="0"/>
        </w:rPr>
        <w:t>vanne ;</w:t>
      </w:r>
    </w:p>
    <w:p w:rsidR="00AE3BD8" w:rsidRDefault="00AE3BD8">
      <w:pPr>
        <w:pStyle w:val="Courrier"/>
        <w:keepNext/>
        <w:outlineLvl w:val="0"/>
        <w:rPr>
          <w:b/>
          <w:noProof w:val="0"/>
        </w:rPr>
      </w:pPr>
      <w:r>
        <w:rPr>
          <w:b/>
          <w:noProof w:val="0"/>
        </w:rPr>
        <w:t>ATTRIBUT</w:t>
      </w:r>
    </w:p>
    <w:p w:rsidR="00AE3BD8" w:rsidRDefault="00AE3BD8">
      <w:pPr>
        <w:pStyle w:val="Courrier"/>
        <w:keepNext/>
        <w:rPr>
          <w:b/>
          <w:noProof w:val="0"/>
        </w:rPr>
      </w:pPr>
      <w:r>
        <w:rPr>
          <w:noProof w:val="0"/>
        </w:rPr>
        <w:tab/>
        <w:t xml:space="preserve">etat </w:t>
      </w:r>
      <w:r>
        <w:rPr>
          <w:b/>
          <w:noProof w:val="0"/>
        </w:rPr>
        <w:t xml:space="preserve">DOMAINE </w:t>
      </w:r>
      <w:r>
        <w:rPr>
          <w:noProof w:val="0"/>
        </w:rPr>
        <w:t xml:space="preserve">'arret' 'marche' </w:t>
      </w:r>
      <w:r>
        <w:rPr>
          <w:b/>
          <w:noProof w:val="0"/>
        </w:rPr>
        <w:t>PAR_DEFAUT</w:t>
      </w:r>
      <w:r>
        <w:rPr>
          <w:noProof w:val="0"/>
        </w:rPr>
        <w:t xml:space="preserve"> 'marche'</w:t>
      </w:r>
      <w:r>
        <w:rPr>
          <w:b/>
          <w:noProof w:val="0"/>
        </w:rPr>
        <w:t xml:space="preserve"> ;</w:t>
      </w:r>
    </w:p>
    <w:p w:rsidR="00AE3BD8" w:rsidRDefault="00AE3BD8">
      <w:pPr>
        <w:pStyle w:val="Courrier"/>
        <w:keepNext/>
        <w:rPr>
          <w:b/>
          <w:noProof w:val="0"/>
        </w:rPr>
      </w:pPr>
    </w:p>
    <w:p w:rsidR="00AE3BD8" w:rsidRDefault="00AE3BD8">
      <w:pPr>
        <w:pStyle w:val="Courrier"/>
        <w:keepNext/>
        <w:rPr>
          <w:noProof w:val="0"/>
        </w:rPr>
      </w:pPr>
      <w:r>
        <w:rPr>
          <w:b/>
          <w:noProof w:val="0"/>
        </w:rPr>
        <w:t xml:space="preserve">TYPE </w:t>
      </w:r>
      <w:r>
        <w:rPr>
          <w:noProof w:val="0"/>
        </w:rPr>
        <w:t>pompe ;</w:t>
      </w:r>
    </w:p>
    <w:p w:rsidR="00AE3BD8" w:rsidRDefault="00AE3BD8">
      <w:pPr>
        <w:pStyle w:val="Courrier"/>
        <w:keepNext/>
        <w:outlineLvl w:val="0"/>
        <w:rPr>
          <w:noProof w:val="0"/>
        </w:rPr>
      </w:pPr>
      <w:r>
        <w:rPr>
          <w:b/>
          <w:noProof w:val="0"/>
        </w:rPr>
        <w:t>INTERACTION</w:t>
      </w:r>
    </w:p>
    <w:p w:rsidR="00AE3BD8" w:rsidRDefault="00AE3BD8">
      <w:pPr>
        <w:pStyle w:val="Courrier"/>
        <w:keepNext/>
        <w:rPr>
          <w:noProof w:val="0"/>
        </w:rPr>
      </w:pPr>
      <w:r>
        <w:rPr>
          <w:b/>
          <w:noProof w:val="0"/>
        </w:rPr>
        <w:t xml:space="preserve">SI IL_EXISTE </w:t>
      </w:r>
      <w:r>
        <w:rPr>
          <w:noProof w:val="0"/>
        </w:rPr>
        <w:t>x</w:t>
      </w:r>
      <w:r>
        <w:rPr>
          <w:noProof w:val="0"/>
        </w:rPr>
        <w:tab/>
      </w:r>
      <w:r>
        <w:rPr>
          <w:b/>
          <w:noProof w:val="0"/>
        </w:rPr>
        <w:t xml:space="preserve">UNE </w:t>
      </w:r>
      <w:r>
        <w:rPr>
          <w:noProof w:val="0"/>
        </w:rPr>
        <w:t>vanne</w:t>
      </w:r>
    </w:p>
    <w:p w:rsidR="00AE3BD8" w:rsidRDefault="00AE3BD8">
      <w:pPr>
        <w:pStyle w:val="Courrier"/>
        <w:keepNext/>
        <w:rPr>
          <w:b/>
          <w:noProof w:val="0"/>
        </w:rPr>
      </w:pPr>
      <w:r>
        <w:rPr>
          <w:noProof w:val="0"/>
        </w:rPr>
        <w:tab/>
      </w:r>
      <w:r>
        <w:rPr>
          <w:noProof w:val="0"/>
        </w:rPr>
        <w:tab/>
      </w:r>
      <w:r>
        <w:rPr>
          <w:noProof w:val="0"/>
        </w:rPr>
        <w:tab/>
      </w:r>
      <w:r>
        <w:rPr>
          <w:b/>
          <w:noProof w:val="0"/>
        </w:rPr>
        <w:t>TELLE_QUE (</w:t>
      </w:r>
      <w:r>
        <w:rPr>
          <w:noProof w:val="0"/>
        </w:rPr>
        <w:t xml:space="preserve">etat </w:t>
      </w:r>
      <w:r>
        <w:rPr>
          <w:b/>
          <w:noProof w:val="0"/>
        </w:rPr>
        <w:t>DE</w:t>
      </w:r>
      <w:r>
        <w:rPr>
          <w:noProof w:val="0"/>
        </w:rPr>
        <w:t xml:space="preserve"> x = 'arret'</w:t>
      </w:r>
      <w:r>
        <w:rPr>
          <w:b/>
          <w:noProof w:val="0"/>
        </w:rPr>
        <w:t>)</w:t>
      </w:r>
    </w:p>
    <w:p w:rsidR="00AE3BD8" w:rsidRDefault="00AE3BD8">
      <w:pPr>
        <w:pStyle w:val="Courrierp"/>
        <w:outlineLvl w:val="0"/>
        <w:rPr>
          <w:noProof w:val="0"/>
        </w:rPr>
      </w:pPr>
      <w:r>
        <w:rPr>
          <w:b/>
          <w:noProof w:val="0"/>
        </w:rPr>
        <w:t>ALORS ...</w:t>
      </w:r>
    </w:p>
    <w:p w:rsidR="00AE3BD8" w:rsidRDefault="00AE3BD8">
      <w:pPr>
        <w:spacing w:after="0"/>
      </w:pPr>
      <w:r>
        <w:t>Dans la base de faits particulière,</w:t>
      </w:r>
    </w:p>
    <w:p w:rsidR="00AE3BD8" w:rsidRDefault="00AE3BD8">
      <w:pPr>
        <w:pStyle w:val="Courrier"/>
        <w:rPr>
          <w:noProof w:val="0"/>
        </w:rPr>
      </w:pPr>
      <w:r>
        <w:rPr>
          <w:noProof w:val="0"/>
        </w:rPr>
        <w:t>vanne = { v1 v2 }</w:t>
      </w:r>
    </w:p>
    <w:p w:rsidR="00AE3BD8" w:rsidRDefault="00AE3BD8">
      <w:r>
        <w:t>les instructions précédentes peuvent être remplacées par :</w:t>
      </w:r>
    </w:p>
    <w:p w:rsidR="00AE3BD8" w:rsidRDefault="00AE3BD8">
      <w:pPr>
        <w:pStyle w:val="Courrier"/>
        <w:keepNext/>
        <w:rPr>
          <w:noProof w:val="0"/>
        </w:rPr>
      </w:pPr>
      <w:r>
        <w:rPr>
          <w:b/>
          <w:noProof w:val="0"/>
        </w:rPr>
        <w:t xml:space="preserve">TYPE </w:t>
      </w:r>
      <w:r>
        <w:rPr>
          <w:noProof w:val="0"/>
        </w:rPr>
        <w:t>pompe ;</w:t>
      </w:r>
    </w:p>
    <w:p w:rsidR="00AE3BD8" w:rsidRDefault="00AE3BD8">
      <w:pPr>
        <w:pStyle w:val="Courrier"/>
        <w:keepNext/>
        <w:outlineLvl w:val="0"/>
        <w:rPr>
          <w:noProof w:val="0"/>
        </w:rPr>
      </w:pPr>
      <w:r>
        <w:rPr>
          <w:b/>
          <w:noProof w:val="0"/>
        </w:rPr>
        <w:t>INTERACTION</w:t>
      </w:r>
    </w:p>
    <w:p w:rsidR="00AE3BD8" w:rsidRDefault="00AE3BD8">
      <w:pPr>
        <w:pStyle w:val="Courrier"/>
        <w:keepNext/>
        <w:rPr>
          <w:b/>
          <w:noProof w:val="0"/>
        </w:rPr>
      </w:pPr>
      <w:r>
        <w:rPr>
          <w:b/>
          <w:noProof w:val="0"/>
        </w:rPr>
        <w:t>SI (</w:t>
      </w:r>
      <w:r>
        <w:rPr>
          <w:noProof w:val="0"/>
        </w:rPr>
        <w:t xml:space="preserve">etat </w:t>
      </w:r>
      <w:r>
        <w:rPr>
          <w:b/>
          <w:noProof w:val="0"/>
        </w:rPr>
        <w:t>DE</w:t>
      </w:r>
      <w:r>
        <w:rPr>
          <w:noProof w:val="0"/>
        </w:rPr>
        <w:t xml:space="preserve"> v1 = 'arret'</w:t>
      </w:r>
      <w:r>
        <w:rPr>
          <w:b/>
          <w:noProof w:val="0"/>
        </w:rPr>
        <w:t>) OU (</w:t>
      </w:r>
      <w:r>
        <w:rPr>
          <w:noProof w:val="0"/>
        </w:rPr>
        <w:t xml:space="preserve">etat </w:t>
      </w:r>
      <w:r>
        <w:rPr>
          <w:b/>
          <w:noProof w:val="0"/>
        </w:rPr>
        <w:t>DE</w:t>
      </w:r>
      <w:r>
        <w:rPr>
          <w:noProof w:val="0"/>
        </w:rPr>
        <w:t xml:space="preserve"> v2 = 'arret'</w:t>
      </w:r>
      <w:r>
        <w:rPr>
          <w:b/>
          <w:noProof w:val="0"/>
        </w:rPr>
        <w:t>)</w:t>
      </w:r>
    </w:p>
    <w:p w:rsidR="00AE3BD8" w:rsidRDefault="00AE3BD8">
      <w:pPr>
        <w:pStyle w:val="Courrierp"/>
        <w:outlineLvl w:val="0"/>
        <w:rPr>
          <w:b/>
          <w:noProof w:val="0"/>
        </w:rPr>
      </w:pPr>
      <w:r>
        <w:rPr>
          <w:b/>
          <w:noProof w:val="0"/>
        </w:rPr>
        <w:t>ALORS ...</w:t>
      </w:r>
    </w:p>
    <w:p w:rsidR="00AE3BD8" w:rsidRDefault="00AE3BD8">
      <w:r>
        <w:t>Lors d'imbrications de quantificateurs, il peut être intéressant de substituer les quantificateurs par leur combinaison d'expressions pour se faire une idée du résultat. Nous allons exposer cette idée sur des exemples plus formels :</w:t>
      </w:r>
    </w:p>
    <w:p w:rsidR="00AE3BD8" w:rsidRPr="00AE3BD8" w:rsidRDefault="00AE3BD8">
      <w:pPr>
        <w:pStyle w:val="Courrier"/>
        <w:rPr>
          <w:noProof w:val="0"/>
          <w:lang w:val="es-AR"/>
        </w:rPr>
      </w:pPr>
      <w:r w:rsidRPr="00AE3BD8">
        <w:rPr>
          <w:noProof w:val="0"/>
          <w:lang w:val="es-AR"/>
        </w:rPr>
        <w:t>X = { x1 x2 }</w:t>
      </w:r>
    </w:p>
    <w:p w:rsidR="00AE3BD8" w:rsidRPr="00AE3BD8" w:rsidRDefault="00AE3BD8">
      <w:pPr>
        <w:pStyle w:val="Courrier"/>
        <w:rPr>
          <w:noProof w:val="0"/>
          <w:lang w:val="es-AR"/>
        </w:rPr>
      </w:pPr>
      <w:r w:rsidRPr="00AE3BD8">
        <w:rPr>
          <w:noProof w:val="0"/>
          <w:lang w:val="es-AR"/>
        </w:rPr>
        <w:t>Y = { y1 y2 y3 }</w:t>
      </w:r>
    </w:p>
    <w:p w:rsidR="00AE3BD8" w:rsidRPr="00AE3BD8" w:rsidRDefault="00AE3BD8">
      <w:pPr>
        <w:pStyle w:val="Courrier"/>
        <w:rPr>
          <w:b/>
          <w:noProof w:val="0"/>
          <w:lang w:val="es-AR"/>
        </w:rPr>
      </w:pPr>
      <w:r w:rsidRPr="00AE3BD8">
        <w:rPr>
          <w:b/>
          <w:noProof w:val="0"/>
          <w:lang w:val="es-AR"/>
        </w:rPr>
        <w:t>SI</w:t>
      </w:r>
      <w:r w:rsidRPr="00AE3BD8">
        <w:rPr>
          <w:noProof w:val="0"/>
          <w:lang w:val="es-AR"/>
        </w:rPr>
        <w:t xml:space="preserve"> </w:t>
      </w:r>
      <w:r>
        <w:rPr>
          <w:noProof w:val="0"/>
        </w:rPr>
        <w:fldChar w:fldCharType="begin"/>
      </w:r>
      <w:r w:rsidRPr="00AE3BD8">
        <w:rPr>
          <w:noProof w:val="0"/>
          <w:lang w:val="es-AR"/>
        </w:rPr>
        <w:instrText>SYMBOL 36 \f "Symbol"</w:instrText>
      </w:r>
      <w:r>
        <w:rPr>
          <w:noProof w:val="0"/>
        </w:rPr>
        <w:fldChar w:fldCharType="end"/>
      </w:r>
      <w:r w:rsidRPr="00AE3BD8">
        <w:rPr>
          <w:noProof w:val="0"/>
          <w:lang w:val="es-AR"/>
        </w:rPr>
        <w:t xml:space="preserve"> x </w:t>
      </w:r>
      <w:r w:rsidRPr="00AE3BD8">
        <w:rPr>
          <w:b/>
          <w:noProof w:val="0"/>
          <w:lang w:val="es-AR"/>
        </w:rPr>
        <w:t>UN</w:t>
      </w:r>
      <w:r w:rsidRPr="00AE3BD8">
        <w:rPr>
          <w:noProof w:val="0"/>
          <w:lang w:val="es-AR"/>
        </w:rPr>
        <w:t xml:space="preserve"> X / (</w:t>
      </w:r>
      <w:r>
        <w:rPr>
          <w:noProof w:val="0"/>
        </w:rPr>
        <w:fldChar w:fldCharType="begin"/>
      </w:r>
      <w:r w:rsidRPr="00AE3BD8">
        <w:rPr>
          <w:noProof w:val="0"/>
          <w:lang w:val="es-AR"/>
        </w:rPr>
        <w:instrText>SYMBOL 34 \f "Symbol"</w:instrText>
      </w:r>
      <w:r>
        <w:rPr>
          <w:noProof w:val="0"/>
        </w:rPr>
        <w:fldChar w:fldCharType="end"/>
      </w:r>
      <w:r w:rsidRPr="00AE3BD8">
        <w:rPr>
          <w:noProof w:val="0"/>
          <w:lang w:val="es-AR"/>
        </w:rPr>
        <w:t xml:space="preserve"> y </w:t>
      </w:r>
      <w:r w:rsidRPr="00AE3BD8">
        <w:rPr>
          <w:b/>
          <w:noProof w:val="0"/>
          <w:lang w:val="es-AR"/>
        </w:rPr>
        <w:t>UN</w:t>
      </w:r>
      <w:r w:rsidRPr="00AE3BD8">
        <w:rPr>
          <w:noProof w:val="0"/>
          <w:lang w:val="es-AR"/>
        </w:rPr>
        <w:t xml:space="preserve"> Y </w:t>
      </w:r>
      <w:r w:rsidRPr="00AE3BD8">
        <w:rPr>
          <w:b/>
          <w:noProof w:val="0"/>
          <w:lang w:val="es-AR"/>
        </w:rPr>
        <w:t>ON_A</w:t>
      </w:r>
      <w:r w:rsidRPr="00AE3BD8">
        <w:rPr>
          <w:noProof w:val="0"/>
          <w:lang w:val="es-AR"/>
        </w:rPr>
        <w:t xml:space="preserve"> x &lt;&gt; y) </w:t>
      </w:r>
      <w:r w:rsidRPr="00AE3BD8">
        <w:rPr>
          <w:b/>
          <w:noProof w:val="0"/>
          <w:lang w:val="es-AR"/>
        </w:rPr>
        <w:t>ALORS ...</w:t>
      </w:r>
    </w:p>
    <w:p w:rsidR="00AE3BD8" w:rsidRPr="00AE3BD8" w:rsidRDefault="00AE3BD8">
      <w:pPr>
        <w:pStyle w:val="Courrier"/>
        <w:rPr>
          <w:noProof w:val="0"/>
          <w:lang w:val="es-AR"/>
        </w:rPr>
      </w:pPr>
    </w:p>
    <w:p w:rsidR="00AE3BD8" w:rsidRDefault="00AE3BD8">
      <w:pPr>
        <w:pStyle w:val="Courrier"/>
        <w:rPr>
          <w:noProof w:val="0"/>
        </w:rPr>
      </w:pPr>
      <w:r>
        <w:rPr>
          <w:noProof w:val="0"/>
        </w:rPr>
        <w:t>est équivalent à</w:t>
      </w:r>
    </w:p>
    <w:p w:rsidR="00AE3BD8" w:rsidRDefault="00AE3BD8">
      <w:pPr>
        <w:pStyle w:val="Courrier"/>
        <w:rPr>
          <w:noProof w:val="0"/>
        </w:rPr>
      </w:pPr>
    </w:p>
    <w:p w:rsidR="00AE3BD8" w:rsidRDefault="00AE3BD8">
      <w:pPr>
        <w:pStyle w:val="Courrier"/>
        <w:outlineLvl w:val="0"/>
        <w:rPr>
          <w:b/>
          <w:noProof w:val="0"/>
        </w:rPr>
      </w:pPr>
      <w:r>
        <w:rPr>
          <w:b/>
          <w:noProof w:val="0"/>
        </w:rPr>
        <w:t>SI</w:t>
      </w:r>
      <w:r>
        <w:rPr>
          <w:noProof w:val="0"/>
        </w:rPr>
        <w:t xml:space="preserve"> (</w:t>
      </w:r>
      <w:r>
        <w:rPr>
          <w:noProof w:val="0"/>
        </w:rPr>
        <w:fldChar w:fldCharType="begin"/>
      </w:r>
      <w:r>
        <w:rPr>
          <w:noProof w:val="0"/>
        </w:rPr>
        <w:instrText>SYMBOL 34 \f "Symbol"</w:instrText>
      </w:r>
      <w:r>
        <w:rPr>
          <w:noProof w:val="0"/>
        </w:rPr>
        <w:fldChar w:fldCharType="end"/>
      </w:r>
      <w:r>
        <w:rPr>
          <w:noProof w:val="0"/>
        </w:rPr>
        <w:t xml:space="preserve"> y </w:t>
      </w:r>
      <w:r>
        <w:rPr>
          <w:b/>
          <w:noProof w:val="0"/>
        </w:rPr>
        <w:t>UN</w:t>
      </w:r>
      <w:r>
        <w:rPr>
          <w:noProof w:val="0"/>
        </w:rPr>
        <w:t xml:space="preserve"> Y </w:t>
      </w:r>
      <w:r>
        <w:rPr>
          <w:b/>
          <w:noProof w:val="0"/>
        </w:rPr>
        <w:t>ON_A</w:t>
      </w:r>
      <w:r>
        <w:rPr>
          <w:noProof w:val="0"/>
        </w:rPr>
        <w:t xml:space="preserve"> x1 &lt;&gt; y) </w:t>
      </w:r>
      <w:r>
        <w:rPr>
          <w:b/>
          <w:noProof w:val="0"/>
        </w:rPr>
        <w:t xml:space="preserve">OU </w:t>
      </w:r>
      <w:r>
        <w:rPr>
          <w:noProof w:val="0"/>
        </w:rPr>
        <w:t>(</w:t>
      </w:r>
      <w:r>
        <w:rPr>
          <w:noProof w:val="0"/>
        </w:rPr>
        <w:fldChar w:fldCharType="begin"/>
      </w:r>
      <w:r>
        <w:rPr>
          <w:noProof w:val="0"/>
        </w:rPr>
        <w:instrText>SYMBOL 34 \f "Symbol"</w:instrText>
      </w:r>
      <w:r>
        <w:rPr>
          <w:noProof w:val="0"/>
        </w:rPr>
        <w:fldChar w:fldCharType="end"/>
      </w:r>
      <w:r>
        <w:rPr>
          <w:noProof w:val="0"/>
        </w:rPr>
        <w:t xml:space="preserve"> y </w:t>
      </w:r>
      <w:r>
        <w:rPr>
          <w:b/>
          <w:noProof w:val="0"/>
        </w:rPr>
        <w:t>UN</w:t>
      </w:r>
      <w:r>
        <w:rPr>
          <w:noProof w:val="0"/>
        </w:rPr>
        <w:t xml:space="preserve"> Y </w:t>
      </w:r>
      <w:r>
        <w:rPr>
          <w:b/>
          <w:noProof w:val="0"/>
        </w:rPr>
        <w:t>ON_A</w:t>
      </w:r>
      <w:r>
        <w:rPr>
          <w:noProof w:val="0"/>
        </w:rPr>
        <w:t xml:space="preserve"> x2 &lt;&gt; y) </w:t>
      </w:r>
      <w:r>
        <w:rPr>
          <w:b/>
          <w:noProof w:val="0"/>
        </w:rPr>
        <w:t>ALORS ...</w:t>
      </w:r>
    </w:p>
    <w:p w:rsidR="00AE3BD8" w:rsidRDefault="00AE3BD8">
      <w:pPr>
        <w:pStyle w:val="Courrier"/>
        <w:rPr>
          <w:b/>
          <w:noProof w:val="0"/>
        </w:rPr>
      </w:pPr>
    </w:p>
    <w:p w:rsidR="00AE3BD8" w:rsidRDefault="00AE3BD8">
      <w:pPr>
        <w:pStyle w:val="Courrier"/>
        <w:rPr>
          <w:noProof w:val="0"/>
        </w:rPr>
      </w:pPr>
      <w:r>
        <w:rPr>
          <w:noProof w:val="0"/>
        </w:rPr>
        <w:t xml:space="preserve">qui est équivalent à </w:t>
      </w:r>
    </w:p>
    <w:p w:rsidR="00AE3BD8" w:rsidRDefault="00AE3BD8">
      <w:pPr>
        <w:pStyle w:val="Courrier"/>
        <w:rPr>
          <w:noProof w:val="0"/>
        </w:rPr>
      </w:pPr>
    </w:p>
    <w:p w:rsidR="00AE3BD8" w:rsidRDefault="00AE3BD8">
      <w:pPr>
        <w:pStyle w:val="Courrier"/>
        <w:outlineLvl w:val="0"/>
        <w:rPr>
          <w:b/>
          <w:noProof w:val="0"/>
        </w:rPr>
      </w:pPr>
      <w:r>
        <w:rPr>
          <w:b/>
          <w:noProof w:val="0"/>
        </w:rPr>
        <w:t>SI</w:t>
      </w:r>
      <w:r>
        <w:rPr>
          <w:noProof w:val="0"/>
        </w:rPr>
        <w:t xml:space="preserve"> (x1 &lt;&gt; y1 </w:t>
      </w:r>
      <w:r>
        <w:rPr>
          <w:b/>
          <w:noProof w:val="0"/>
        </w:rPr>
        <w:t>ET</w:t>
      </w:r>
      <w:r>
        <w:rPr>
          <w:noProof w:val="0"/>
        </w:rPr>
        <w:t xml:space="preserve"> x1 &lt;&gt; y2 </w:t>
      </w:r>
      <w:r>
        <w:rPr>
          <w:b/>
          <w:noProof w:val="0"/>
        </w:rPr>
        <w:t>ET</w:t>
      </w:r>
      <w:r>
        <w:rPr>
          <w:noProof w:val="0"/>
        </w:rPr>
        <w:t xml:space="preserve"> x1 &lt;&gt; y3) </w:t>
      </w:r>
      <w:r>
        <w:rPr>
          <w:b/>
          <w:noProof w:val="0"/>
        </w:rPr>
        <w:t>OU</w:t>
      </w:r>
    </w:p>
    <w:p w:rsidR="00AE3BD8" w:rsidRDefault="00AE3BD8">
      <w:pPr>
        <w:pStyle w:val="Courrierp"/>
        <w:rPr>
          <w:b/>
          <w:noProof w:val="0"/>
        </w:rPr>
      </w:pPr>
      <w:r>
        <w:rPr>
          <w:b/>
          <w:noProof w:val="0"/>
        </w:rPr>
        <w:t xml:space="preserve">   </w:t>
      </w:r>
      <w:r>
        <w:rPr>
          <w:noProof w:val="0"/>
        </w:rPr>
        <w:t xml:space="preserve">(x2 &lt;&gt; y1 </w:t>
      </w:r>
      <w:r>
        <w:rPr>
          <w:b/>
          <w:noProof w:val="0"/>
        </w:rPr>
        <w:t>ET</w:t>
      </w:r>
      <w:r>
        <w:rPr>
          <w:noProof w:val="0"/>
        </w:rPr>
        <w:t xml:space="preserve"> x2 &lt;&gt; y2 </w:t>
      </w:r>
      <w:r>
        <w:rPr>
          <w:b/>
          <w:noProof w:val="0"/>
        </w:rPr>
        <w:t xml:space="preserve">ET </w:t>
      </w:r>
      <w:r>
        <w:rPr>
          <w:noProof w:val="0"/>
        </w:rPr>
        <w:t xml:space="preserve">x2 &lt;&gt; y3) </w:t>
      </w:r>
      <w:r>
        <w:rPr>
          <w:b/>
          <w:noProof w:val="0"/>
        </w:rPr>
        <w:t>ALORS ...</w:t>
      </w:r>
    </w:p>
    <w:p w:rsidR="00AE3BD8" w:rsidRDefault="00AE3BD8">
      <w:r>
        <w:t>Grâce à cette substitution, il est facile de se faire une idée du résultat.</w:t>
      </w:r>
    </w:p>
    <w:p w:rsidR="00AE3BD8" w:rsidRDefault="00AE3BD8" w:rsidP="00B1190F">
      <w:pPr>
        <w:pStyle w:val="Remarque"/>
        <w:numPr>
          <w:ilvl w:val="0"/>
          <w:numId w:val="49"/>
        </w:numPr>
        <w:ind w:left="567" w:firstLine="0"/>
      </w:pPr>
      <w:r>
        <w:t>Il faut particulièrement faire attention à la portée des variables liées lors des imbrications d'opérateurs complexes. En effet, la portée de la variable liée est réduite à l'intérieur du quantificateur qui définit l'ensemble auquel appartient cette variable. L'exemple suivant provoque une erreur car la variable x (définie dans l'opérateur IL_EXISTE) n'est pas définie dans le quantificateur QQSOIT :</w:t>
      </w:r>
    </w:p>
    <w:p w:rsidR="00AE3BD8" w:rsidRDefault="00AE3BD8">
      <w:pPr>
        <w:pStyle w:val="Courrier"/>
        <w:keepNext/>
        <w:outlineLvl w:val="0"/>
        <w:rPr>
          <w:b/>
          <w:noProof w:val="0"/>
        </w:rPr>
      </w:pPr>
      <w:r>
        <w:rPr>
          <w:b/>
          <w:noProof w:val="0"/>
        </w:rPr>
        <w:t>Exemple :</w:t>
      </w:r>
    </w:p>
    <w:p w:rsidR="00AE3BD8" w:rsidRDefault="00AE3BD8">
      <w:pPr>
        <w:pStyle w:val="Courrier"/>
        <w:keepNext/>
        <w:rPr>
          <w:b/>
          <w:noProof w:val="0"/>
        </w:rPr>
      </w:pPr>
      <w:r>
        <w:rPr>
          <w:b/>
          <w:noProof w:val="0"/>
        </w:rPr>
        <w:t xml:space="preserve">SI IL_EXISTE </w:t>
      </w:r>
      <w:r>
        <w:rPr>
          <w:noProof w:val="0"/>
        </w:rPr>
        <w:t xml:space="preserve">x </w:t>
      </w:r>
      <w:r>
        <w:rPr>
          <w:b/>
          <w:noProof w:val="0"/>
        </w:rPr>
        <w:t xml:space="preserve">UN </w:t>
      </w:r>
      <w:r>
        <w:rPr>
          <w:noProof w:val="0"/>
        </w:rPr>
        <w:t>X</w:t>
      </w:r>
      <w:r>
        <w:rPr>
          <w:noProof w:val="0"/>
        </w:rPr>
        <w:tab/>
      </w:r>
      <w:r>
        <w:rPr>
          <w:noProof w:val="0"/>
        </w:rPr>
        <w:tab/>
      </w:r>
      <w:r>
        <w:rPr>
          <w:noProof w:val="0"/>
        </w:rPr>
        <w:tab/>
        <w:t>(* fin de l'opérateur IL_EXISTE *)</w:t>
      </w:r>
    </w:p>
    <w:p w:rsidR="00AE3BD8" w:rsidRDefault="00AE3BD8">
      <w:pPr>
        <w:pStyle w:val="Courrierp"/>
        <w:rPr>
          <w:noProof w:val="0"/>
        </w:rPr>
      </w:pPr>
      <w:r>
        <w:rPr>
          <w:b/>
          <w:noProof w:val="0"/>
        </w:rPr>
        <w:t xml:space="preserve">   ET QQSOIT </w:t>
      </w:r>
      <w:r>
        <w:rPr>
          <w:noProof w:val="0"/>
        </w:rPr>
        <w:t>y</w:t>
      </w:r>
      <w:r>
        <w:rPr>
          <w:b/>
          <w:noProof w:val="0"/>
        </w:rPr>
        <w:t xml:space="preserve"> UN </w:t>
      </w:r>
      <w:r>
        <w:rPr>
          <w:noProof w:val="0"/>
        </w:rPr>
        <w:t>Y</w:t>
      </w:r>
      <w:r>
        <w:rPr>
          <w:b/>
          <w:noProof w:val="0"/>
        </w:rPr>
        <w:t xml:space="preserve"> ON_A </w:t>
      </w:r>
      <w:r>
        <w:rPr>
          <w:noProof w:val="0"/>
        </w:rPr>
        <w:t>x &lt;&gt; y</w:t>
      </w:r>
      <w:r>
        <w:rPr>
          <w:b/>
          <w:noProof w:val="0"/>
        </w:rPr>
        <w:tab/>
      </w:r>
      <w:r>
        <w:rPr>
          <w:noProof w:val="0"/>
        </w:rPr>
        <w:t xml:space="preserve">(* </w:t>
      </w:r>
      <w:r>
        <w:rPr>
          <w:b/>
          <w:noProof w:val="0"/>
        </w:rPr>
        <w:t>ERREUR</w:t>
      </w:r>
      <w:r>
        <w:rPr>
          <w:noProof w:val="0"/>
        </w:rPr>
        <w:t xml:space="preserve"> : x n'est pas défini ! *)</w:t>
      </w:r>
    </w:p>
    <w:p w:rsidR="00AE3BD8" w:rsidRDefault="00AE3BD8">
      <w:r>
        <w:t>Il faut écrire :</w:t>
      </w:r>
    </w:p>
    <w:p w:rsidR="00AE3BD8" w:rsidRDefault="00AE3BD8">
      <w:pPr>
        <w:pStyle w:val="Courrier"/>
        <w:keepNext/>
        <w:outlineLvl w:val="0"/>
        <w:rPr>
          <w:b/>
          <w:noProof w:val="0"/>
        </w:rPr>
      </w:pPr>
      <w:r>
        <w:rPr>
          <w:b/>
          <w:noProof w:val="0"/>
        </w:rPr>
        <w:t xml:space="preserve">SI IL_EXISTE </w:t>
      </w:r>
      <w:r>
        <w:rPr>
          <w:noProof w:val="0"/>
        </w:rPr>
        <w:t xml:space="preserve">x </w:t>
      </w:r>
      <w:r>
        <w:rPr>
          <w:b/>
          <w:noProof w:val="0"/>
        </w:rPr>
        <w:t xml:space="preserve">UN </w:t>
      </w:r>
      <w:r>
        <w:rPr>
          <w:noProof w:val="0"/>
        </w:rPr>
        <w:t xml:space="preserve">X </w:t>
      </w:r>
      <w:r>
        <w:rPr>
          <w:b/>
          <w:noProof w:val="0"/>
        </w:rPr>
        <w:t>TEL_QUE</w:t>
      </w:r>
      <w:r>
        <w:rPr>
          <w:noProof w:val="0"/>
        </w:rPr>
        <w:tab/>
      </w:r>
    </w:p>
    <w:p w:rsidR="00AE3BD8" w:rsidRDefault="00AE3BD8">
      <w:pPr>
        <w:pStyle w:val="Courrierp"/>
        <w:rPr>
          <w:noProof w:val="0"/>
        </w:rPr>
      </w:pPr>
      <w:r>
        <w:rPr>
          <w:b/>
          <w:noProof w:val="0"/>
        </w:rPr>
        <w:t xml:space="preserve">   QQSOIT </w:t>
      </w:r>
      <w:r>
        <w:rPr>
          <w:noProof w:val="0"/>
        </w:rPr>
        <w:t>y</w:t>
      </w:r>
      <w:r>
        <w:rPr>
          <w:b/>
          <w:noProof w:val="0"/>
        </w:rPr>
        <w:t xml:space="preserve"> UN </w:t>
      </w:r>
      <w:r>
        <w:rPr>
          <w:noProof w:val="0"/>
        </w:rPr>
        <w:t>Y</w:t>
      </w:r>
      <w:r>
        <w:rPr>
          <w:b/>
          <w:noProof w:val="0"/>
        </w:rPr>
        <w:t xml:space="preserve"> ON_A </w:t>
      </w:r>
      <w:r>
        <w:rPr>
          <w:noProof w:val="0"/>
        </w:rPr>
        <w:t>x &lt;&gt; y</w:t>
      </w:r>
      <w:r>
        <w:rPr>
          <w:b/>
          <w:noProof w:val="0"/>
        </w:rPr>
        <w:tab/>
      </w:r>
      <w:r>
        <w:rPr>
          <w:noProof w:val="0"/>
        </w:rPr>
        <w:t>(* x est défini dans IL_EXISTE *)</w:t>
      </w:r>
    </w:p>
    <w:p w:rsidR="00AE3BD8" w:rsidRDefault="00AE3BD8">
      <w:pPr>
        <w:pStyle w:val="Courrier"/>
        <w:rPr>
          <w:noProof w:val="0"/>
        </w:rPr>
      </w:pPr>
    </w:p>
    <w:p w:rsidR="00AE3BD8" w:rsidRDefault="00AE3BD8">
      <w:pPr>
        <w:pStyle w:val="Titre2"/>
      </w:pPr>
      <w:bookmarkStart w:id="397" w:name="_Toc342099198"/>
      <w:bookmarkStart w:id="398" w:name="_Toc342986860"/>
      <w:bookmarkStart w:id="399" w:name="_Toc343072212"/>
      <w:bookmarkStart w:id="400" w:name="_Toc443104460"/>
      <w:bookmarkStart w:id="401" w:name="_Toc399235909"/>
      <w:r>
        <w:t>Les opérateurs booléens</w:t>
      </w:r>
      <w:bookmarkEnd w:id="397"/>
      <w:bookmarkEnd w:id="398"/>
      <w:bookmarkEnd w:id="399"/>
      <w:bookmarkEnd w:id="400"/>
      <w:bookmarkEnd w:id="401"/>
    </w:p>
    <w:p w:rsidR="00AE3BD8" w:rsidRDefault="00AE3BD8">
      <w:r>
        <w:t>Ils sont au nombre de quatre : un opérateur de gestion d'ensemble (INCLUS_DANS), un opérateur de gestion d'expression (AU_MOINS ... PARMI) et deux opérateurs de test de panne (MARCHE et PANNE).</w:t>
      </w:r>
    </w:p>
    <w:p w:rsidR="00AE3BD8" w:rsidRDefault="00AE3BD8">
      <w:pPr>
        <w:pStyle w:val="Titre3"/>
      </w:pPr>
      <w:bookmarkStart w:id="402" w:name="_Toc342099199"/>
      <w:bookmarkStart w:id="403" w:name="_Toc342986861"/>
      <w:bookmarkStart w:id="404" w:name="_Toc343072213"/>
      <w:bookmarkStart w:id="405" w:name="_Toc443104461"/>
      <w:r>
        <w:tab/>
      </w:r>
      <w:bookmarkStart w:id="406" w:name="_Toc399235910"/>
      <w:r>
        <w:t>L'opérateur INCLUS_DANS</w:t>
      </w:r>
      <w:bookmarkEnd w:id="402"/>
      <w:bookmarkEnd w:id="403"/>
      <w:bookmarkEnd w:id="404"/>
      <w:bookmarkEnd w:id="405"/>
      <w:bookmarkEnd w:id="406"/>
      <w:r>
        <w:t xml:space="preserve"> </w:t>
      </w:r>
      <w:r>
        <w:fldChar w:fldCharType="begin"/>
      </w:r>
      <w:r>
        <w:instrText xml:space="preserve"> XE"INCLUS_DANS" </w:instrText>
      </w:r>
      <w:r>
        <w:fldChar w:fldCharType="end"/>
      </w:r>
    </w:p>
    <w:p w:rsidR="00AE3BD8" w:rsidRDefault="00AE3BD8">
      <w:pPr>
        <w:pStyle w:val="Courrier"/>
        <w:keepNext/>
        <w:outlineLvl w:val="0"/>
        <w:rPr>
          <w:b/>
          <w:noProof w:val="0"/>
        </w:rPr>
      </w:pPr>
      <w:r>
        <w:rPr>
          <w:b/>
          <w:noProof w:val="0"/>
        </w:rPr>
        <w:t>Syntaxe :</w:t>
      </w:r>
    </w:p>
    <w:p w:rsidR="00AE3BD8" w:rsidRDefault="00AE3BD8">
      <w:pPr>
        <w:pStyle w:val="Courrier"/>
        <w:rPr>
          <w:noProof w:val="0"/>
        </w:rPr>
      </w:pPr>
      <w:r>
        <w:rPr>
          <w:noProof w:val="0"/>
        </w:rPr>
        <w:t xml:space="preserve">variable </w:t>
      </w:r>
      <w:r>
        <w:rPr>
          <w:b/>
          <w:noProof w:val="0"/>
        </w:rPr>
        <w:t xml:space="preserve">INCLUS_DANS </w:t>
      </w:r>
      <w:r>
        <w:rPr>
          <w:noProof w:val="0"/>
        </w:rPr>
        <w:t>nom_d_ensemble</w:t>
      </w:r>
    </w:p>
    <w:p w:rsidR="00AE3BD8" w:rsidRDefault="00AE3BD8">
      <w:pPr>
        <w:pStyle w:val="Courrier"/>
        <w:rPr>
          <w:noProof w:val="0"/>
        </w:rPr>
      </w:pPr>
    </w:p>
    <w:p w:rsidR="00AE3BD8" w:rsidRDefault="00AE3BD8">
      <w:r>
        <w:t>Cet opérateur permet de tester l'appartenance d'un objet à un ensemble. Pour cela, on précise à gauche de l'opérateur la variable objet et, à droite, l'ensemble des valeurs représenté par une variable d'interface ou un nom de type. Dans le cas d'un nom de type, on teste simplement si l'objet est du type précisé ou bien si l'objet est d'un type qui hérite du type spécifié.</w:t>
      </w:r>
    </w:p>
    <w:p w:rsidR="00AE3BD8" w:rsidRDefault="00AE3BD8">
      <w:r>
        <w:t>Si l'objet apparaît dans l'ensemble des objets, le résultat sera VRAI. Sinon il sera FAUX. Si l'ensemble est vide, le résultat est FAUX.</w:t>
      </w:r>
    </w:p>
    <w:p w:rsidR="00AE3BD8" w:rsidRDefault="00AE3BD8">
      <w:r>
        <w:t>Dans l'exemple suivant, on teste si toutes les pompes sont incluses dans l'interface de l'objet.</w:t>
      </w:r>
    </w:p>
    <w:p w:rsidR="00AE3BD8" w:rsidRDefault="00AE3BD8">
      <w:pPr>
        <w:pStyle w:val="Courrier"/>
        <w:keepNext/>
        <w:outlineLvl w:val="0"/>
        <w:rPr>
          <w:b/>
          <w:noProof w:val="0"/>
        </w:rPr>
      </w:pPr>
      <w:r>
        <w:rPr>
          <w:b/>
          <w:noProof w:val="0"/>
        </w:rPr>
        <w:t>Exemple :</w:t>
      </w:r>
    </w:p>
    <w:p w:rsidR="00AE3BD8" w:rsidRDefault="00AE3BD8">
      <w:pPr>
        <w:pStyle w:val="Courrier"/>
        <w:keepNext/>
        <w:rPr>
          <w:noProof w:val="0"/>
        </w:rPr>
      </w:pPr>
      <w:r>
        <w:rPr>
          <w:b/>
          <w:noProof w:val="0"/>
        </w:rPr>
        <w:t xml:space="preserve">TYPE </w:t>
      </w:r>
      <w:r>
        <w:rPr>
          <w:noProof w:val="0"/>
        </w:rPr>
        <w:t>composant ;</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amont </w:t>
      </w:r>
      <w:r>
        <w:rPr>
          <w:b/>
          <w:noProof w:val="0"/>
        </w:rPr>
        <w:t>GENRE</w:t>
      </w:r>
      <w:r>
        <w:rPr>
          <w:noProof w:val="0"/>
        </w:rPr>
        <w:t xml:space="preserve"> pompe ;</w:t>
      </w:r>
    </w:p>
    <w:p w:rsidR="00AE3BD8" w:rsidRDefault="00AE3BD8">
      <w:pPr>
        <w:pStyle w:val="Courrier"/>
        <w:keepNext/>
        <w:outlineLvl w:val="0"/>
        <w:rPr>
          <w:noProof w:val="0"/>
        </w:rPr>
      </w:pPr>
      <w:r>
        <w:rPr>
          <w:b/>
          <w:noProof w:val="0"/>
        </w:rPr>
        <w:t>INTERACTION</w:t>
      </w:r>
    </w:p>
    <w:p w:rsidR="00AE3BD8" w:rsidRDefault="00AE3BD8">
      <w:pPr>
        <w:pStyle w:val="Courrier"/>
        <w:keepNext/>
        <w:outlineLvl w:val="0"/>
        <w:rPr>
          <w:noProof w:val="0"/>
        </w:rPr>
      </w:pPr>
      <w:r>
        <w:rPr>
          <w:b/>
          <w:noProof w:val="0"/>
        </w:rPr>
        <w:t xml:space="preserve">SI QQSOIT </w:t>
      </w:r>
      <w:r>
        <w:rPr>
          <w:noProof w:val="0"/>
        </w:rPr>
        <w:t>x</w:t>
      </w:r>
      <w:r>
        <w:rPr>
          <w:b/>
          <w:noProof w:val="0"/>
        </w:rPr>
        <w:t xml:space="preserve"> UN_OBJET DE_TYPE </w:t>
      </w:r>
      <w:r>
        <w:rPr>
          <w:noProof w:val="0"/>
        </w:rPr>
        <w:t>pompe</w:t>
      </w:r>
    </w:p>
    <w:p w:rsidR="00AE3BD8" w:rsidRDefault="00AE3BD8">
      <w:pPr>
        <w:pStyle w:val="Courrier"/>
        <w:keepNext/>
        <w:outlineLvl w:val="0"/>
        <w:rPr>
          <w:b/>
          <w:noProof w:val="0"/>
        </w:rPr>
      </w:pPr>
      <w:r>
        <w:rPr>
          <w:noProof w:val="0"/>
        </w:rPr>
        <w:tab/>
      </w:r>
      <w:r>
        <w:rPr>
          <w:noProof w:val="0"/>
        </w:rPr>
        <w:tab/>
        <w:t xml:space="preserve">   </w:t>
      </w:r>
      <w:r>
        <w:rPr>
          <w:b/>
          <w:noProof w:val="0"/>
        </w:rPr>
        <w:t xml:space="preserve">ON_A </w:t>
      </w:r>
      <w:r>
        <w:rPr>
          <w:noProof w:val="0"/>
        </w:rPr>
        <w:t xml:space="preserve">x </w:t>
      </w:r>
      <w:r>
        <w:rPr>
          <w:b/>
          <w:noProof w:val="0"/>
        </w:rPr>
        <w:t xml:space="preserve">INCLUS_DANS </w:t>
      </w:r>
      <w:r>
        <w:rPr>
          <w:noProof w:val="0"/>
        </w:rPr>
        <w:t>amont</w:t>
      </w:r>
    </w:p>
    <w:p w:rsidR="00AE3BD8" w:rsidRDefault="00AE3BD8">
      <w:pPr>
        <w:pStyle w:val="Courrierp"/>
        <w:outlineLvl w:val="0"/>
        <w:rPr>
          <w:b/>
          <w:noProof w:val="0"/>
        </w:rPr>
      </w:pPr>
      <w:r>
        <w:rPr>
          <w:b/>
          <w:noProof w:val="0"/>
        </w:rPr>
        <w:t>ALORS ...</w:t>
      </w:r>
    </w:p>
    <w:p w:rsidR="00AE3BD8" w:rsidRDefault="00AE3BD8" w:rsidP="00B1190F">
      <w:pPr>
        <w:pStyle w:val="Remarque"/>
        <w:numPr>
          <w:ilvl w:val="0"/>
          <w:numId w:val="50"/>
        </w:numPr>
        <w:ind w:left="567" w:firstLine="0"/>
      </w:pPr>
      <w:r>
        <w:t>Il n'est pas possible d'imposer des contraintes d'ensemble sur l'opérateur INCLUS_DANS.</w:t>
      </w:r>
    </w:p>
    <w:p w:rsidR="00AE3BD8" w:rsidRDefault="00AE3BD8">
      <w:pPr>
        <w:pStyle w:val="Titre3"/>
      </w:pPr>
      <w:bookmarkStart w:id="407" w:name="_Toc342099200"/>
      <w:bookmarkStart w:id="408" w:name="_Toc342986862"/>
      <w:bookmarkStart w:id="409" w:name="_Toc343072214"/>
      <w:bookmarkStart w:id="410" w:name="_Toc443104462"/>
      <w:r>
        <w:tab/>
      </w:r>
      <w:bookmarkStart w:id="411" w:name="_Toc399235911"/>
      <w:r>
        <w:t>L'opérateur MARCHE</w:t>
      </w:r>
      <w:bookmarkEnd w:id="407"/>
      <w:bookmarkEnd w:id="408"/>
      <w:bookmarkEnd w:id="409"/>
      <w:bookmarkEnd w:id="410"/>
      <w:bookmarkEnd w:id="411"/>
      <w:r>
        <w:t xml:space="preserve"> </w:t>
      </w:r>
      <w:r>
        <w:fldChar w:fldCharType="begin"/>
      </w:r>
      <w:r>
        <w:instrText xml:space="preserve"> XE "MARCHE" </w:instrText>
      </w:r>
      <w:r>
        <w:fldChar w:fldCharType="end"/>
      </w:r>
    </w:p>
    <w:p w:rsidR="00AE3BD8" w:rsidRDefault="00AE3BD8">
      <w:pPr>
        <w:pStyle w:val="Courrier"/>
        <w:keepNext/>
        <w:outlineLvl w:val="0"/>
        <w:rPr>
          <w:noProof w:val="0"/>
        </w:rPr>
      </w:pPr>
      <w:r>
        <w:rPr>
          <w:b/>
          <w:noProof w:val="0"/>
        </w:rPr>
        <w:t>Syntaxe :</w:t>
      </w:r>
    </w:p>
    <w:p w:rsidR="00AE3BD8" w:rsidRDefault="00AE3BD8">
      <w:pPr>
        <w:pStyle w:val="Courrier"/>
        <w:keepNext/>
        <w:rPr>
          <w:noProof w:val="0"/>
        </w:rPr>
      </w:pPr>
      <w:r>
        <w:rPr>
          <w:b/>
          <w:noProof w:val="0"/>
        </w:rPr>
        <w:t>MARCHE</w:t>
      </w:r>
      <w:r>
        <w:rPr>
          <w:noProof w:val="0"/>
        </w:rPr>
        <w:t xml:space="preserve"> [ </w:t>
      </w:r>
      <w:r>
        <w:rPr>
          <w:b/>
          <w:noProof w:val="0"/>
        </w:rPr>
        <w:t xml:space="preserve">DE </w:t>
      </w:r>
      <w:r>
        <w:rPr>
          <w:noProof w:val="0"/>
        </w:rPr>
        <w:t>objet ]</w:t>
      </w:r>
    </w:p>
    <w:p w:rsidR="00AE3BD8" w:rsidRDefault="00AE3BD8">
      <w:pPr>
        <w:pStyle w:val="Courrierp"/>
        <w:rPr>
          <w:noProof w:val="0"/>
        </w:rPr>
      </w:pPr>
      <w:r>
        <w:rPr>
          <w:b/>
          <w:noProof w:val="0"/>
        </w:rPr>
        <w:t xml:space="preserve">MARCHE </w:t>
      </w:r>
      <w:r>
        <w:rPr>
          <w:noProof w:val="0"/>
        </w:rPr>
        <w:t xml:space="preserve">[ </w:t>
      </w:r>
      <w:r>
        <w:rPr>
          <w:b/>
          <w:noProof w:val="0"/>
        </w:rPr>
        <w:t xml:space="preserve">( </w:t>
      </w:r>
      <w:r>
        <w:rPr>
          <w:noProof w:val="0"/>
        </w:rPr>
        <w:t xml:space="preserve">objet </w:t>
      </w:r>
      <w:r>
        <w:rPr>
          <w:b/>
          <w:noProof w:val="0"/>
        </w:rPr>
        <w:t>)</w:t>
      </w:r>
      <w:r>
        <w:rPr>
          <w:noProof w:val="0"/>
        </w:rPr>
        <w:t>]</w:t>
      </w:r>
    </w:p>
    <w:p w:rsidR="00AE3BD8" w:rsidRDefault="00AE3BD8">
      <w:r>
        <w:t>L'opérateur MARCHE teste si un objet est en marche, c'est-à-dire si toutes les variables PANNE de l'objet sont à FAUX (cf. PANNE (variable d'état)). L’opérateur MARCHE permet d’accéder à un objet de la même façon que l’opérateur DE :</w:t>
      </w:r>
    </w:p>
    <w:p w:rsidR="00AE3BD8" w:rsidRDefault="00AE3BD8">
      <w:pPr>
        <w:pStyle w:val="Dcal"/>
      </w:pPr>
      <w:r>
        <w:t>-</w:t>
      </w:r>
      <w:r>
        <w:tab/>
        <w:t>Si aucun objet n'est précisé, l'opérateur considère qu'il s'agit de l'objet dans lequel l'opérateur est utilisé.</w:t>
      </w:r>
    </w:p>
    <w:p w:rsidR="00AE3BD8" w:rsidRDefault="00AE3BD8">
      <w:pPr>
        <w:pStyle w:val="Dcal"/>
      </w:pPr>
      <w:r>
        <w:t>-</w:t>
      </w:r>
      <w:r>
        <w:tab/>
        <w:t>L’objet sur lequel doit agir l’opérateur peut-être identifié soit par une variable liée, soit par un nom d’ensemble de cardinal 1, soit par un nom d’objet particulier.</w:t>
      </w:r>
    </w:p>
    <w:p w:rsidR="00AE3BD8" w:rsidRDefault="00AE3BD8">
      <w:r>
        <w:t>L'opérateur effectue les opérations suivantes :</w:t>
      </w:r>
    </w:p>
    <w:p w:rsidR="00AE3BD8" w:rsidRDefault="00AE3BD8">
      <w:pPr>
        <w:ind w:left="708"/>
      </w:pPr>
      <w:r>
        <w:t>- Il récupère tous les champs PANNE de l'objet.</w:t>
      </w:r>
    </w:p>
    <w:p w:rsidR="00AE3BD8" w:rsidRDefault="00AE3BD8">
      <w:pPr>
        <w:ind w:left="708"/>
      </w:pPr>
      <w:r>
        <w:t>- Il teste si tous les champs (booléens) sont à FAUX. Si c'est le cas, le résultat de l'opération est VRAI. Sinon (au moins un des champs PANNE est VRAI), le résultat est FAUX.</w:t>
      </w:r>
    </w:p>
    <w:p w:rsidR="00AE3BD8" w:rsidRDefault="00AE3BD8">
      <w:pPr>
        <w:ind w:left="708"/>
      </w:pPr>
      <w:r>
        <w:t>- Si l'objet n'a aucun champ PANNE, le résultat est VRAI.</w:t>
      </w:r>
    </w:p>
    <w:p w:rsidR="00AE3BD8" w:rsidRDefault="00AE3BD8">
      <w:r>
        <w:t>L'exemple suivant teste si une pompe est alimentée par au moins une source et ce, uniquement si la pompe fonctionne.</w:t>
      </w:r>
    </w:p>
    <w:p w:rsidR="00AE3BD8" w:rsidRDefault="00AE3BD8">
      <w:pPr>
        <w:pStyle w:val="Courrier"/>
        <w:keepNext/>
        <w:outlineLvl w:val="0"/>
        <w:rPr>
          <w:b/>
          <w:noProof w:val="0"/>
        </w:rPr>
      </w:pPr>
      <w:r>
        <w:rPr>
          <w:b/>
          <w:noProof w:val="0"/>
        </w:rPr>
        <w:t>Exemple :</w:t>
      </w:r>
    </w:p>
    <w:p w:rsidR="00AE3BD8" w:rsidRDefault="00AE3BD8">
      <w:pPr>
        <w:pStyle w:val="Courrier"/>
        <w:keepNext/>
        <w:rPr>
          <w:noProof w:val="0"/>
        </w:rPr>
      </w:pPr>
      <w:r>
        <w:rPr>
          <w:b/>
          <w:noProof w:val="0"/>
        </w:rPr>
        <w:t xml:space="preserve">TYPE </w:t>
      </w:r>
      <w:r>
        <w:rPr>
          <w:noProof w:val="0"/>
        </w:rPr>
        <w:t>pompe;</w:t>
      </w:r>
    </w:p>
    <w:p w:rsidR="00AE3BD8" w:rsidRDefault="00AE3BD8">
      <w:pPr>
        <w:pStyle w:val="Courrier"/>
        <w:keepNext/>
        <w:outlineLvl w:val="0"/>
        <w:rPr>
          <w:b/>
          <w:noProof w:val="0"/>
        </w:rPr>
      </w:pPr>
      <w:r>
        <w:rPr>
          <w:b/>
          <w:noProof w:val="0"/>
        </w:rPr>
        <w:t>INTERFACE</w:t>
      </w:r>
    </w:p>
    <w:p w:rsidR="00AE3BD8" w:rsidRDefault="00AE3BD8">
      <w:pPr>
        <w:pStyle w:val="Courrier"/>
        <w:keepNext/>
        <w:rPr>
          <w:noProof w:val="0"/>
        </w:rPr>
      </w:pPr>
      <w:r>
        <w:rPr>
          <w:noProof w:val="0"/>
        </w:rPr>
        <w:tab/>
        <w:t xml:space="preserve">amont </w:t>
      </w:r>
      <w:r>
        <w:rPr>
          <w:b/>
          <w:noProof w:val="0"/>
        </w:rPr>
        <w:t xml:space="preserve">GENRE </w:t>
      </w:r>
      <w:r>
        <w:rPr>
          <w:noProof w:val="0"/>
        </w:rPr>
        <w:t>source ;</w:t>
      </w:r>
    </w:p>
    <w:p w:rsidR="00AE3BD8" w:rsidRDefault="00AE3BD8">
      <w:pPr>
        <w:pStyle w:val="Courrier"/>
        <w:keepNext/>
        <w:outlineLvl w:val="0"/>
        <w:rPr>
          <w:noProof w:val="0"/>
        </w:rPr>
      </w:pPr>
      <w:r>
        <w:rPr>
          <w:b/>
          <w:noProof w:val="0"/>
        </w:rPr>
        <w:t>PANNE</w:t>
      </w:r>
    </w:p>
    <w:p w:rsidR="00AE3BD8" w:rsidRDefault="00AE3BD8">
      <w:pPr>
        <w:pStyle w:val="Courrier"/>
        <w:keepNext/>
        <w:rPr>
          <w:noProof w:val="0"/>
        </w:rPr>
      </w:pPr>
      <w:r>
        <w:rPr>
          <w:noProof w:val="0"/>
        </w:rPr>
        <w:tab/>
        <w:t>panne_pompe ;</w:t>
      </w:r>
    </w:p>
    <w:p w:rsidR="00AE3BD8" w:rsidRDefault="00AE3BD8">
      <w:pPr>
        <w:pStyle w:val="Courrier"/>
        <w:keepNext/>
        <w:rPr>
          <w:noProof w:val="0"/>
        </w:rPr>
      </w:pPr>
      <w:r>
        <w:rPr>
          <w:b/>
          <w:noProof w:val="0"/>
        </w:rPr>
        <w:t>EFFET</w:t>
      </w:r>
      <w:r>
        <w:rPr>
          <w:noProof w:val="0"/>
        </w:rPr>
        <w:t xml:space="preserve"> alim ;</w:t>
      </w:r>
    </w:p>
    <w:p w:rsidR="00AE3BD8" w:rsidRDefault="00AE3BD8">
      <w:pPr>
        <w:pStyle w:val="Courrier"/>
        <w:keepNext/>
        <w:outlineLvl w:val="0"/>
        <w:rPr>
          <w:noProof w:val="0"/>
        </w:rPr>
      </w:pPr>
      <w:r>
        <w:rPr>
          <w:b/>
          <w:noProof w:val="0"/>
        </w:rPr>
        <w:t>INTERACTION</w:t>
      </w:r>
    </w:p>
    <w:p w:rsidR="00AE3BD8" w:rsidRDefault="00AE3BD8">
      <w:pPr>
        <w:pStyle w:val="Courrier"/>
        <w:keepNext/>
        <w:outlineLvl w:val="0"/>
        <w:rPr>
          <w:b/>
          <w:noProof w:val="0"/>
        </w:rPr>
      </w:pPr>
      <w:r>
        <w:rPr>
          <w:b/>
          <w:noProof w:val="0"/>
        </w:rPr>
        <w:tab/>
        <w:t>SI MARCHE ET</w:t>
      </w:r>
    </w:p>
    <w:p w:rsidR="00AE3BD8" w:rsidRDefault="00AE3BD8">
      <w:pPr>
        <w:pStyle w:val="Courrier"/>
        <w:keepNext/>
        <w:outlineLvl w:val="0"/>
        <w:rPr>
          <w:noProof w:val="0"/>
        </w:rPr>
      </w:pPr>
      <w:r>
        <w:rPr>
          <w:b/>
          <w:noProof w:val="0"/>
        </w:rPr>
        <w:tab/>
        <w:t xml:space="preserve">   IL_EXISTE </w:t>
      </w:r>
      <w:r>
        <w:rPr>
          <w:noProof w:val="0"/>
        </w:rPr>
        <w:t xml:space="preserve">x </w:t>
      </w:r>
      <w:r>
        <w:rPr>
          <w:b/>
          <w:noProof w:val="0"/>
        </w:rPr>
        <w:t xml:space="preserve">UN </w:t>
      </w:r>
      <w:r>
        <w:rPr>
          <w:noProof w:val="0"/>
        </w:rPr>
        <w:t xml:space="preserve">amont </w:t>
      </w:r>
      <w:r>
        <w:rPr>
          <w:b/>
          <w:noProof w:val="0"/>
        </w:rPr>
        <w:t xml:space="preserve">TEL_QUE </w:t>
      </w:r>
      <w:r>
        <w:rPr>
          <w:noProof w:val="0"/>
        </w:rPr>
        <w:t xml:space="preserve">alim </w:t>
      </w:r>
      <w:r>
        <w:rPr>
          <w:b/>
          <w:noProof w:val="0"/>
        </w:rPr>
        <w:t xml:space="preserve">DE </w:t>
      </w:r>
      <w:r>
        <w:rPr>
          <w:noProof w:val="0"/>
        </w:rPr>
        <w:t>x</w:t>
      </w:r>
    </w:p>
    <w:p w:rsidR="00AE3BD8" w:rsidRDefault="00AE3BD8">
      <w:pPr>
        <w:pStyle w:val="Courrier"/>
        <w:keepNext/>
        <w:outlineLvl w:val="0"/>
        <w:rPr>
          <w:b/>
          <w:noProof w:val="0"/>
        </w:rPr>
      </w:pPr>
      <w:r>
        <w:rPr>
          <w:b/>
          <w:noProof w:val="0"/>
        </w:rPr>
        <w:tab/>
        <w:t>ALORS</w:t>
      </w:r>
    </w:p>
    <w:p w:rsidR="00AE3BD8" w:rsidRDefault="00AE3BD8">
      <w:pPr>
        <w:pStyle w:val="Courrierp"/>
        <w:rPr>
          <w:noProof w:val="0"/>
        </w:rPr>
      </w:pPr>
      <w:r>
        <w:rPr>
          <w:noProof w:val="0"/>
        </w:rPr>
        <w:tab/>
      </w:r>
      <w:r>
        <w:rPr>
          <w:noProof w:val="0"/>
        </w:rPr>
        <w:tab/>
        <w:t>alim ;</w:t>
      </w:r>
    </w:p>
    <w:p w:rsidR="00AE3BD8" w:rsidRDefault="00AE3BD8">
      <w:pPr>
        <w:pStyle w:val="Titre3"/>
      </w:pPr>
      <w:bookmarkStart w:id="412" w:name="_Toc342099201"/>
      <w:bookmarkStart w:id="413" w:name="_Toc342986863"/>
      <w:bookmarkStart w:id="414" w:name="_Toc343072215"/>
      <w:bookmarkStart w:id="415" w:name="_Toc443104463"/>
      <w:r>
        <w:tab/>
      </w:r>
      <w:bookmarkStart w:id="416" w:name="_Toc399235912"/>
      <w:r>
        <w:t>L'opérateur PANNE</w:t>
      </w:r>
      <w:bookmarkEnd w:id="412"/>
      <w:bookmarkEnd w:id="413"/>
      <w:bookmarkEnd w:id="414"/>
      <w:bookmarkEnd w:id="415"/>
      <w:bookmarkEnd w:id="416"/>
      <w:r>
        <w:t xml:space="preserve"> </w:t>
      </w:r>
      <w:r>
        <w:fldChar w:fldCharType="begin"/>
      </w:r>
      <w:r>
        <w:instrText xml:space="preserve"> XE "PANNE (opérateur)" </w:instrText>
      </w:r>
      <w:r>
        <w:fldChar w:fldCharType="end"/>
      </w:r>
    </w:p>
    <w:p w:rsidR="00AE3BD8" w:rsidRDefault="00AE3BD8">
      <w:pPr>
        <w:pStyle w:val="Courrier"/>
        <w:keepNext/>
        <w:outlineLvl w:val="0"/>
        <w:rPr>
          <w:noProof w:val="0"/>
        </w:rPr>
      </w:pPr>
      <w:r>
        <w:rPr>
          <w:b/>
          <w:noProof w:val="0"/>
        </w:rPr>
        <w:t>Syntaxe :</w:t>
      </w:r>
    </w:p>
    <w:p w:rsidR="00AE3BD8" w:rsidRDefault="00AE3BD8">
      <w:pPr>
        <w:pStyle w:val="Courrier"/>
        <w:keepNext/>
        <w:rPr>
          <w:noProof w:val="0"/>
        </w:rPr>
      </w:pPr>
      <w:r>
        <w:rPr>
          <w:b/>
          <w:noProof w:val="0"/>
        </w:rPr>
        <w:t xml:space="preserve">PANNE </w:t>
      </w:r>
      <w:r>
        <w:rPr>
          <w:noProof w:val="0"/>
        </w:rPr>
        <w:t xml:space="preserve">[ </w:t>
      </w:r>
      <w:r>
        <w:rPr>
          <w:b/>
          <w:noProof w:val="0"/>
        </w:rPr>
        <w:t>DE</w:t>
      </w:r>
      <w:r>
        <w:rPr>
          <w:noProof w:val="0"/>
        </w:rPr>
        <w:t xml:space="preserve"> objet ]</w:t>
      </w:r>
    </w:p>
    <w:p w:rsidR="00AE3BD8" w:rsidRDefault="00AE3BD8">
      <w:pPr>
        <w:pStyle w:val="Courrierp"/>
        <w:rPr>
          <w:noProof w:val="0"/>
        </w:rPr>
      </w:pPr>
      <w:r>
        <w:rPr>
          <w:b/>
          <w:noProof w:val="0"/>
        </w:rPr>
        <w:t xml:space="preserve">PANNE </w:t>
      </w:r>
      <w:r>
        <w:rPr>
          <w:noProof w:val="0"/>
        </w:rPr>
        <w:t xml:space="preserve">[ </w:t>
      </w:r>
      <w:r>
        <w:rPr>
          <w:b/>
          <w:noProof w:val="0"/>
        </w:rPr>
        <w:t>(</w:t>
      </w:r>
      <w:r>
        <w:rPr>
          <w:noProof w:val="0"/>
        </w:rPr>
        <w:t xml:space="preserve"> objet </w:t>
      </w:r>
      <w:r>
        <w:rPr>
          <w:b/>
          <w:noProof w:val="0"/>
        </w:rPr>
        <w:t>)</w:t>
      </w:r>
      <w:r>
        <w:rPr>
          <w:noProof w:val="0"/>
        </w:rPr>
        <w:t>]</w:t>
      </w:r>
    </w:p>
    <w:p w:rsidR="00AE3BD8" w:rsidRDefault="00AE3BD8">
      <w:r>
        <w:t>L'opérateur PANNE est le complémentaire de l'opérateur MARCHE. Il teste si au moins un des attributs PANNE (cf. PANNE (variable d'état)) de l'objet est à VRAI. Dans ce cas, il renvoie VRAI. L’opérateur PANNE permet d’accéder à un objet de la même façon que l’opérateur DE :</w:t>
      </w:r>
    </w:p>
    <w:p w:rsidR="00AE3BD8" w:rsidRDefault="00AE3BD8">
      <w:pPr>
        <w:pStyle w:val="Dcal"/>
      </w:pPr>
      <w:r>
        <w:t>-</w:t>
      </w:r>
      <w:r>
        <w:tab/>
        <w:t>Si aucun objet n'est précisé, l'opérateur considère qu'il s'agit de l'objet dans lequel l'opérateur est utilisé.</w:t>
      </w:r>
    </w:p>
    <w:p w:rsidR="00AE3BD8" w:rsidRDefault="00AE3BD8">
      <w:pPr>
        <w:pStyle w:val="Dcal"/>
      </w:pPr>
      <w:r>
        <w:t>-</w:t>
      </w:r>
      <w:r>
        <w:tab/>
        <w:t>L’objet sur lequel doit agir l’opérateur peut-être identifié soit par une variable liée, soit par un nom d’ensemble de cardinal 1, soit par un nom d’objet particulier.</w:t>
      </w:r>
    </w:p>
    <w:p w:rsidR="00AE3BD8" w:rsidRDefault="00AE3BD8">
      <w:r>
        <w:t>L'opérateur effectue les opérations suivantes :</w:t>
      </w:r>
    </w:p>
    <w:p w:rsidR="00AE3BD8" w:rsidRDefault="00AE3BD8">
      <w:pPr>
        <w:ind w:left="708"/>
      </w:pPr>
      <w:r>
        <w:t>- Il récupère le nom de tous les champs PANNE de l'objet</w:t>
      </w:r>
    </w:p>
    <w:p w:rsidR="00AE3BD8" w:rsidRDefault="00AE3BD8">
      <w:pPr>
        <w:ind w:left="708"/>
      </w:pPr>
      <w:r>
        <w:t>- Il teste si au moins un des champs (booléens) est à VRAI. Si c'est le cas, le résultat de l'opération est VRAI. Sinon (tous les champs PANNE sont FAUX), le résultat est FAUX.</w:t>
      </w:r>
    </w:p>
    <w:p w:rsidR="00AE3BD8" w:rsidRDefault="00AE3BD8">
      <w:pPr>
        <w:ind w:left="708"/>
      </w:pPr>
      <w:r>
        <w:t>- Si l'objet n'a aucun champ PANNE, le résultat est FAUX.</w:t>
      </w:r>
    </w:p>
    <w:p w:rsidR="00AE3BD8" w:rsidRDefault="00AE3BD8">
      <w:r>
        <w:t>L'exemple suivant concerne une pompe de secours qui ne démarre que si la pompe secourue est en panne.</w:t>
      </w:r>
    </w:p>
    <w:p w:rsidR="00AE3BD8" w:rsidRDefault="00AE3BD8">
      <w:pPr>
        <w:pStyle w:val="Courrier"/>
        <w:keepNext/>
        <w:outlineLvl w:val="0"/>
        <w:rPr>
          <w:b/>
          <w:noProof w:val="0"/>
        </w:rPr>
      </w:pPr>
      <w:r>
        <w:rPr>
          <w:b/>
          <w:noProof w:val="0"/>
        </w:rPr>
        <w:t>Exemple :</w:t>
      </w:r>
    </w:p>
    <w:p w:rsidR="00AE3BD8" w:rsidRDefault="00AE3BD8">
      <w:pPr>
        <w:pStyle w:val="Courrier"/>
        <w:keepNext/>
        <w:rPr>
          <w:b/>
          <w:noProof w:val="0"/>
        </w:rPr>
      </w:pPr>
      <w:r>
        <w:rPr>
          <w:b/>
          <w:noProof w:val="0"/>
        </w:rPr>
        <w:t xml:space="preserve">TYPE </w:t>
      </w:r>
      <w:r>
        <w:rPr>
          <w:noProof w:val="0"/>
        </w:rPr>
        <w:t>pompe_secours</w:t>
      </w:r>
      <w:r>
        <w:rPr>
          <w:b/>
          <w:noProof w:val="0"/>
        </w:rPr>
        <w:t>;</w:t>
      </w:r>
    </w:p>
    <w:p w:rsidR="00AE3BD8" w:rsidRDefault="00AE3BD8">
      <w:pPr>
        <w:pStyle w:val="Courrier"/>
        <w:keepNext/>
        <w:outlineLvl w:val="0"/>
        <w:rPr>
          <w:b/>
          <w:noProof w:val="0"/>
        </w:rPr>
      </w:pPr>
      <w:r>
        <w:rPr>
          <w:b/>
          <w:noProof w:val="0"/>
        </w:rPr>
        <w:t>INTERFACE</w:t>
      </w:r>
    </w:p>
    <w:p w:rsidR="00AE3BD8" w:rsidRDefault="00AE3BD8">
      <w:pPr>
        <w:pStyle w:val="Courrier"/>
        <w:keepNext/>
        <w:rPr>
          <w:b/>
          <w:noProof w:val="0"/>
        </w:rPr>
      </w:pPr>
      <w:r>
        <w:rPr>
          <w:b/>
          <w:noProof w:val="0"/>
        </w:rPr>
        <w:tab/>
      </w:r>
      <w:r>
        <w:rPr>
          <w:noProof w:val="0"/>
        </w:rPr>
        <w:t xml:space="preserve">pompe_secourue </w:t>
      </w:r>
      <w:r>
        <w:rPr>
          <w:b/>
          <w:noProof w:val="0"/>
        </w:rPr>
        <w:t xml:space="preserve">GENRE </w:t>
      </w:r>
      <w:r>
        <w:rPr>
          <w:noProof w:val="0"/>
        </w:rPr>
        <w:t xml:space="preserve">pompe </w:t>
      </w:r>
      <w:r>
        <w:rPr>
          <w:b/>
          <w:noProof w:val="0"/>
        </w:rPr>
        <w:t xml:space="preserve">CARDINAL </w:t>
      </w:r>
      <w:r>
        <w:rPr>
          <w:noProof w:val="0"/>
        </w:rPr>
        <w:t>1</w:t>
      </w:r>
      <w:r>
        <w:rPr>
          <w:b/>
          <w:noProof w:val="0"/>
        </w:rPr>
        <w:t xml:space="preserve"> ;</w:t>
      </w:r>
    </w:p>
    <w:p w:rsidR="00AE3BD8" w:rsidRDefault="00AE3BD8">
      <w:pPr>
        <w:pStyle w:val="Courrier"/>
        <w:keepNext/>
        <w:outlineLvl w:val="0"/>
        <w:rPr>
          <w:b/>
          <w:noProof w:val="0"/>
        </w:rPr>
      </w:pPr>
      <w:r>
        <w:rPr>
          <w:b/>
          <w:noProof w:val="0"/>
        </w:rPr>
        <w:t>ATTRIBUT</w:t>
      </w:r>
    </w:p>
    <w:p w:rsidR="00AE3BD8" w:rsidRDefault="00AE3BD8">
      <w:pPr>
        <w:pStyle w:val="Courrier"/>
        <w:keepNext/>
        <w:rPr>
          <w:b/>
          <w:noProof w:val="0"/>
        </w:rPr>
      </w:pPr>
      <w:r>
        <w:rPr>
          <w:b/>
          <w:noProof w:val="0"/>
        </w:rPr>
        <w:tab/>
      </w:r>
      <w:r>
        <w:rPr>
          <w:noProof w:val="0"/>
        </w:rPr>
        <w:t xml:space="preserve">etat </w:t>
      </w:r>
      <w:r>
        <w:rPr>
          <w:b/>
          <w:noProof w:val="0"/>
        </w:rPr>
        <w:t>DOMAINE</w:t>
      </w:r>
      <w:r>
        <w:rPr>
          <w:noProof w:val="0"/>
        </w:rPr>
        <w:t xml:space="preserve"> 'arret' 'marche' 'demande_demarrage'</w:t>
      </w:r>
    </w:p>
    <w:p w:rsidR="00AE3BD8" w:rsidRDefault="00AE3BD8">
      <w:pPr>
        <w:pStyle w:val="Courrier"/>
        <w:keepNext/>
        <w:outlineLvl w:val="0"/>
        <w:rPr>
          <w:b/>
          <w:noProof w:val="0"/>
        </w:rPr>
      </w:pPr>
      <w:r>
        <w:rPr>
          <w:b/>
          <w:noProof w:val="0"/>
        </w:rPr>
        <w:tab/>
        <w:t xml:space="preserve">     PAR_DEFAUT </w:t>
      </w:r>
      <w:r>
        <w:rPr>
          <w:noProof w:val="0"/>
        </w:rPr>
        <w:t xml:space="preserve">'arret' </w:t>
      </w:r>
      <w:r>
        <w:rPr>
          <w:b/>
          <w:noProof w:val="0"/>
        </w:rPr>
        <w:t>;</w:t>
      </w:r>
    </w:p>
    <w:p w:rsidR="00AE3BD8" w:rsidRDefault="00AE3BD8">
      <w:pPr>
        <w:pStyle w:val="Courrier"/>
        <w:keepNext/>
        <w:outlineLvl w:val="0"/>
        <w:rPr>
          <w:b/>
          <w:noProof w:val="0"/>
        </w:rPr>
      </w:pPr>
      <w:r>
        <w:rPr>
          <w:b/>
          <w:noProof w:val="0"/>
        </w:rPr>
        <w:t>INTERACTION</w:t>
      </w:r>
    </w:p>
    <w:p w:rsidR="00AE3BD8" w:rsidRDefault="00AE3BD8">
      <w:pPr>
        <w:pStyle w:val="Courrier"/>
        <w:keepNext/>
        <w:rPr>
          <w:noProof w:val="0"/>
        </w:rPr>
      </w:pPr>
      <w:r>
        <w:rPr>
          <w:noProof w:val="0"/>
        </w:rPr>
        <w:tab/>
        <w:t>(* On essaie de démarrer si la pompe secourue est en panne *)</w:t>
      </w:r>
    </w:p>
    <w:p w:rsidR="00AE3BD8" w:rsidRDefault="00AE3BD8">
      <w:pPr>
        <w:pStyle w:val="Courrier"/>
        <w:keepNext/>
        <w:rPr>
          <w:b/>
          <w:noProof w:val="0"/>
        </w:rPr>
      </w:pPr>
      <w:r>
        <w:rPr>
          <w:b/>
          <w:noProof w:val="0"/>
        </w:rPr>
        <w:tab/>
        <w:t xml:space="preserve">SI MARCHE ET </w:t>
      </w:r>
      <w:r>
        <w:rPr>
          <w:noProof w:val="0"/>
        </w:rPr>
        <w:t xml:space="preserve">etat </w:t>
      </w:r>
      <w:r>
        <w:rPr>
          <w:b/>
          <w:noProof w:val="0"/>
        </w:rPr>
        <w:t xml:space="preserve">= </w:t>
      </w:r>
      <w:r>
        <w:rPr>
          <w:noProof w:val="0"/>
        </w:rPr>
        <w:t>'arret'</w:t>
      </w:r>
    </w:p>
    <w:p w:rsidR="00AE3BD8" w:rsidRDefault="00AE3BD8">
      <w:pPr>
        <w:pStyle w:val="Courrier"/>
        <w:keepNext/>
        <w:outlineLvl w:val="0"/>
        <w:rPr>
          <w:b/>
          <w:noProof w:val="0"/>
        </w:rPr>
      </w:pPr>
      <w:r>
        <w:rPr>
          <w:b/>
          <w:noProof w:val="0"/>
        </w:rPr>
        <w:tab/>
        <w:t xml:space="preserve">   ET PANNE( </w:t>
      </w:r>
      <w:r>
        <w:rPr>
          <w:noProof w:val="0"/>
        </w:rPr>
        <w:t xml:space="preserve">pompe_secourue </w:t>
      </w:r>
      <w:r>
        <w:rPr>
          <w:b/>
          <w:noProof w:val="0"/>
        </w:rPr>
        <w:t>)</w:t>
      </w:r>
    </w:p>
    <w:p w:rsidR="00AE3BD8" w:rsidRDefault="00AE3BD8">
      <w:pPr>
        <w:pStyle w:val="Courrier"/>
        <w:keepNext/>
        <w:outlineLvl w:val="0"/>
        <w:rPr>
          <w:b/>
          <w:noProof w:val="0"/>
        </w:rPr>
      </w:pPr>
      <w:r>
        <w:rPr>
          <w:b/>
          <w:noProof w:val="0"/>
        </w:rPr>
        <w:tab/>
        <w:t>ALORS</w:t>
      </w:r>
    </w:p>
    <w:p w:rsidR="00AE3BD8" w:rsidRDefault="00AE3BD8">
      <w:pPr>
        <w:pStyle w:val="Courrierp"/>
        <w:rPr>
          <w:b/>
          <w:noProof w:val="0"/>
        </w:rPr>
      </w:pPr>
      <w:r>
        <w:rPr>
          <w:b/>
          <w:noProof w:val="0"/>
        </w:rPr>
        <w:tab/>
      </w:r>
      <w:r>
        <w:rPr>
          <w:b/>
          <w:noProof w:val="0"/>
        </w:rPr>
        <w:tab/>
      </w:r>
      <w:r>
        <w:rPr>
          <w:noProof w:val="0"/>
        </w:rPr>
        <w:t>etat</w:t>
      </w:r>
      <w:r>
        <w:rPr>
          <w:b/>
          <w:noProof w:val="0"/>
        </w:rPr>
        <w:t xml:space="preserve"> &lt;-- </w:t>
      </w:r>
      <w:r>
        <w:rPr>
          <w:noProof w:val="0"/>
        </w:rPr>
        <w:t>'demande_demarrage'</w:t>
      </w:r>
      <w:r>
        <w:rPr>
          <w:b/>
          <w:noProof w:val="0"/>
        </w:rPr>
        <w:t xml:space="preserve"> ;</w:t>
      </w:r>
    </w:p>
    <w:p w:rsidR="00AE3BD8" w:rsidRDefault="00AE3BD8">
      <w:pPr>
        <w:pStyle w:val="Titre3"/>
      </w:pPr>
      <w:bookmarkStart w:id="417" w:name="_Toc443104464"/>
      <w:r>
        <w:tab/>
      </w:r>
      <w:bookmarkStart w:id="418" w:name="_Toc399235913"/>
      <w:r>
        <w:t>L’opérateur AU_MOINS ... PARMI</w:t>
      </w:r>
      <w:bookmarkEnd w:id="417"/>
      <w:bookmarkEnd w:id="418"/>
      <w:r>
        <w:t xml:space="preserve"> </w:t>
      </w:r>
      <w:r>
        <w:fldChar w:fldCharType="begin"/>
      </w:r>
      <w:r>
        <w:instrText xml:space="preserve"> XE"AU_MOINS ... PARMI" </w:instrText>
      </w:r>
      <w:r>
        <w:fldChar w:fldCharType="end"/>
      </w:r>
    </w:p>
    <w:p w:rsidR="00AE3BD8" w:rsidRDefault="00AE3BD8">
      <w:pPr>
        <w:pStyle w:val="Courrier"/>
        <w:keepNext/>
        <w:outlineLvl w:val="0"/>
        <w:rPr>
          <w:b/>
          <w:noProof w:val="0"/>
        </w:rPr>
      </w:pPr>
      <w:r>
        <w:rPr>
          <w:b/>
          <w:noProof w:val="0"/>
        </w:rPr>
        <w:t>Syntaxe :</w:t>
      </w:r>
    </w:p>
    <w:p w:rsidR="00AE3BD8" w:rsidRDefault="00AE3BD8">
      <w:pPr>
        <w:pStyle w:val="Courrierp"/>
      </w:pPr>
      <w:r>
        <w:rPr>
          <w:b/>
        </w:rPr>
        <w:t>AU_MOINS</w:t>
      </w:r>
      <w:r>
        <w:t xml:space="preserve"> expression_entière </w:t>
      </w:r>
      <w:r>
        <w:rPr>
          <w:b/>
        </w:rPr>
        <w:t>PARMI (</w:t>
      </w:r>
      <w:r>
        <w:t xml:space="preserve"> liste_expressions_booléennes </w:t>
      </w:r>
      <w:r>
        <w:rPr>
          <w:b/>
        </w:rPr>
        <w:t>)</w:t>
      </w:r>
    </w:p>
    <w:p w:rsidR="00AE3BD8" w:rsidRDefault="00AE3BD8">
      <w:r>
        <w:t xml:space="preserve">Cet opérateur permet de tester si au moins </w:t>
      </w:r>
      <w:r>
        <w:rPr>
          <w:i/>
        </w:rPr>
        <w:t>k</w:t>
      </w:r>
      <w:r>
        <w:t xml:space="preserve"> expressions de la liste sont vérifiées. Pour cela, on précise la valeur de </w:t>
      </w:r>
      <w:r>
        <w:rPr>
          <w:i/>
        </w:rPr>
        <w:t>k</w:t>
      </w:r>
      <w:r>
        <w:t xml:space="preserve"> par une expression entière et la liste des expressions booléennes à tester (les expressions sont séparées par des virgules).</w:t>
      </w:r>
    </w:p>
    <w:p w:rsidR="00AE3BD8" w:rsidRDefault="00AE3BD8">
      <w:r>
        <w:t xml:space="preserve">Si au moins </w:t>
      </w:r>
      <w:r>
        <w:rPr>
          <w:i/>
        </w:rPr>
        <w:t xml:space="preserve">k </w:t>
      </w:r>
      <w:r>
        <w:t xml:space="preserve">expressions sont évaluées à VRAI, le résultat sera VRAI. Sinon il sera FAUX. Si la valeur de </w:t>
      </w:r>
      <w:r>
        <w:rPr>
          <w:i/>
        </w:rPr>
        <w:t xml:space="preserve">k </w:t>
      </w:r>
      <w:r>
        <w:t xml:space="preserve">est égale à 0, le résultat est VRAI. Si la valeur de </w:t>
      </w:r>
      <w:r>
        <w:rPr>
          <w:i/>
        </w:rPr>
        <w:t xml:space="preserve">k </w:t>
      </w:r>
      <w:r>
        <w:t>est supérieure au nombre d’expressions, le résultat est FAUX.</w:t>
      </w:r>
    </w:p>
    <w:p w:rsidR="00AE3BD8" w:rsidRDefault="00AE3BD8">
      <w:r>
        <w:t>Dans l'exemple suivant, on teste si au moins 2 des composants en interface sont en panne.</w:t>
      </w:r>
    </w:p>
    <w:p w:rsidR="00AE3BD8" w:rsidRDefault="00AE3BD8">
      <w:pPr>
        <w:pStyle w:val="Courrier"/>
        <w:keepNext/>
        <w:outlineLvl w:val="0"/>
        <w:rPr>
          <w:b/>
          <w:noProof w:val="0"/>
        </w:rPr>
      </w:pPr>
      <w:r>
        <w:rPr>
          <w:b/>
          <w:noProof w:val="0"/>
        </w:rPr>
        <w:t>Exemple :</w:t>
      </w:r>
    </w:p>
    <w:p w:rsidR="00AE3BD8" w:rsidRDefault="00AE3BD8">
      <w:pPr>
        <w:pStyle w:val="Courrier"/>
        <w:keepNext/>
        <w:rPr>
          <w:noProof w:val="0"/>
        </w:rPr>
      </w:pPr>
      <w:r>
        <w:rPr>
          <w:b/>
          <w:noProof w:val="0"/>
        </w:rPr>
        <w:t xml:space="preserve">TYPE </w:t>
      </w:r>
      <w:r>
        <w:rPr>
          <w:noProof w:val="0"/>
        </w:rPr>
        <w:t>composant ;</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composant1 </w:t>
      </w:r>
      <w:r>
        <w:rPr>
          <w:b/>
          <w:noProof w:val="0"/>
        </w:rPr>
        <w:t>GENRE</w:t>
      </w:r>
      <w:r>
        <w:rPr>
          <w:noProof w:val="0"/>
        </w:rPr>
        <w:t xml:space="preserve"> composant </w:t>
      </w:r>
      <w:r>
        <w:rPr>
          <w:b/>
          <w:noProof w:val="0"/>
        </w:rPr>
        <w:t xml:space="preserve">CARDINAL </w:t>
      </w:r>
      <w:r>
        <w:rPr>
          <w:noProof w:val="0"/>
        </w:rPr>
        <w:t>1;</w:t>
      </w:r>
    </w:p>
    <w:p w:rsidR="00AE3BD8" w:rsidRDefault="00AE3BD8">
      <w:pPr>
        <w:pStyle w:val="Courrier"/>
        <w:keepNext/>
        <w:rPr>
          <w:noProof w:val="0"/>
        </w:rPr>
      </w:pPr>
      <w:r>
        <w:rPr>
          <w:noProof w:val="0"/>
        </w:rPr>
        <w:tab/>
        <w:t xml:space="preserve">composant2 </w:t>
      </w:r>
      <w:r>
        <w:rPr>
          <w:b/>
          <w:noProof w:val="0"/>
        </w:rPr>
        <w:t>GENRE</w:t>
      </w:r>
      <w:r>
        <w:rPr>
          <w:noProof w:val="0"/>
        </w:rPr>
        <w:t xml:space="preserve"> composant </w:t>
      </w:r>
      <w:r>
        <w:rPr>
          <w:b/>
          <w:noProof w:val="0"/>
        </w:rPr>
        <w:t xml:space="preserve">CARDINAL </w:t>
      </w:r>
      <w:r>
        <w:rPr>
          <w:noProof w:val="0"/>
        </w:rPr>
        <w:t>1;</w:t>
      </w:r>
    </w:p>
    <w:p w:rsidR="00AE3BD8" w:rsidRDefault="00AE3BD8">
      <w:pPr>
        <w:pStyle w:val="Courrier"/>
        <w:keepNext/>
        <w:rPr>
          <w:noProof w:val="0"/>
        </w:rPr>
      </w:pPr>
      <w:r>
        <w:rPr>
          <w:noProof w:val="0"/>
        </w:rPr>
        <w:tab/>
        <w:t xml:space="preserve">composant3 </w:t>
      </w:r>
      <w:r>
        <w:rPr>
          <w:b/>
          <w:noProof w:val="0"/>
        </w:rPr>
        <w:t>GENRE</w:t>
      </w:r>
      <w:r>
        <w:rPr>
          <w:noProof w:val="0"/>
        </w:rPr>
        <w:t xml:space="preserve"> composant </w:t>
      </w:r>
      <w:r>
        <w:rPr>
          <w:b/>
          <w:noProof w:val="0"/>
        </w:rPr>
        <w:t xml:space="preserve">CARDINAL </w:t>
      </w:r>
      <w:r>
        <w:rPr>
          <w:noProof w:val="0"/>
        </w:rPr>
        <w:t>1;</w:t>
      </w:r>
    </w:p>
    <w:p w:rsidR="00AE3BD8" w:rsidRDefault="00AE3BD8">
      <w:pPr>
        <w:pStyle w:val="Courrier"/>
        <w:keepNext/>
        <w:outlineLvl w:val="0"/>
        <w:rPr>
          <w:noProof w:val="0"/>
        </w:rPr>
      </w:pPr>
      <w:r>
        <w:rPr>
          <w:b/>
          <w:noProof w:val="0"/>
        </w:rPr>
        <w:t>INTERACTION</w:t>
      </w:r>
    </w:p>
    <w:p w:rsidR="00AE3BD8" w:rsidRDefault="00AE3BD8">
      <w:pPr>
        <w:pStyle w:val="Courrier"/>
        <w:keepNext/>
        <w:rPr>
          <w:noProof w:val="0"/>
        </w:rPr>
      </w:pPr>
      <w:r>
        <w:rPr>
          <w:b/>
          <w:noProof w:val="0"/>
        </w:rPr>
        <w:t xml:space="preserve">SI AU_MOINS </w:t>
      </w:r>
      <w:r>
        <w:rPr>
          <w:noProof w:val="0"/>
        </w:rPr>
        <w:t>2</w:t>
      </w:r>
      <w:r>
        <w:rPr>
          <w:b/>
          <w:noProof w:val="0"/>
        </w:rPr>
        <w:t xml:space="preserve"> PARMI</w:t>
      </w:r>
      <w:r>
        <w:rPr>
          <w:noProof w:val="0"/>
        </w:rPr>
        <w:t xml:space="preserve"> (</w:t>
      </w:r>
      <w:r>
        <w:rPr>
          <w:noProof w:val="0"/>
        </w:rPr>
        <w:tab/>
      </w:r>
      <w:r>
        <w:rPr>
          <w:b/>
          <w:noProof w:val="0"/>
        </w:rPr>
        <w:t>PANNE</w:t>
      </w:r>
      <w:r>
        <w:rPr>
          <w:noProof w:val="0"/>
        </w:rPr>
        <w:t>(composant1),</w:t>
      </w:r>
    </w:p>
    <w:p w:rsidR="00AE3BD8" w:rsidRDefault="00AE3BD8">
      <w:pPr>
        <w:pStyle w:val="Courrier"/>
        <w:keepNext/>
        <w:rPr>
          <w:noProof w:val="0"/>
        </w:rPr>
      </w:pPr>
      <w:r>
        <w:rPr>
          <w:noProof w:val="0"/>
        </w:rPr>
        <w:tab/>
      </w:r>
      <w:r>
        <w:rPr>
          <w:noProof w:val="0"/>
        </w:rPr>
        <w:tab/>
      </w:r>
      <w:r>
        <w:rPr>
          <w:noProof w:val="0"/>
        </w:rPr>
        <w:tab/>
      </w:r>
      <w:r>
        <w:rPr>
          <w:noProof w:val="0"/>
        </w:rPr>
        <w:tab/>
      </w:r>
      <w:r>
        <w:rPr>
          <w:b/>
          <w:noProof w:val="0"/>
        </w:rPr>
        <w:t>PANNE</w:t>
      </w:r>
      <w:r>
        <w:rPr>
          <w:noProof w:val="0"/>
        </w:rPr>
        <w:t>(composant2),</w:t>
      </w:r>
    </w:p>
    <w:p w:rsidR="00AE3BD8" w:rsidRDefault="00AE3BD8">
      <w:pPr>
        <w:pStyle w:val="Courrier"/>
        <w:keepNext/>
        <w:rPr>
          <w:noProof w:val="0"/>
        </w:rPr>
      </w:pPr>
      <w:r>
        <w:rPr>
          <w:noProof w:val="0"/>
        </w:rPr>
        <w:tab/>
      </w:r>
      <w:r>
        <w:rPr>
          <w:noProof w:val="0"/>
        </w:rPr>
        <w:tab/>
      </w:r>
      <w:r>
        <w:rPr>
          <w:noProof w:val="0"/>
        </w:rPr>
        <w:tab/>
      </w:r>
      <w:r>
        <w:rPr>
          <w:noProof w:val="0"/>
        </w:rPr>
        <w:tab/>
      </w:r>
      <w:r>
        <w:rPr>
          <w:b/>
          <w:noProof w:val="0"/>
        </w:rPr>
        <w:t>PANNE</w:t>
      </w:r>
      <w:r>
        <w:rPr>
          <w:noProof w:val="0"/>
        </w:rPr>
        <w:t>(composant3) )</w:t>
      </w:r>
    </w:p>
    <w:p w:rsidR="00AE3BD8" w:rsidRDefault="00AE3BD8">
      <w:pPr>
        <w:pStyle w:val="Courrierp"/>
        <w:outlineLvl w:val="0"/>
        <w:rPr>
          <w:b/>
          <w:noProof w:val="0"/>
        </w:rPr>
      </w:pPr>
      <w:r>
        <w:rPr>
          <w:b/>
          <w:noProof w:val="0"/>
        </w:rPr>
        <w:t>ALORS ...</w:t>
      </w:r>
    </w:p>
    <w:p w:rsidR="00AE3BD8" w:rsidRDefault="00AE3BD8">
      <w:pPr>
        <w:pStyle w:val="Titre2"/>
      </w:pPr>
      <w:bookmarkStart w:id="419" w:name="_Toc335647139"/>
      <w:bookmarkStart w:id="420" w:name="_Toc335647233"/>
      <w:bookmarkStart w:id="421" w:name="_Toc335704146"/>
      <w:bookmarkStart w:id="422" w:name="_Toc342099202"/>
      <w:bookmarkStart w:id="423" w:name="_Toc342986864"/>
      <w:bookmarkStart w:id="424" w:name="_Toc343072216"/>
      <w:bookmarkStart w:id="425" w:name="_Toc443104465"/>
      <w:bookmarkStart w:id="426" w:name="_Toc399235914"/>
      <w:r>
        <w:t>Opérateurs numériques complexes</w:t>
      </w:r>
      <w:bookmarkEnd w:id="419"/>
      <w:bookmarkEnd w:id="420"/>
      <w:bookmarkEnd w:id="421"/>
      <w:bookmarkEnd w:id="422"/>
      <w:bookmarkEnd w:id="423"/>
      <w:bookmarkEnd w:id="424"/>
      <w:bookmarkEnd w:id="425"/>
      <w:bookmarkEnd w:id="426"/>
    </w:p>
    <w:p w:rsidR="00AE3BD8" w:rsidRDefault="00AE3BD8">
      <w:r>
        <w:t>FIGARO dispose aussi d'opérateurs numériques complexes agissant sur des ensembles, c'est-à-dire des champs d'interface ou des noms de type. Ces opérateurs sont principalement utilisés pour écrire des équations en FIGARO (cf. Chapitre Equations).</w:t>
      </w:r>
    </w:p>
    <w:p w:rsidR="00AE3BD8" w:rsidRDefault="00AE3BD8" w:rsidP="00B1190F">
      <w:pPr>
        <w:pStyle w:val="Remarque"/>
        <w:numPr>
          <w:ilvl w:val="0"/>
          <w:numId w:val="51"/>
        </w:numPr>
        <w:ind w:left="567" w:firstLine="0"/>
      </w:pPr>
      <w:r>
        <w:t>Comme pour les opérateurs booléens complexes, il est possible de préciser des contraintes sur l'ensemble d'objets traités par l'opérateur (DE_TYPE et VERIFIANT) pour ne traiter qu'un sous-ensemble d'objets.</w:t>
      </w:r>
    </w:p>
    <w:p w:rsidR="00AE3BD8" w:rsidRDefault="00AE3BD8">
      <w:r>
        <w:t>Les opérateurs numériques complexes sont au nombre de trois : CARDINAL, SOMME et PRODUIT.</w:t>
      </w:r>
    </w:p>
    <w:p w:rsidR="00AE3BD8" w:rsidRDefault="00AE3BD8">
      <w:pPr>
        <w:pStyle w:val="Titre3"/>
      </w:pPr>
      <w:bookmarkStart w:id="427" w:name="_Toc334607229"/>
      <w:bookmarkStart w:id="428" w:name="_Toc335111934"/>
      <w:bookmarkStart w:id="429" w:name="_Toc342099203"/>
      <w:bookmarkStart w:id="430" w:name="_Toc342986865"/>
      <w:bookmarkStart w:id="431" w:name="_Toc343072217"/>
      <w:bookmarkStart w:id="432" w:name="_Toc443104466"/>
      <w:r>
        <w:tab/>
      </w:r>
      <w:bookmarkStart w:id="433" w:name="_Toc399235915"/>
      <w:r>
        <w:t>L'opérateur CARDINAL</w:t>
      </w:r>
      <w:bookmarkEnd w:id="427"/>
      <w:bookmarkEnd w:id="428"/>
      <w:bookmarkEnd w:id="429"/>
      <w:bookmarkEnd w:id="430"/>
      <w:bookmarkEnd w:id="431"/>
      <w:bookmarkEnd w:id="432"/>
      <w:bookmarkEnd w:id="433"/>
    </w:p>
    <w:p w:rsidR="00AE3BD8" w:rsidRDefault="00AE3BD8">
      <w:pPr>
        <w:pStyle w:val="Courrier"/>
        <w:keepNext/>
        <w:outlineLvl w:val="0"/>
        <w:rPr>
          <w:noProof w:val="0"/>
        </w:rPr>
      </w:pPr>
      <w:r>
        <w:rPr>
          <w:b/>
          <w:noProof w:val="0"/>
        </w:rPr>
        <w:t>Syntaxe :</w:t>
      </w:r>
    </w:p>
    <w:p w:rsidR="00AE3BD8" w:rsidRDefault="00AE3BD8">
      <w:pPr>
        <w:pStyle w:val="Courrier"/>
        <w:keepNext/>
        <w:rPr>
          <w:noProof w:val="0"/>
        </w:rPr>
      </w:pPr>
      <w:r>
        <w:rPr>
          <w:b/>
          <w:noProof w:val="0"/>
        </w:rPr>
        <w:t>CARDINAL</w:t>
      </w:r>
      <w:r>
        <w:rPr>
          <w:b/>
          <w:noProof w:val="0"/>
        </w:rPr>
        <w:tab/>
        <w:t>DE</w:t>
      </w:r>
      <w:r>
        <w:rPr>
          <w:noProof w:val="0"/>
        </w:rPr>
        <w:t xml:space="preserve"> champ_d_interface</w:t>
      </w:r>
    </w:p>
    <w:p w:rsidR="00AE3BD8" w:rsidRDefault="00AE3BD8">
      <w:pPr>
        <w:pStyle w:val="Courrier"/>
        <w:rPr>
          <w:b/>
          <w:noProof w:val="0"/>
        </w:rPr>
      </w:pPr>
      <w:r>
        <w:rPr>
          <w:b/>
          <w:noProof w:val="0"/>
        </w:rPr>
        <w:t>CARDINAL</w:t>
      </w:r>
      <w:r>
        <w:rPr>
          <w:b/>
          <w:noProof w:val="0"/>
        </w:rPr>
        <w:tab/>
        <w:t>(</w:t>
      </w:r>
      <w:r>
        <w:rPr>
          <w:noProof w:val="0"/>
        </w:rPr>
        <w:t xml:space="preserve"> champ_d_interface </w:t>
      </w:r>
      <w:r>
        <w:rPr>
          <w:b/>
          <w:noProof w:val="0"/>
        </w:rPr>
        <w:t>)</w:t>
      </w:r>
    </w:p>
    <w:p w:rsidR="00AE3BD8" w:rsidRDefault="00AE3BD8">
      <w:pPr>
        <w:pStyle w:val="Courrier"/>
        <w:rPr>
          <w:noProof w:val="0"/>
        </w:rPr>
      </w:pPr>
    </w:p>
    <w:p w:rsidR="00AE3BD8" w:rsidRDefault="00AE3BD8">
      <w:r>
        <w:t>L'opérateur CARDINAL</w:t>
      </w:r>
      <w:r>
        <w:fldChar w:fldCharType="begin"/>
      </w:r>
      <w:r>
        <w:instrText>XE "CARDINAL (opérateur)"</w:instrText>
      </w:r>
      <w:r>
        <w:fldChar w:fldCharType="end"/>
      </w:r>
      <w:r>
        <w:t xml:space="preserve"> retourne le nombre d'éléments d'un ensemble. Appliqué à une interface, il renvoie le nombre d'objets que contient le champ interface.</w:t>
      </w:r>
    </w:p>
    <w:p w:rsidR="00AE3BD8" w:rsidRDefault="00AE3BD8">
      <w:pPr>
        <w:ind w:left="708"/>
      </w:pPr>
      <w:r>
        <w:t>- Si l'interface est monovaluée, le résultat est 1.</w:t>
      </w:r>
    </w:p>
    <w:p w:rsidR="00AE3BD8" w:rsidRDefault="00AE3BD8">
      <w:pPr>
        <w:ind w:left="708"/>
      </w:pPr>
      <w:r>
        <w:t>- Si l'interface ne contient pas d'objets, le résultat est 0.</w:t>
      </w:r>
    </w:p>
    <w:p w:rsidR="00AE3BD8" w:rsidRDefault="00AE3BD8">
      <w:r>
        <w:t>Il est possible de récupérer le CARDINAL d'une interface d'un objet voisin grâce à l'opérateur DE ou ( ).</w:t>
      </w:r>
    </w:p>
    <w:p w:rsidR="00AE3BD8" w:rsidRDefault="00AE3BD8">
      <w:r>
        <w:t xml:space="preserve">Dans l'exemple suivant, on modélise le comportement d'une porte logique ET. On vérifie que la porte logique ET est bien reliée à deux composants en </w:t>
      </w:r>
      <w:r>
        <w:rPr>
          <w:i/>
        </w:rPr>
        <w:t>amont</w:t>
      </w:r>
      <w:r>
        <w:t xml:space="preserve">. On vérifie aussi que tous les objets de l'interface de type </w:t>
      </w:r>
      <w:r>
        <w:rPr>
          <w:i/>
        </w:rPr>
        <w:t>porte_logique,</w:t>
      </w:r>
      <w:r>
        <w:t xml:space="preserve"> ont eux aussi une interface </w:t>
      </w:r>
      <w:r>
        <w:rPr>
          <w:i/>
        </w:rPr>
        <w:t>aval</w:t>
      </w:r>
      <w:r>
        <w:t xml:space="preserve"> à un seul élément.</w:t>
      </w:r>
    </w:p>
    <w:p w:rsidR="00AE3BD8" w:rsidRDefault="00AE3BD8">
      <w:pPr>
        <w:pStyle w:val="Courrier"/>
        <w:keepNext/>
        <w:outlineLvl w:val="0"/>
        <w:rPr>
          <w:b/>
          <w:noProof w:val="0"/>
        </w:rPr>
      </w:pPr>
      <w:r>
        <w:rPr>
          <w:b/>
          <w:noProof w:val="0"/>
        </w:rPr>
        <w:t>Exemple :</w:t>
      </w:r>
    </w:p>
    <w:p w:rsidR="00AE3BD8" w:rsidRDefault="00AE3BD8">
      <w:pPr>
        <w:pStyle w:val="Courrier"/>
        <w:keepNext/>
        <w:outlineLvl w:val="0"/>
        <w:rPr>
          <w:noProof w:val="0"/>
        </w:rPr>
      </w:pPr>
      <w:r>
        <w:rPr>
          <w:b/>
          <w:noProof w:val="0"/>
        </w:rPr>
        <w:t xml:space="preserve">TYPE </w:t>
      </w:r>
      <w:r>
        <w:rPr>
          <w:noProof w:val="0"/>
        </w:rPr>
        <w:t>composant ;</w:t>
      </w:r>
    </w:p>
    <w:p w:rsidR="00AE3BD8" w:rsidRDefault="00AE3BD8">
      <w:pPr>
        <w:pStyle w:val="Courrier"/>
        <w:keepNext/>
        <w:rPr>
          <w:noProof w:val="0"/>
        </w:rPr>
      </w:pPr>
    </w:p>
    <w:p w:rsidR="00AE3BD8" w:rsidRDefault="00AE3BD8">
      <w:pPr>
        <w:pStyle w:val="Courrier"/>
        <w:keepNext/>
        <w:rPr>
          <w:noProof w:val="0"/>
        </w:rPr>
      </w:pPr>
      <w:r>
        <w:rPr>
          <w:b/>
          <w:noProof w:val="0"/>
        </w:rPr>
        <w:t xml:space="preserve">TYPE </w:t>
      </w:r>
      <w:r>
        <w:rPr>
          <w:noProof w:val="0"/>
        </w:rPr>
        <w:t xml:space="preserve">porte_logique </w:t>
      </w:r>
      <w:r>
        <w:rPr>
          <w:b/>
          <w:noProof w:val="0"/>
        </w:rPr>
        <w:t>SORTE_DE</w:t>
      </w:r>
      <w:r>
        <w:rPr>
          <w:noProof w:val="0"/>
        </w:rPr>
        <w:t xml:space="preserve"> composant ;</w:t>
      </w:r>
    </w:p>
    <w:p w:rsidR="00AE3BD8" w:rsidRDefault="00AE3BD8">
      <w:pPr>
        <w:pStyle w:val="Courrier"/>
        <w:keepNext/>
        <w:outlineLvl w:val="0"/>
        <w:rPr>
          <w:noProof w:val="0"/>
        </w:rPr>
      </w:pPr>
      <w:r>
        <w:rPr>
          <w:b/>
          <w:noProof w:val="0"/>
        </w:rPr>
        <w:t>INTERFACE</w:t>
      </w:r>
    </w:p>
    <w:p w:rsidR="00AE3BD8" w:rsidRDefault="00AE3BD8">
      <w:pPr>
        <w:pStyle w:val="Courrier"/>
        <w:keepNext/>
        <w:rPr>
          <w:noProof w:val="0"/>
        </w:rPr>
      </w:pPr>
      <w:r>
        <w:rPr>
          <w:noProof w:val="0"/>
        </w:rPr>
        <w:tab/>
        <w:t xml:space="preserve">aval </w:t>
      </w:r>
      <w:r>
        <w:rPr>
          <w:b/>
          <w:noProof w:val="0"/>
        </w:rPr>
        <w:t>GENRE</w:t>
      </w:r>
      <w:r>
        <w:rPr>
          <w:noProof w:val="0"/>
        </w:rPr>
        <w:t xml:space="preserve"> composant;</w:t>
      </w:r>
    </w:p>
    <w:p w:rsidR="00AE3BD8" w:rsidRDefault="00AE3BD8">
      <w:pPr>
        <w:pStyle w:val="Courrier"/>
        <w:keepNext/>
        <w:rPr>
          <w:noProof w:val="0"/>
        </w:rPr>
      </w:pPr>
    </w:p>
    <w:p w:rsidR="00AE3BD8" w:rsidRDefault="00AE3BD8">
      <w:pPr>
        <w:pStyle w:val="Courrier"/>
        <w:keepNext/>
        <w:rPr>
          <w:noProof w:val="0"/>
        </w:rPr>
      </w:pPr>
      <w:r>
        <w:rPr>
          <w:b/>
          <w:noProof w:val="0"/>
        </w:rPr>
        <w:t xml:space="preserve">TYPE </w:t>
      </w:r>
      <w:r>
        <w:rPr>
          <w:noProof w:val="0"/>
        </w:rPr>
        <w:t xml:space="preserve">porte_ET </w:t>
      </w:r>
      <w:r>
        <w:rPr>
          <w:b/>
          <w:noProof w:val="0"/>
        </w:rPr>
        <w:t xml:space="preserve">SORTE_DE </w:t>
      </w:r>
      <w:r>
        <w:rPr>
          <w:noProof w:val="0"/>
        </w:rPr>
        <w:t>porte_logique;</w:t>
      </w:r>
    </w:p>
    <w:p w:rsidR="00AE3BD8" w:rsidRDefault="00AE3BD8">
      <w:pPr>
        <w:pStyle w:val="Courrier"/>
        <w:keepNext/>
        <w:outlineLvl w:val="0"/>
        <w:rPr>
          <w:b/>
          <w:noProof w:val="0"/>
        </w:rPr>
      </w:pPr>
      <w:r>
        <w:rPr>
          <w:b/>
          <w:noProof w:val="0"/>
        </w:rPr>
        <w:t>INTERFACE</w:t>
      </w:r>
    </w:p>
    <w:p w:rsidR="00AE3BD8" w:rsidRDefault="00AE3BD8">
      <w:pPr>
        <w:pStyle w:val="Courrier"/>
        <w:keepNext/>
        <w:rPr>
          <w:b/>
          <w:noProof w:val="0"/>
        </w:rPr>
      </w:pPr>
      <w:r>
        <w:rPr>
          <w:b/>
          <w:noProof w:val="0"/>
        </w:rPr>
        <w:tab/>
      </w:r>
      <w:r>
        <w:rPr>
          <w:noProof w:val="0"/>
        </w:rPr>
        <w:t>amont</w:t>
      </w:r>
      <w:r>
        <w:rPr>
          <w:b/>
          <w:noProof w:val="0"/>
        </w:rPr>
        <w:t xml:space="preserve"> GENRE </w:t>
      </w:r>
      <w:r>
        <w:rPr>
          <w:noProof w:val="0"/>
        </w:rPr>
        <w:t>composant</w:t>
      </w:r>
      <w:r>
        <w:rPr>
          <w:b/>
          <w:noProof w:val="0"/>
        </w:rPr>
        <w:t xml:space="preserve"> ;</w:t>
      </w:r>
    </w:p>
    <w:p w:rsidR="00AE3BD8" w:rsidRDefault="00AE3BD8">
      <w:pPr>
        <w:pStyle w:val="Courrier"/>
        <w:keepNext/>
        <w:outlineLvl w:val="0"/>
        <w:rPr>
          <w:b/>
          <w:noProof w:val="0"/>
        </w:rPr>
      </w:pPr>
      <w:r>
        <w:rPr>
          <w:b/>
          <w:noProof w:val="0"/>
        </w:rPr>
        <w:t>ATTRIBUT</w:t>
      </w:r>
    </w:p>
    <w:p w:rsidR="00AE3BD8" w:rsidRDefault="00AE3BD8">
      <w:pPr>
        <w:pStyle w:val="Courrier"/>
        <w:keepNext/>
        <w:rPr>
          <w:b/>
          <w:noProof w:val="0"/>
        </w:rPr>
      </w:pPr>
      <w:r>
        <w:rPr>
          <w:b/>
          <w:noProof w:val="0"/>
        </w:rPr>
        <w:tab/>
      </w:r>
      <w:r>
        <w:rPr>
          <w:noProof w:val="0"/>
        </w:rPr>
        <w:t xml:space="preserve">etat </w:t>
      </w:r>
      <w:r>
        <w:rPr>
          <w:b/>
          <w:noProof w:val="0"/>
        </w:rPr>
        <w:t xml:space="preserve">DOMAINE </w:t>
      </w:r>
      <w:r>
        <w:rPr>
          <w:noProof w:val="0"/>
        </w:rPr>
        <w:t xml:space="preserve">'valide' 'pas valide' </w:t>
      </w:r>
      <w:r>
        <w:rPr>
          <w:b/>
          <w:noProof w:val="0"/>
        </w:rPr>
        <w:t xml:space="preserve">PAR_DEFAUT </w:t>
      </w:r>
      <w:r>
        <w:rPr>
          <w:noProof w:val="0"/>
        </w:rPr>
        <w:t>'valide'</w:t>
      </w:r>
      <w:r>
        <w:rPr>
          <w:b/>
          <w:noProof w:val="0"/>
        </w:rPr>
        <w:t>;</w:t>
      </w:r>
    </w:p>
    <w:p w:rsidR="00AE3BD8" w:rsidRDefault="00AE3BD8">
      <w:pPr>
        <w:pStyle w:val="Courrier"/>
        <w:keepNext/>
        <w:outlineLvl w:val="0"/>
        <w:rPr>
          <w:b/>
          <w:noProof w:val="0"/>
        </w:rPr>
      </w:pPr>
      <w:r>
        <w:rPr>
          <w:b/>
          <w:noProof w:val="0"/>
        </w:rPr>
        <w:t>INTERACTION</w:t>
      </w:r>
    </w:p>
    <w:p w:rsidR="00AE3BD8" w:rsidRDefault="00AE3BD8">
      <w:pPr>
        <w:pStyle w:val="Courrier"/>
        <w:keepNext/>
        <w:outlineLvl w:val="0"/>
        <w:rPr>
          <w:b/>
          <w:noProof w:val="0"/>
        </w:rPr>
      </w:pPr>
      <w:r>
        <w:rPr>
          <w:b/>
          <w:noProof w:val="0"/>
        </w:rPr>
        <w:tab/>
        <w:t xml:space="preserve">SI ( CARDINAL DE </w:t>
      </w:r>
      <w:r>
        <w:rPr>
          <w:noProof w:val="0"/>
        </w:rPr>
        <w:t xml:space="preserve">amont &lt; 2 </w:t>
      </w:r>
      <w:r>
        <w:rPr>
          <w:b/>
          <w:noProof w:val="0"/>
        </w:rPr>
        <w:t>)</w:t>
      </w:r>
    </w:p>
    <w:p w:rsidR="00AE3BD8" w:rsidRDefault="00AE3BD8">
      <w:pPr>
        <w:pStyle w:val="Courrier"/>
        <w:keepNext/>
        <w:outlineLvl w:val="0"/>
        <w:rPr>
          <w:b/>
          <w:noProof w:val="0"/>
        </w:rPr>
      </w:pPr>
      <w:r>
        <w:rPr>
          <w:b/>
          <w:noProof w:val="0"/>
        </w:rPr>
        <w:tab/>
        <w:t xml:space="preserve">OU ( IL_EXISTE </w:t>
      </w:r>
      <w:r>
        <w:rPr>
          <w:noProof w:val="0"/>
        </w:rPr>
        <w:t>x</w:t>
      </w:r>
      <w:r>
        <w:rPr>
          <w:b/>
          <w:noProof w:val="0"/>
        </w:rPr>
        <w:t xml:space="preserve"> UN </w:t>
      </w:r>
      <w:r>
        <w:rPr>
          <w:noProof w:val="0"/>
        </w:rPr>
        <w:t>amont</w:t>
      </w:r>
      <w:r>
        <w:rPr>
          <w:b/>
          <w:noProof w:val="0"/>
        </w:rPr>
        <w:t xml:space="preserve"> DE_TYPE </w:t>
      </w:r>
      <w:r>
        <w:rPr>
          <w:noProof w:val="0"/>
        </w:rPr>
        <w:t>porte_logique</w:t>
      </w:r>
    </w:p>
    <w:p w:rsidR="00AE3BD8" w:rsidRPr="00AE3BD8" w:rsidRDefault="00AE3BD8">
      <w:pPr>
        <w:pStyle w:val="Courrier"/>
        <w:keepNext/>
        <w:outlineLvl w:val="0"/>
        <w:rPr>
          <w:noProof w:val="0"/>
          <w:lang w:val="pt-BR"/>
        </w:rPr>
      </w:pPr>
      <w:r>
        <w:rPr>
          <w:b/>
          <w:noProof w:val="0"/>
        </w:rPr>
        <w:tab/>
      </w:r>
      <w:r>
        <w:rPr>
          <w:b/>
          <w:noProof w:val="0"/>
        </w:rPr>
        <w:tab/>
      </w:r>
      <w:r>
        <w:rPr>
          <w:b/>
          <w:noProof w:val="0"/>
        </w:rPr>
        <w:tab/>
        <w:t xml:space="preserve">     </w:t>
      </w:r>
      <w:r w:rsidRPr="00AE3BD8">
        <w:rPr>
          <w:b/>
          <w:noProof w:val="0"/>
          <w:lang w:val="pt-BR"/>
        </w:rPr>
        <w:t xml:space="preserve">TEL_QUE CARDINAL DE </w:t>
      </w:r>
      <w:r w:rsidRPr="00AE3BD8">
        <w:rPr>
          <w:noProof w:val="0"/>
          <w:lang w:val="pt-BR"/>
        </w:rPr>
        <w:t>aval</w:t>
      </w:r>
      <w:r w:rsidRPr="00AE3BD8">
        <w:rPr>
          <w:b/>
          <w:noProof w:val="0"/>
          <w:lang w:val="pt-BR"/>
        </w:rPr>
        <w:t xml:space="preserve"> DE </w:t>
      </w:r>
      <w:r w:rsidRPr="00AE3BD8">
        <w:rPr>
          <w:noProof w:val="0"/>
          <w:lang w:val="pt-BR"/>
        </w:rPr>
        <w:t xml:space="preserve">x &lt;&gt; 1 </w:t>
      </w:r>
      <w:r w:rsidRPr="00AE3BD8">
        <w:rPr>
          <w:b/>
          <w:noProof w:val="0"/>
          <w:lang w:val="pt-BR"/>
        </w:rPr>
        <w:t>)</w:t>
      </w:r>
    </w:p>
    <w:p w:rsidR="00AE3BD8" w:rsidRDefault="00AE3BD8">
      <w:pPr>
        <w:pStyle w:val="Courrier"/>
        <w:rPr>
          <w:noProof w:val="0"/>
        </w:rPr>
      </w:pPr>
      <w:r w:rsidRPr="00AE3BD8">
        <w:rPr>
          <w:noProof w:val="0"/>
          <w:lang w:val="pt-BR"/>
        </w:rPr>
        <w:tab/>
      </w:r>
      <w:r>
        <w:rPr>
          <w:b/>
          <w:noProof w:val="0"/>
        </w:rPr>
        <w:t>ALORS</w:t>
      </w:r>
      <w:r>
        <w:rPr>
          <w:b/>
          <w:noProof w:val="0"/>
        </w:rPr>
        <w:tab/>
      </w:r>
      <w:r>
        <w:rPr>
          <w:noProof w:val="0"/>
        </w:rPr>
        <w:t>etat &lt;-- 'pas valide' ;</w:t>
      </w:r>
    </w:p>
    <w:p w:rsidR="00AE3BD8" w:rsidRDefault="00AE3BD8">
      <w:pPr>
        <w:pStyle w:val="Courrier"/>
        <w:rPr>
          <w:b/>
          <w:noProof w:val="0"/>
        </w:rPr>
      </w:pPr>
    </w:p>
    <w:p w:rsidR="00AE3BD8" w:rsidRDefault="00AE3BD8" w:rsidP="00B1190F">
      <w:pPr>
        <w:pStyle w:val="Remarque"/>
        <w:numPr>
          <w:ilvl w:val="0"/>
          <w:numId w:val="52"/>
        </w:numPr>
        <w:ind w:left="567" w:firstLine="0"/>
      </w:pPr>
      <w:r>
        <w:t>Cet opérateur est à différencier de la facette CARDINAL accessible pour la description de l'interface d'un objet.</w:t>
      </w:r>
    </w:p>
    <w:p w:rsidR="00AE3BD8" w:rsidRDefault="00AE3BD8">
      <w:pPr>
        <w:pStyle w:val="Titre3"/>
      </w:pPr>
      <w:bookmarkStart w:id="434" w:name="_Toc334607230"/>
      <w:bookmarkStart w:id="435" w:name="_Toc335111935"/>
      <w:bookmarkStart w:id="436" w:name="_Toc342099204"/>
      <w:bookmarkStart w:id="437" w:name="_Toc342986866"/>
      <w:bookmarkStart w:id="438" w:name="_Toc343072218"/>
      <w:bookmarkStart w:id="439" w:name="_Toc443104467"/>
      <w:r>
        <w:tab/>
      </w:r>
      <w:bookmarkStart w:id="440" w:name="_Toc399235916"/>
      <w:r>
        <w:t>L'opérateur SOMME</w:t>
      </w:r>
      <w:bookmarkEnd w:id="434"/>
      <w:bookmarkEnd w:id="435"/>
      <w:bookmarkEnd w:id="436"/>
      <w:bookmarkEnd w:id="437"/>
      <w:bookmarkEnd w:id="438"/>
      <w:bookmarkEnd w:id="439"/>
      <w:bookmarkEnd w:id="440"/>
    </w:p>
    <w:p w:rsidR="00AE3BD8" w:rsidRDefault="00AE3BD8">
      <w:pPr>
        <w:pStyle w:val="Courrier"/>
        <w:keepNext/>
        <w:outlineLvl w:val="0"/>
        <w:rPr>
          <w:noProof w:val="0"/>
        </w:rPr>
      </w:pPr>
      <w:r>
        <w:rPr>
          <w:b/>
          <w:noProof w:val="0"/>
        </w:rPr>
        <w:t>Syntaxe :</w:t>
      </w:r>
    </w:p>
    <w:p w:rsidR="00AE3BD8" w:rsidRDefault="00AE3BD8">
      <w:pPr>
        <w:pStyle w:val="Courrier"/>
        <w:keepNext/>
        <w:outlineLvl w:val="0"/>
        <w:rPr>
          <w:noProof w:val="0"/>
        </w:rPr>
      </w:pPr>
      <w:r>
        <w:rPr>
          <w:b/>
          <w:noProof w:val="0"/>
        </w:rPr>
        <w:t xml:space="preserve">SOMME POUR_TOUT </w:t>
      </w:r>
      <w:r>
        <w:rPr>
          <w:noProof w:val="0"/>
        </w:rPr>
        <w:t xml:space="preserve">variable </w:t>
      </w:r>
      <w:r>
        <w:rPr>
          <w:b/>
          <w:noProof w:val="0"/>
        </w:rPr>
        <w:t xml:space="preserve">UN | UNE </w:t>
      </w:r>
      <w:r>
        <w:rPr>
          <w:noProof w:val="0"/>
        </w:rPr>
        <w:t>nom_d_ensemble</w:t>
      </w:r>
    </w:p>
    <w:p w:rsidR="00AE3BD8" w:rsidRDefault="00AE3BD8">
      <w:pPr>
        <w:pStyle w:val="Courrier"/>
        <w:keepNext/>
        <w:rPr>
          <w:noProof w:val="0"/>
        </w:rPr>
      </w:pPr>
      <w:r>
        <w:rPr>
          <w:noProof w:val="0"/>
        </w:rPr>
        <w:tab/>
      </w:r>
      <w:r>
        <w:rPr>
          <w:noProof w:val="0"/>
        </w:rPr>
        <w:tab/>
      </w:r>
      <w:r>
        <w:rPr>
          <w:noProof w:val="0"/>
        </w:rPr>
        <w:tab/>
      </w:r>
      <w:r>
        <w:rPr>
          <w:noProof w:val="0"/>
        </w:rPr>
        <w:tab/>
        <w:t xml:space="preserve">   [ </w:t>
      </w:r>
      <w:r>
        <w:rPr>
          <w:b/>
          <w:noProof w:val="0"/>
        </w:rPr>
        <w:t xml:space="preserve">DE_TYPE </w:t>
      </w:r>
      <w:r>
        <w:rPr>
          <w:noProof w:val="0"/>
        </w:rPr>
        <w:t>type</w:t>
      </w:r>
      <w:r>
        <w:rPr>
          <w:b/>
          <w:noProof w:val="0"/>
        </w:rPr>
        <w:t xml:space="preserve"> </w:t>
      </w:r>
      <w:r>
        <w:rPr>
          <w:noProof w:val="0"/>
        </w:rPr>
        <w:t>]</w:t>
      </w:r>
    </w:p>
    <w:p w:rsidR="00AE3BD8" w:rsidRDefault="00AE3BD8">
      <w:pPr>
        <w:pStyle w:val="Courrier"/>
        <w:keepNext/>
        <w:rPr>
          <w:noProof w:val="0"/>
        </w:rPr>
      </w:pPr>
      <w:r>
        <w:rPr>
          <w:noProof w:val="0"/>
        </w:rPr>
        <w:tab/>
      </w:r>
      <w:r>
        <w:rPr>
          <w:noProof w:val="0"/>
        </w:rPr>
        <w:tab/>
      </w:r>
      <w:r>
        <w:rPr>
          <w:noProof w:val="0"/>
        </w:rPr>
        <w:tab/>
      </w:r>
      <w:r>
        <w:rPr>
          <w:noProof w:val="0"/>
        </w:rPr>
        <w:tab/>
        <w:t xml:space="preserve">   [ </w:t>
      </w:r>
      <w:r>
        <w:rPr>
          <w:b/>
          <w:noProof w:val="0"/>
        </w:rPr>
        <w:t>VERIFIANT</w:t>
      </w:r>
      <w:r>
        <w:rPr>
          <w:noProof w:val="0"/>
        </w:rPr>
        <w:t xml:space="preserve"> condition ]</w:t>
      </w:r>
    </w:p>
    <w:p w:rsidR="00AE3BD8" w:rsidRDefault="00AE3BD8">
      <w:pPr>
        <w:pStyle w:val="Courrier"/>
        <w:rPr>
          <w:noProof w:val="0"/>
        </w:rPr>
      </w:pPr>
      <w:r>
        <w:rPr>
          <w:noProof w:val="0"/>
        </w:rPr>
        <w:tab/>
        <w:t xml:space="preserve">   </w:t>
      </w:r>
      <w:r>
        <w:rPr>
          <w:b/>
          <w:noProof w:val="0"/>
        </w:rPr>
        <w:t>DES_TERMES</w:t>
      </w:r>
      <w:r>
        <w:rPr>
          <w:noProof w:val="0"/>
        </w:rPr>
        <w:t xml:space="preserve"> expression_numérique</w:t>
      </w:r>
    </w:p>
    <w:p w:rsidR="00AE3BD8" w:rsidRDefault="00AE3BD8">
      <w:pPr>
        <w:pStyle w:val="Courrier"/>
        <w:rPr>
          <w:noProof w:val="0"/>
        </w:rPr>
      </w:pPr>
    </w:p>
    <w:p w:rsidR="00AE3BD8" w:rsidRDefault="00AE3BD8">
      <w:r>
        <w:t>L'opérateur SOMME</w:t>
      </w:r>
      <w:r>
        <w:fldChar w:fldCharType="begin"/>
      </w:r>
      <w:r>
        <w:instrText>XE "SOMME"</w:instrText>
      </w:r>
      <w:r>
        <w:fldChar w:fldCharType="end"/>
      </w:r>
      <w:r>
        <w:t xml:space="preserve"> permet d'effectuer une somme d'expressions sur un ensemble d'objets.</w:t>
      </w:r>
    </w:p>
    <w:p w:rsidR="00AE3BD8" w:rsidRDefault="00AE3BD8">
      <w:r>
        <w:t xml:space="preserve">Il utilise une variable liée définie sur un ensemble d'objets (facette POUR_TOUT </w:t>
      </w:r>
      <w:r>
        <w:fldChar w:fldCharType="begin"/>
      </w:r>
      <w:r>
        <w:instrText xml:space="preserve"> XE "POUR_TOUT" </w:instrText>
      </w:r>
      <w:r>
        <w:fldChar w:fldCharType="end"/>
      </w:r>
      <w:r>
        <w:t xml:space="preserve">) et il additionne successivement, pour chaque objet de l'ensemble, la valeur de l'expression numérique (facette DES_TERMES </w:t>
      </w:r>
      <w:r>
        <w:fldChar w:fldCharType="begin"/>
      </w:r>
      <w:r>
        <w:instrText xml:space="preserve"> XE "DES_TERMES" </w:instrText>
      </w:r>
      <w:r>
        <w:fldChar w:fldCharType="end"/>
      </w:r>
      <w:r>
        <w:t>) pour cet objet :</w:t>
      </w:r>
    </w:p>
    <w:p w:rsidR="00AE3BD8" w:rsidRDefault="00AE3BD8">
      <w:pPr>
        <w:pStyle w:val="Courrier"/>
        <w:ind w:left="142"/>
        <w:rPr>
          <w:noProof w:val="0"/>
        </w:rPr>
      </w:pPr>
      <w:r>
        <w:rPr>
          <w:b/>
          <w:noProof w:val="0"/>
        </w:rPr>
        <w:t xml:space="preserve">SOMME POUR_TOUT </w:t>
      </w:r>
      <w:r>
        <w:rPr>
          <w:noProof w:val="0"/>
        </w:rPr>
        <w:t>x</w:t>
      </w:r>
      <w:r>
        <w:rPr>
          <w:b/>
          <w:noProof w:val="0"/>
        </w:rPr>
        <w:t xml:space="preserve"> UN </w:t>
      </w:r>
      <w:r>
        <w:rPr>
          <w:noProof w:val="0"/>
        </w:rPr>
        <w:t xml:space="preserve">&lt;ensemble d'objets&gt; </w:t>
      </w:r>
      <w:r>
        <w:rPr>
          <w:b/>
          <w:noProof w:val="0"/>
        </w:rPr>
        <w:t xml:space="preserve">DES_TERMES </w:t>
      </w:r>
      <w:r>
        <w:rPr>
          <w:noProof w:val="0"/>
        </w:rPr>
        <w:t>&lt;expression numérique&gt;</w:t>
      </w:r>
    </w:p>
    <w:p w:rsidR="00AE3BD8" w:rsidRDefault="00AE3BD8">
      <w:pPr>
        <w:pStyle w:val="Courrier"/>
        <w:ind w:left="142"/>
        <w:rPr>
          <w:noProof w:val="0"/>
        </w:rPr>
      </w:pPr>
    </w:p>
    <w:p w:rsidR="00AE3BD8" w:rsidRDefault="00AE3BD8">
      <w:pPr>
        <w:pStyle w:val="Courrier"/>
        <w:keepNext/>
        <w:outlineLvl w:val="0"/>
        <w:rPr>
          <w:b/>
          <w:noProof w:val="0"/>
        </w:rPr>
      </w:pPr>
      <w:r>
        <w:rPr>
          <w:b/>
          <w:noProof w:val="0"/>
        </w:rPr>
        <w:t>Exemple :</w:t>
      </w:r>
    </w:p>
    <w:p w:rsidR="00AE3BD8" w:rsidRDefault="00AE3BD8">
      <w:pPr>
        <w:pStyle w:val="Courrier"/>
        <w:keepNext/>
        <w:outlineLvl w:val="0"/>
        <w:rPr>
          <w:noProof w:val="0"/>
        </w:rPr>
      </w:pPr>
      <w:r>
        <w:rPr>
          <w:b/>
          <w:noProof w:val="0"/>
        </w:rPr>
        <w:t>TYPE</w:t>
      </w:r>
      <w:r>
        <w:rPr>
          <w:noProof w:val="0"/>
        </w:rPr>
        <w:t xml:space="preserve"> vanne </w:t>
      </w:r>
      <w:r>
        <w:rPr>
          <w:b/>
          <w:noProof w:val="0"/>
        </w:rPr>
        <w:t>;</w:t>
      </w:r>
    </w:p>
    <w:p w:rsidR="00AE3BD8" w:rsidRDefault="00AE3BD8">
      <w:pPr>
        <w:pStyle w:val="Courrier"/>
        <w:keepNext/>
        <w:outlineLvl w:val="0"/>
        <w:rPr>
          <w:b/>
          <w:noProof w:val="0"/>
        </w:rPr>
      </w:pPr>
      <w:r>
        <w:rPr>
          <w:b/>
          <w:noProof w:val="0"/>
        </w:rPr>
        <w:t>CONSTANTE</w:t>
      </w:r>
    </w:p>
    <w:p w:rsidR="00AE3BD8" w:rsidRDefault="00AE3BD8">
      <w:pPr>
        <w:pStyle w:val="Courrier"/>
        <w:keepNext/>
        <w:rPr>
          <w:noProof w:val="0"/>
        </w:rPr>
      </w:pPr>
      <w:r>
        <w:rPr>
          <w:noProof w:val="0"/>
        </w:rPr>
        <w:tab/>
        <w:t xml:space="preserve">debit_max </w:t>
      </w:r>
      <w:r>
        <w:rPr>
          <w:b/>
          <w:noProof w:val="0"/>
        </w:rPr>
        <w:t xml:space="preserve">DOMAINE ENTIER PAR_DEFAUT </w:t>
      </w:r>
      <w:r>
        <w:rPr>
          <w:noProof w:val="0"/>
        </w:rPr>
        <w:t xml:space="preserve">2500 </w:t>
      </w:r>
      <w:r>
        <w:rPr>
          <w:b/>
          <w:noProof w:val="0"/>
        </w:rPr>
        <w:t>;</w:t>
      </w:r>
    </w:p>
    <w:p w:rsidR="00AE3BD8" w:rsidRDefault="00AE3BD8">
      <w:pPr>
        <w:pStyle w:val="Courrier"/>
        <w:keepNext/>
        <w:outlineLvl w:val="0"/>
        <w:rPr>
          <w:b/>
          <w:noProof w:val="0"/>
        </w:rPr>
      </w:pPr>
      <w:r>
        <w:rPr>
          <w:b/>
          <w:noProof w:val="0"/>
        </w:rPr>
        <w:t>INTERFACE</w:t>
      </w:r>
    </w:p>
    <w:p w:rsidR="00AE3BD8" w:rsidRDefault="00AE3BD8">
      <w:pPr>
        <w:pStyle w:val="Courrier"/>
        <w:keepNext/>
        <w:rPr>
          <w:noProof w:val="0"/>
        </w:rPr>
      </w:pPr>
      <w:r>
        <w:rPr>
          <w:noProof w:val="0"/>
        </w:rPr>
        <w:tab/>
        <w:t xml:space="preserve">amont </w:t>
      </w:r>
      <w:r>
        <w:rPr>
          <w:b/>
          <w:noProof w:val="0"/>
        </w:rPr>
        <w:t xml:space="preserve">GENRE </w:t>
      </w:r>
      <w:r>
        <w:rPr>
          <w:noProof w:val="0"/>
        </w:rPr>
        <w:t>tuyau ;</w:t>
      </w:r>
    </w:p>
    <w:p w:rsidR="00AE3BD8" w:rsidRDefault="00AE3BD8">
      <w:pPr>
        <w:pStyle w:val="Courrier"/>
        <w:keepNext/>
        <w:outlineLvl w:val="0"/>
        <w:rPr>
          <w:b/>
          <w:noProof w:val="0"/>
        </w:rPr>
      </w:pPr>
      <w:r>
        <w:rPr>
          <w:b/>
          <w:noProof w:val="0"/>
        </w:rPr>
        <w:t>INTERACTION</w:t>
      </w:r>
    </w:p>
    <w:p w:rsidR="00AE3BD8" w:rsidRDefault="00AE3BD8">
      <w:pPr>
        <w:pStyle w:val="Courrier"/>
        <w:keepNext/>
        <w:outlineLvl w:val="0"/>
        <w:rPr>
          <w:noProof w:val="0"/>
        </w:rPr>
      </w:pPr>
      <w:r>
        <w:rPr>
          <w:noProof w:val="0"/>
        </w:rPr>
        <w:tab/>
      </w:r>
      <w:r>
        <w:rPr>
          <w:b/>
          <w:noProof w:val="0"/>
        </w:rPr>
        <w:t xml:space="preserve">SI ( SOMME POUR_TOUT </w:t>
      </w:r>
      <w:r>
        <w:rPr>
          <w:noProof w:val="0"/>
        </w:rPr>
        <w:t xml:space="preserve">x </w:t>
      </w:r>
      <w:r>
        <w:rPr>
          <w:b/>
          <w:noProof w:val="0"/>
        </w:rPr>
        <w:t xml:space="preserve">UN </w:t>
      </w:r>
      <w:r>
        <w:rPr>
          <w:noProof w:val="0"/>
        </w:rPr>
        <w:t xml:space="preserve">amont </w:t>
      </w:r>
      <w:r>
        <w:rPr>
          <w:b/>
          <w:noProof w:val="0"/>
        </w:rPr>
        <w:t xml:space="preserve">DES_TERMES </w:t>
      </w:r>
      <w:r>
        <w:rPr>
          <w:noProof w:val="0"/>
        </w:rPr>
        <w:t xml:space="preserve">debit </w:t>
      </w:r>
      <w:r>
        <w:rPr>
          <w:b/>
          <w:noProof w:val="0"/>
        </w:rPr>
        <w:t xml:space="preserve">DE </w:t>
      </w:r>
      <w:r>
        <w:rPr>
          <w:noProof w:val="0"/>
        </w:rPr>
        <w:t xml:space="preserve">x </w:t>
      </w:r>
      <w:r>
        <w:rPr>
          <w:b/>
          <w:noProof w:val="0"/>
        </w:rPr>
        <w:t xml:space="preserve">) &gt; </w:t>
      </w:r>
      <w:r>
        <w:rPr>
          <w:noProof w:val="0"/>
        </w:rPr>
        <w:t>debit_max</w:t>
      </w:r>
    </w:p>
    <w:p w:rsidR="00AE3BD8" w:rsidRDefault="00AE3BD8">
      <w:pPr>
        <w:pStyle w:val="Courrier"/>
        <w:outlineLvl w:val="0"/>
        <w:rPr>
          <w:noProof w:val="0"/>
        </w:rPr>
      </w:pPr>
      <w:r>
        <w:rPr>
          <w:b/>
          <w:noProof w:val="0"/>
        </w:rPr>
        <w:tab/>
        <w:t xml:space="preserve">ALORS ... </w:t>
      </w:r>
      <w:r>
        <w:rPr>
          <w:noProof w:val="0"/>
        </w:rPr>
        <w:t>;</w:t>
      </w:r>
    </w:p>
    <w:p w:rsidR="00AE3BD8" w:rsidRDefault="00AE3BD8">
      <w:pPr>
        <w:pStyle w:val="Courrier"/>
        <w:rPr>
          <w:noProof w:val="0"/>
        </w:rPr>
      </w:pPr>
    </w:p>
    <w:p w:rsidR="00AE3BD8" w:rsidRDefault="00AE3BD8">
      <w:r>
        <w:t>Le mécanisme de l'opérateur est le suivant :</w:t>
      </w:r>
    </w:p>
    <w:p w:rsidR="00AE3BD8" w:rsidRDefault="00AE3BD8">
      <w:pPr>
        <w:ind w:left="708"/>
      </w:pPr>
      <w:r>
        <w:t>- Si l'ensemble est non vide, on évalue l'expression numérique DES_TERMES pour chaque objet de l'ensemble. Le résultat de l'opérateur est la somme des résultats des expressions.</w:t>
      </w:r>
    </w:p>
    <w:p w:rsidR="00AE3BD8" w:rsidRDefault="00AE3BD8">
      <w:pPr>
        <w:ind w:left="708"/>
      </w:pPr>
      <w:r>
        <w:t>- Si l'ensemble est vide, le résultat est 0.</w:t>
      </w:r>
    </w:p>
    <w:p w:rsidR="00AE3BD8" w:rsidRDefault="00AE3BD8">
      <w:r>
        <w:t>La facette DES_TERMES permet de préciser quels sont les calculs que nous voulons effectuer et additionner. L'expression doit être numérique pour pouvoir être additionnée.</w:t>
      </w:r>
    </w:p>
    <w:p w:rsidR="00AE3BD8" w:rsidRDefault="00AE3BD8">
      <w:pPr>
        <w:pStyle w:val="Titre3"/>
      </w:pPr>
      <w:bookmarkStart w:id="441" w:name="_Toc334607231"/>
      <w:bookmarkStart w:id="442" w:name="_Toc335111936"/>
      <w:bookmarkStart w:id="443" w:name="_Toc342099205"/>
      <w:bookmarkStart w:id="444" w:name="_Toc342986867"/>
      <w:bookmarkStart w:id="445" w:name="_Toc343072219"/>
      <w:bookmarkStart w:id="446" w:name="_Toc443104468"/>
      <w:r>
        <w:tab/>
      </w:r>
      <w:bookmarkStart w:id="447" w:name="_Toc399235917"/>
      <w:r>
        <w:t>L'opérateur PRODUIT</w:t>
      </w:r>
      <w:bookmarkEnd w:id="441"/>
      <w:bookmarkEnd w:id="442"/>
      <w:bookmarkEnd w:id="443"/>
      <w:bookmarkEnd w:id="444"/>
      <w:bookmarkEnd w:id="445"/>
      <w:bookmarkEnd w:id="446"/>
      <w:bookmarkEnd w:id="447"/>
    </w:p>
    <w:p w:rsidR="00AE3BD8" w:rsidRDefault="00AE3BD8">
      <w:pPr>
        <w:pStyle w:val="Courrier"/>
        <w:keepNext/>
        <w:outlineLvl w:val="0"/>
        <w:rPr>
          <w:noProof w:val="0"/>
        </w:rPr>
      </w:pPr>
      <w:r>
        <w:rPr>
          <w:b/>
          <w:noProof w:val="0"/>
        </w:rPr>
        <w:t>Syntaxe :</w:t>
      </w:r>
    </w:p>
    <w:p w:rsidR="00AE3BD8" w:rsidRDefault="00AE3BD8">
      <w:pPr>
        <w:pStyle w:val="Courrier"/>
        <w:keepNext/>
        <w:outlineLvl w:val="0"/>
        <w:rPr>
          <w:noProof w:val="0"/>
        </w:rPr>
      </w:pPr>
      <w:r>
        <w:rPr>
          <w:b/>
          <w:noProof w:val="0"/>
        </w:rPr>
        <w:t xml:space="preserve">PRODUIT POUR_TOUT </w:t>
      </w:r>
      <w:r>
        <w:rPr>
          <w:noProof w:val="0"/>
        </w:rPr>
        <w:t xml:space="preserve">variable </w:t>
      </w:r>
      <w:r>
        <w:rPr>
          <w:b/>
          <w:noProof w:val="0"/>
        </w:rPr>
        <w:t xml:space="preserve">UN | UNE </w:t>
      </w:r>
      <w:r>
        <w:rPr>
          <w:noProof w:val="0"/>
        </w:rPr>
        <w:t>nom_d_ensemble</w:t>
      </w:r>
    </w:p>
    <w:p w:rsidR="00AE3BD8" w:rsidRDefault="00AE3BD8">
      <w:pPr>
        <w:pStyle w:val="Courrier"/>
        <w:keepNext/>
        <w:rPr>
          <w:noProof w:val="0"/>
        </w:rPr>
      </w:pPr>
      <w:r>
        <w:rPr>
          <w:noProof w:val="0"/>
        </w:rPr>
        <w:tab/>
      </w:r>
      <w:r>
        <w:rPr>
          <w:noProof w:val="0"/>
        </w:rPr>
        <w:tab/>
      </w:r>
      <w:r>
        <w:rPr>
          <w:noProof w:val="0"/>
        </w:rPr>
        <w:tab/>
      </w:r>
      <w:r>
        <w:rPr>
          <w:noProof w:val="0"/>
        </w:rPr>
        <w:tab/>
        <w:t xml:space="preserve">   [ </w:t>
      </w:r>
      <w:r>
        <w:rPr>
          <w:b/>
          <w:noProof w:val="0"/>
        </w:rPr>
        <w:t xml:space="preserve">DE_TYPE </w:t>
      </w:r>
      <w:r>
        <w:rPr>
          <w:noProof w:val="0"/>
        </w:rPr>
        <w:t>type</w:t>
      </w:r>
      <w:r>
        <w:rPr>
          <w:b/>
          <w:noProof w:val="0"/>
        </w:rPr>
        <w:t xml:space="preserve"> </w:t>
      </w:r>
      <w:r>
        <w:rPr>
          <w:noProof w:val="0"/>
        </w:rPr>
        <w:t>]</w:t>
      </w:r>
    </w:p>
    <w:p w:rsidR="00AE3BD8" w:rsidRDefault="00AE3BD8">
      <w:pPr>
        <w:pStyle w:val="Courrier"/>
        <w:keepNext/>
        <w:rPr>
          <w:noProof w:val="0"/>
        </w:rPr>
      </w:pPr>
      <w:r>
        <w:rPr>
          <w:noProof w:val="0"/>
        </w:rPr>
        <w:tab/>
      </w:r>
      <w:r>
        <w:rPr>
          <w:noProof w:val="0"/>
        </w:rPr>
        <w:tab/>
      </w:r>
      <w:r>
        <w:rPr>
          <w:noProof w:val="0"/>
        </w:rPr>
        <w:tab/>
      </w:r>
      <w:r>
        <w:rPr>
          <w:noProof w:val="0"/>
        </w:rPr>
        <w:tab/>
        <w:t xml:space="preserve">   [ </w:t>
      </w:r>
      <w:r>
        <w:rPr>
          <w:b/>
          <w:noProof w:val="0"/>
        </w:rPr>
        <w:t>VERIFIANT</w:t>
      </w:r>
      <w:r>
        <w:rPr>
          <w:noProof w:val="0"/>
        </w:rPr>
        <w:t xml:space="preserve"> condition ]</w:t>
      </w:r>
    </w:p>
    <w:p w:rsidR="00AE3BD8" w:rsidRDefault="00AE3BD8">
      <w:pPr>
        <w:pStyle w:val="Courrier"/>
        <w:rPr>
          <w:noProof w:val="0"/>
        </w:rPr>
      </w:pPr>
      <w:r>
        <w:rPr>
          <w:noProof w:val="0"/>
        </w:rPr>
        <w:tab/>
        <w:t xml:space="preserve">   </w:t>
      </w:r>
      <w:r>
        <w:rPr>
          <w:b/>
          <w:noProof w:val="0"/>
        </w:rPr>
        <w:t>DES_TERMES</w:t>
      </w:r>
      <w:r>
        <w:rPr>
          <w:noProof w:val="0"/>
        </w:rPr>
        <w:t xml:space="preserve"> expression_numérique</w:t>
      </w:r>
    </w:p>
    <w:p w:rsidR="00AE3BD8" w:rsidRDefault="00AE3BD8">
      <w:pPr>
        <w:pStyle w:val="Courrier"/>
        <w:rPr>
          <w:noProof w:val="0"/>
        </w:rPr>
      </w:pPr>
    </w:p>
    <w:p w:rsidR="00AE3BD8" w:rsidRDefault="00AE3BD8">
      <w:r>
        <w:t>L'opérateur PRODUIT</w:t>
      </w:r>
      <w:r>
        <w:fldChar w:fldCharType="begin"/>
      </w:r>
      <w:r>
        <w:instrText>XE "PRODUIT"</w:instrText>
      </w:r>
      <w:r>
        <w:fldChar w:fldCharType="end"/>
      </w:r>
      <w:r>
        <w:t xml:space="preserve"> permet d'effectuer un produit d'expressions sur un ensemble d'objets.</w:t>
      </w:r>
    </w:p>
    <w:p w:rsidR="00AE3BD8" w:rsidRDefault="00AE3BD8">
      <w:r>
        <w:t xml:space="preserve">Il utilise une variable liée définie sur un ensemble d'objets (facette POUR_TOUT </w:t>
      </w:r>
      <w:r>
        <w:fldChar w:fldCharType="begin"/>
      </w:r>
      <w:r>
        <w:instrText xml:space="preserve"> XE "POUR_TOUT" </w:instrText>
      </w:r>
      <w:r>
        <w:fldChar w:fldCharType="end"/>
      </w:r>
      <w:r>
        <w:t xml:space="preserve">) et il multiplie successivement, pour chaque objet de l'ensemble, la valeur de l'expression numérique (facette DES_TERMES </w:t>
      </w:r>
      <w:r>
        <w:fldChar w:fldCharType="begin"/>
      </w:r>
      <w:r>
        <w:instrText xml:space="preserve"> XE "DES_TERMES" </w:instrText>
      </w:r>
      <w:r>
        <w:fldChar w:fldCharType="end"/>
      </w:r>
      <w:r>
        <w:t>) pour cet objet :</w:t>
      </w:r>
    </w:p>
    <w:p w:rsidR="00AE3BD8" w:rsidRDefault="00AE3BD8">
      <w:pPr>
        <w:pStyle w:val="Courrier"/>
        <w:ind w:left="0"/>
        <w:jc w:val="center"/>
        <w:rPr>
          <w:noProof w:val="0"/>
        </w:rPr>
      </w:pPr>
      <w:r>
        <w:rPr>
          <w:b/>
          <w:noProof w:val="0"/>
        </w:rPr>
        <w:t xml:space="preserve">PRODUIT POUR_TOUT </w:t>
      </w:r>
      <w:r>
        <w:rPr>
          <w:noProof w:val="0"/>
        </w:rPr>
        <w:t>x</w:t>
      </w:r>
      <w:r>
        <w:rPr>
          <w:b/>
          <w:noProof w:val="0"/>
        </w:rPr>
        <w:t xml:space="preserve"> UN </w:t>
      </w:r>
      <w:r>
        <w:rPr>
          <w:noProof w:val="0"/>
        </w:rPr>
        <w:t xml:space="preserve">&lt;ensemble d'objets&gt; </w:t>
      </w:r>
      <w:r>
        <w:rPr>
          <w:b/>
          <w:noProof w:val="0"/>
        </w:rPr>
        <w:t xml:space="preserve">DES_TERMES </w:t>
      </w:r>
      <w:r>
        <w:rPr>
          <w:noProof w:val="0"/>
        </w:rPr>
        <w:t>&lt;expression numérique&gt;</w:t>
      </w:r>
    </w:p>
    <w:p w:rsidR="00AE3BD8" w:rsidRDefault="00AE3BD8">
      <w:pPr>
        <w:pStyle w:val="Courrier"/>
        <w:ind w:left="0"/>
        <w:rPr>
          <w:noProof w:val="0"/>
        </w:rPr>
      </w:pPr>
    </w:p>
    <w:p w:rsidR="00AE3BD8" w:rsidRDefault="00AE3BD8">
      <w:r>
        <w:t>L'exemple suivant montre une utilisation de cet opérateur dans l'initialisation par défaut d'un attribut.</w:t>
      </w:r>
    </w:p>
    <w:p w:rsidR="00AE3BD8" w:rsidRDefault="00AE3BD8">
      <w:pPr>
        <w:pStyle w:val="Courrier"/>
        <w:keepNext/>
        <w:outlineLvl w:val="0"/>
        <w:rPr>
          <w:b/>
          <w:noProof w:val="0"/>
        </w:rPr>
      </w:pPr>
      <w:r>
        <w:rPr>
          <w:b/>
          <w:noProof w:val="0"/>
        </w:rPr>
        <w:t>Exemple :</w:t>
      </w:r>
    </w:p>
    <w:p w:rsidR="00AE3BD8" w:rsidRDefault="00AE3BD8">
      <w:pPr>
        <w:pStyle w:val="Courrier"/>
        <w:keepNext/>
        <w:rPr>
          <w:noProof w:val="0"/>
        </w:rPr>
      </w:pPr>
    </w:p>
    <w:p w:rsidR="00AE3BD8" w:rsidRDefault="00AE3BD8">
      <w:pPr>
        <w:pStyle w:val="Courrier"/>
        <w:keepNext/>
        <w:outlineLvl w:val="0"/>
        <w:rPr>
          <w:noProof w:val="0"/>
        </w:rPr>
      </w:pPr>
      <w:r>
        <w:rPr>
          <w:b/>
          <w:noProof w:val="0"/>
        </w:rPr>
        <w:t>TYPE</w:t>
      </w:r>
      <w:r>
        <w:rPr>
          <w:noProof w:val="0"/>
        </w:rPr>
        <w:t xml:space="preserve"> calcul </w:t>
      </w:r>
      <w:r>
        <w:rPr>
          <w:b/>
          <w:noProof w:val="0"/>
        </w:rPr>
        <w:t>;</w:t>
      </w:r>
    </w:p>
    <w:p w:rsidR="00AE3BD8" w:rsidRDefault="00AE3BD8">
      <w:pPr>
        <w:pStyle w:val="Courrier"/>
        <w:keepNext/>
        <w:outlineLvl w:val="0"/>
        <w:rPr>
          <w:b/>
          <w:noProof w:val="0"/>
        </w:rPr>
      </w:pPr>
      <w:r>
        <w:rPr>
          <w:b/>
          <w:noProof w:val="0"/>
        </w:rPr>
        <w:t>INTERFACE</w:t>
      </w:r>
    </w:p>
    <w:p w:rsidR="00AE3BD8" w:rsidRDefault="00AE3BD8">
      <w:pPr>
        <w:pStyle w:val="Courrier"/>
        <w:keepNext/>
        <w:rPr>
          <w:noProof w:val="0"/>
        </w:rPr>
      </w:pPr>
      <w:r>
        <w:rPr>
          <w:noProof w:val="0"/>
        </w:rPr>
        <w:tab/>
        <w:t xml:space="preserve">amont </w:t>
      </w:r>
      <w:r>
        <w:rPr>
          <w:b/>
          <w:noProof w:val="0"/>
        </w:rPr>
        <w:t xml:space="preserve">GENRE </w:t>
      </w:r>
      <w:r>
        <w:rPr>
          <w:noProof w:val="0"/>
        </w:rPr>
        <w:t>composant ;</w:t>
      </w:r>
    </w:p>
    <w:p w:rsidR="00AE3BD8" w:rsidRDefault="00AE3BD8">
      <w:pPr>
        <w:pStyle w:val="Courrier"/>
        <w:keepNext/>
        <w:outlineLvl w:val="0"/>
        <w:rPr>
          <w:b/>
          <w:noProof w:val="0"/>
        </w:rPr>
      </w:pPr>
      <w:r>
        <w:rPr>
          <w:b/>
          <w:noProof w:val="0"/>
        </w:rPr>
        <w:t>ATTRIBUT</w:t>
      </w:r>
    </w:p>
    <w:p w:rsidR="00AE3BD8" w:rsidRDefault="00AE3BD8">
      <w:pPr>
        <w:pStyle w:val="Courrier"/>
        <w:keepNext/>
        <w:rPr>
          <w:b/>
          <w:noProof w:val="0"/>
        </w:rPr>
      </w:pPr>
      <w:r>
        <w:rPr>
          <w:b/>
          <w:noProof w:val="0"/>
        </w:rPr>
        <w:tab/>
      </w:r>
      <w:r>
        <w:rPr>
          <w:noProof w:val="0"/>
        </w:rPr>
        <w:t>valeur</w:t>
      </w:r>
      <w:r>
        <w:rPr>
          <w:b/>
          <w:noProof w:val="0"/>
        </w:rPr>
        <w:t xml:space="preserve"> DOMAINE ENTIER</w:t>
      </w:r>
    </w:p>
    <w:p w:rsidR="00AE3BD8" w:rsidRDefault="00AE3BD8">
      <w:pPr>
        <w:pStyle w:val="Courrier"/>
        <w:keepNext/>
        <w:outlineLvl w:val="0"/>
        <w:rPr>
          <w:b/>
          <w:noProof w:val="0"/>
        </w:rPr>
      </w:pPr>
      <w:r>
        <w:rPr>
          <w:b/>
          <w:noProof w:val="0"/>
        </w:rPr>
        <w:tab/>
      </w:r>
      <w:r>
        <w:rPr>
          <w:b/>
          <w:noProof w:val="0"/>
        </w:rPr>
        <w:tab/>
        <w:t xml:space="preserve"> PAR_DEFAUT PRODUIT POUR_TOUT </w:t>
      </w:r>
      <w:r>
        <w:rPr>
          <w:noProof w:val="0"/>
        </w:rPr>
        <w:t>x</w:t>
      </w:r>
      <w:r>
        <w:rPr>
          <w:b/>
          <w:noProof w:val="0"/>
        </w:rPr>
        <w:t xml:space="preserve"> UN </w:t>
      </w:r>
      <w:r>
        <w:rPr>
          <w:noProof w:val="0"/>
        </w:rPr>
        <w:t>amont</w:t>
      </w:r>
    </w:p>
    <w:p w:rsidR="00AE3BD8" w:rsidRDefault="00AE3BD8">
      <w:pPr>
        <w:pStyle w:val="Courrier"/>
        <w:outlineLvl w:val="0"/>
        <w:rPr>
          <w:noProof w:val="0"/>
        </w:rPr>
      </w:pPr>
      <w:r>
        <w:rPr>
          <w:b/>
          <w:noProof w:val="0"/>
        </w:rPr>
        <w:tab/>
      </w:r>
      <w:r>
        <w:rPr>
          <w:b/>
          <w:noProof w:val="0"/>
        </w:rPr>
        <w:tab/>
      </w:r>
      <w:r>
        <w:rPr>
          <w:b/>
          <w:noProof w:val="0"/>
        </w:rPr>
        <w:tab/>
      </w:r>
      <w:r>
        <w:rPr>
          <w:b/>
          <w:noProof w:val="0"/>
        </w:rPr>
        <w:tab/>
      </w:r>
      <w:r>
        <w:rPr>
          <w:b/>
          <w:noProof w:val="0"/>
        </w:rPr>
        <w:tab/>
      </w:r>
      <w:r>
        <w:rPr>
          <w:b/>
          <w:noProof w:val="0"/>
        </w:rPr>
        <w:tab/>
      </w:r>
      <w:r>
        <w:rPr>
          <w:b/>
          <w:noProof w:val="0"/>
        </w:rPr>
        <w:tab/>
        <w:t xml:space="preserve">   DES_TERMES ( </w:t>
      </w:r>
      <w:r>
        <w:rPr>
          <w:noProof w:val="0"/>
        </w:rPr>
        <w:t>a</w:t>
      </w:r>
      <w:r>
        <w:rPr>
          <w:b/>
          <w:noProof w:val="0"/>
        </w:rPr>
        <w:t xml:space="preserve"> DE </w:t>
      </w:r>
      <w:r>
        <w:rPr>
          <w:noProof w:val="0"/>
        </w:rPr>
        <w:t xml:space="preserve">x </w:t>
      </w:r>
      <w:r>
        <w:rPr>
          <w:b/>
          <w:noProof w:val="0"/>
        </w:rPr>
        <w:t>)</w:t>
      </w:r>
      <w:r>
        <w:rPr>
          <w:noProof w:val="0"/>
        </w:rPr>
        <w:t xml:space="preserve"> + 5</w:t>
      </w:r>
    </w:p>
    <w:p w:rsidR="00AE3BD8" w:rsidRDefault="00AE3BD8">
      <w:pPr>
        <w:pStyle w:val="Courrier"/>
        <w:rPr>
          <w:b/>
          <w:noProof w:val="0"/>
        </w:rPr>
      </w:pPr>
    </w:p>
    <w:p w:rsidR="00AE3BD8" w:rsidRDefault="00AE3BD8">
      <w:r>
        <w:t>Le mécanisme de l'opérateur est le suivant :</w:t>
      </w:r>
    </w:p>
    <w:p w:rsidR="00AE3BD8" w:rsidRDefault="00AE3BD8">
      <w:pPr>
        <w:ind w:left="708"/>
      </w:pPr>
      <w:r>
        <w:t>- Si l'ensemble est non vide, on évalue l'expression numérique DES_TERMES pour chaque objet de l'ensemble. Le résultat de l'opérateur est le produit des résultats des expressions.</w:t>
      </w:r>
    </w:p>
    <w:p w:rsidR="00AE3BD8" w:rsidRDefault="00AE3BD8">
      <w:pPr>
        <w:ind w:left="708"/>
      </w:pPr>
      <w:r>
        <w:t>- Si l'ensemble est vide, le résultat est 1.</w:t>
      </w:r>
    </w:p>
    <w:p w:rsidR="00AE3BD8" w:rsidRDefault="00AE3BD8">
      <w:r>
        <w:t>La facette DES_TERMES permet de préciser quels sont les calculs que nous voulons effectuer et multiplier. L'expression doit être numérique pour pouvoir être multipliée. Elle peut aussi être booléenne car l'opérateur utilisé pour lier les résultats est l'opérateur de multiplication qui peut effectuer une conversion des booléens en entier.</w:t>
      </w:r>
      <w:bookmarkStart w:id="448" w:name="_Toc334331950"/>
    </w:p>
    <w:p w:rsidR="00AE3BD8" w:rsidRDefault="00AE3BD8">
      <w:pPr>
        <w:pStyle w:val="Titre2"/>
      </w:pPr>
      <w:bookmarkStart w:id="449" w:name="_Toc443104469"/>
      <w:bookmarkStart w:id="450" w:name="_Toc399235918"/>
      <w:bookmarkEnd w:id="448"/>
      <w:r>
        <w:t>Opérateurs spécifiques</w:t>
      </w:r>
      <w:bookmarkEnd w:id="449"/>
      <w:bookmarkEnd w:id="450"/>
    </w:p>
    <w:p w:rsidR="00AE3BD8" w:rsidRDefault="00AE3BD8">
      <w:r>
        <w:t>Il est possible dans l’Atelier FIGARO de définir des opérateurs spécifiques, afin de gérer des problèmes particuliers associés à une base de connaissances (exemples : exp, sin, cos, tan, max, ...).</w:t>
      </w:r>
    </w:p>
    <w:p w:rsidR="00AE3BD8" w:rsidRDefault="00AE3BD8">
      <w:r>
        <w:t xml:space="preserve">La liste des opérateurs spécifiques n’est pas connue car le concepteur de base de connaissances peut la faire évoluer à sa guise. Néanmoins, l’opérateur </w:t>
      </w:r>
      <w:r>
        <w:rPr>
          <w:i/>
        </w:rPr>
        <w:t xml:space="preserve">exp </w:t>
      </w:r>
      <w:r>
        <w:t>(pour exponentiel) est quant à lui toujours défini.</w:t>
      </w:r>
    </w:p>
    <w:p w:rsidR="00AE3BD8" w:rsidRDefault="00AE3BD8">
      <w:r>
        <w:t>L’utilisation de tels opérateurs suit les règles suivantes :</w:t>
      </w:r>
    </w:p>
    <w:p w:rsidR="00AE3BD8" w:rsidRDefault="00AE3BD8">
      <w:pPr>
        <w:pStyle w:val="Courrier"/>
      </w:pPr>
      <w:r>
        <w:t xml:space="preserve">opérateur </w:t>
      </w:r>
      <w:r>
        <w:rPr>
          <w:b/>
        </w:rPr>
        <w:t>(</w:t>
      </w:r>
      <w:r>
        <w:t xml:space="preserve"> expression </w:t>
      </w:r>
      <w:r>
        <w:rPr>
          <w:b/>
        </w:rPr>
        <w:t>)</w:t>
      </w:r>
    </w:p>
    <w:p w:rsidR="00AE3BD8" w:rsidRDefault="00AE3BD8">
      <w:pPr>
        <w:pStyle w:val="Courrier"/>
      </w:pPr>
      <w:r>
        <w:t>ou</w:t>
      </w:r>
    </w:p>
    <w:p w:rsidR="00AE3BD8" w:rsidRDefault="00AE3BD8">
      <w:pPr>
        <w:pStyle w:val="Courrierp"/>
        <w:rPr>
          <w:b/>
        </w:rPr>
      </w:pPr>
      <w:r>
        <w:t xml:space="preserve">opérateur </w:t>
      </w:r>
      <w:r>
        <w:rPr>
          <w:b/>
        </w:rPr>
        <w:t>(</w:t>
      </w:r>
      <w:r>
        <w:t xml:space="preserve"> liste_expressions </w:t>
      </w:r>
      <w:r>
        <w:rPr>
          <w:b/>
        </w:rPr>
        <w:t>)</w:t>
      </w:r>
    </w:p>
    <w:p w:rsidR="00AE3BD8" w:rsidRDefault="00AE3BD8" w:rsidP="00B1190F">
      <w:pPr>
        <w:pStyle w:val="Remarque"/>
        <w:numPr>
          <w:ilvl w:val="0"/>
          <w:numId w:val="53"/>
        </w:numPr>
        <w:ind w:left="567" w:firstLine="0"/>
      </w:pPr>
      <w:r>
        <w:t>Dans une liste d’expressions, les expressions sont séparées par des virgules.</w:t>
      </w:r>
    </w:p>
    <w:p w:rsidR="00AE3BD8" w:rsidRPr="00AE3BD8" w:rsidRDefault="00AE3BD8">
      <w:pPr>
        <w:rPr>
          <w:lang w:val="pt-BR"/>
        </w:rPr>
      </w:pPr>
      <w:r w:rsidRPr="00AE3BD8">
        <w:rPr>
          <w:lang w:val="pt-BR"/>
        </w:rPr>
        <w:t>Exemples :</w:t>
      </w:r>
    </w:p>
    <w:p w:rsidR="00AE3BD8" w:rsidRPr="00AE3BD8" w:rsidRDefault="00AE3BD8">
      <w:pPr>
        <w:pStyle w:val="Courrier"/>
        <w:rPr>
          <w:b/>
          <w:lang w:val="pt-BR"/>
        </w:rPr>
      </w:pPr>
      <w:r w:rsidRPr="00AE3BD8">
        <w:rPr>
          <w:lang w:val="pt-BR"/>
        </w:rPr>
        <w:t xml:space="preserve">exp </w:t>
      </w:r>
      <w:r w:rsidRPr="00AE3BD8">
        <w:rPr>
          <w:b/>
          <w:lang w:val="pt-BR"/>
        </w:rPr>
        <w:t>(</w:t>
      </w:r>
      <w:r w:rsidRPr="00AE3BD8">
        <w:rPr>
          <w:lang w:val="pt-BR"/>
        </w:rPr>
        <w:t xml:space="preserve"> 2- (a * 3) </w:t>
      </w:r>
      <w:r w:rsidRPr="00AE3BD8">
        <w:rPr>
          <w:b/>
          <w:lang w:val="pt-BR"/>
        </w:rPr>
        <w:t>)</w:t>
      </w:r>
    </w:p>
    <w:p w:rsidR="00AE3BD8" w:rsidRPr="00AE3BD8" w:rsidRDefault="00AE3BD8">
      <w:pPr>
        <w:pStyle w:val="Courrierp"/>
        <w:rPr>
          <w:b/>
          <w:lang w:val="pt-BR"/>
        </w:rPr>
      </w:pPr>
      <w:r w:rsidRPr="00AE3BD8">
        <w:rPr>
          <w:lang w:val="pt-BR"/>
        </w:rPr>
        <w:t>max</w:t>
      </w:r>
      <w:r w:rsidRPr="00AE3BD8">
        <w:rPr>
          <w:b/>
          <w:lang w:val="pt-BR"/>
        </w:rPr>
        <w:t xml:space="preserve"> ( </w:t>
      </w:r>
      <w:r w:rsidRPr="00AE3BD8">
        <w:rPr>
          <w:lang w:val="pt-BR"/>
        </w:rPr>
        <w:t>a, b, c</w:t>
      </w:r>
      <w:r w:rsidRPr="00AE3BD8">
        <w:rPr>
          <w:b/>
          <w:lang w:val="pt-BR"/>
        </w:rPr>
        <w:t xml:space="preserve"> )</w:t>
      </w:r>
    </w:p>
    <w:p w:rsidR="00AE3BD8" w:rsidRDefault="00AE3BD8">
      <w:r>
        <w:t>Ces opérateurs sont définis avec une arité particulière (de 1 à infini). C’est donc lors de l’utilisation d’une base de connaissances qu’est précisé quels opérateurs spécifiques ont été ajoutés avec leur rôle et leur arité.</w:t>
      </w:r>
    </w:p>
    <w:p w:rsidR="00AE3BD8" w:rsidRDefault="00AE3BD8">
      <w:pPr>
        <w:pStyle w:val="Titre2"/>
      </w:pPr>
      <w:bookmarkStart w:id="451" w:name="_Toc443104470"/>
      <w:bookmarkStart w:id="452" w:name="_Toc399235919"/>
      <w:r>
        <w:t>Portée d'une variable</w:t>
      </w:r>
      <w:bookmarkEnd w:id="451"/>
      <w:bookmarkEnd w:id="452"/>
    </w:p>
    <w:p w:rsidR="00AE3BD8" w:rsidRDefault="00AE3BD8">
      <w:r>
        <w:t>Comme dans tout langage de programmation, les variables en FIGARO ont une portée. Cela signifie qu'elles sont accessibles jusqu'à un certain point.</w:t>
      </w:r>
    </w:p>
    <w:p w:rsidR="00AE3BD8" w:rsidRDefault="00AE3BD8">
      <w:r>
        <w:t>Suivant sa nature (variable globale, champ d'objet, variable liée), chaque variable a une portée différente et une priorité d'évaluation différente (c'est-à-dire l'ordre dans lequel la valeur de la variable est recherchée dans chacun des contextes : global, d'objet ou local).</w:t>
      </w:r>
    </w:p>
    <w:p w:rsidR="00AE3BD8" w:rsidRDefault="00AE3BD8">
      <w:r>
        <w:t>La portée d'une variable globale est totale : tous les objets du modèle pourront y accéder.</w:t>
      </w:r>
    </w:p>
    <w:p w:rsidR="00AE3BD8" w:rsidRDefault="00AE3BD8">
      <w:pPr>
        <w:pBdr>
          <w:left w:val="single" w:sz="6" w:space="1" w:color="auto"/>
        </w:pBdr>
      </w:pPr>
      <w:r>
        <w:t>Un champ de type est associé à un type. Sa portée est locale à l'objet, c'est-à-dire qu'elle est inconnue et inaccessible par les autres objets sans connaître l'adresse (c'est-à-dire le nom) de l'objet qui la contient. En revanche, si on connaît le nom de l'objet, on peut accéder à ces champs grâce à l'opérateur DE ou ( ).</w:t>
      </w:r>
    </w:p>
    <w:p w:rsidR="00AE3BD8" w:rsidRDefault="00AE3BD8">
      <w:r>
        <w:t>Enfin, une variable liée est une variable définie dans un opérateur complexe comme QQSOIT, IL_EXISTE, IL_EXISTE AU_MOINS, SOMME, PRODUIT, POUR_TOUT et SOIT. En effet, ces opérateurs permettent de définir une variable qui prend successivement certaines valeurs afin d'effectuer certains calculs. Cette variable est liée à l'opérateur, c'est-à-dire que sa portée est interne à l'opérateur. En dehors de celui-ci, la variable n'est plus connue.</w:t>
      </w:r>
    </w:p>
    <w:p w:rsidR="00AE3BD8" w:rsidRDefault="00AE3BD8">
      <w:r>
        <w:t>Maintenant que la notion de portée est plus précise, il nous faut définir l'ordre dans lequel FIGARO recherche la valeur d'une variable. En effet, il est possible de surcharger le nom d'une variable. C'est à dire que l'on peut nommer une variable liée comme le champ d'un objet ou un champ global. Dans ces cas, la priorité est donnée à la variable qui a la portée la plus réduite. Ainsi, FIGARO recherchera d'abord (grâce au nom de la variable) la valeur de la variable dans le contexte des variables liées. Ensuite, s'il échoue, il passera au contexte des champs de l'objet (contexte local), puis en dernier recours, il recherchera dans le contexte global.</w:t>
      </w:r>
    </w:p>
    <w:p w:rsidR="00AE3BD8" w:rsidRDefault="00AE3BD8">
      <w:pPr>
        <w:pStyle w:val="Courrier"/>
        <w:outlineLvl w:val="0"/>
        <w:rPr>
          <w:b/>
          <w:noProof w:val="0"/>
        </w:rPr>
      </w:pPr>
      <w:r>
        <w:rPr>
          <w:b/>
          <w:noProof w:val="0"/>
        </w:rPr>
        <w:t>Exemple:</w:t>
      </w:r>
    </w:p>
    <w:p w:rsidR="00AE3BD8" w:rsidRDefault="00AE3BD8">
      <w:pPr>
        <w:pStyle w:val="Courrier"/>
        <w:outlineLvl w:val="0"/>
        <w:rPr>
          <w:b/>
          <w:noProof w:val="0"/>
        </w:rPr>
      </w:pPr>
      <w:r>
        <w:rPr>
          <w:b/>
          <w:noProof w:val="0"/>
        </w:rPr>
        <w:tab/>
        <w:t>GLOBAL</w:t>
      </w:r>
    </w:p>
    <w:p w:rsidR="00AE3BD8" w:rsidRDefault="00AE3BD8">
      <w:pPr>
        <w:pStyle w:val="Courrier"/>
        <w:outlineLvl w:val="0"/>
        <w:rPr>
          <w:b/>
          <w:noProof w:val="0"/>
        </w:rPr>
      </w:pPr>
      <w:r>
        <w:rPr>
          <w:b/>
          <w:noProof w:val="0"/>
        </w:rPr>
        <w:tab/>
        <w:t>ATTRIBUT</w:t>
      </w:r>
    </w:p>
    <w:p w:rsidR="00AE3BD8" w:rsidRDefault="00AE3BD8">
      <w:pPr>
        <w:pStyle w:val="Courrier"/>
        <w:rPr>
          <w:b/>
          <w:noProof w:val="0"/>
        </w:rPr>
      </w:pPr>
      <w:r>
        <w:rPr>
          <w:b/>
          <w:noProof w:val="0"/>
        </w:rPr>
        <w:tab/>
      </w:r>
      <w:r>
        <w:rPr>
          <w:b/>
          <w:noProof w:val="0"/>
        </w:rPr>
        <w:tab/>
      </w:r>
      <w:r>
        <w:rPr>
          <w:noProof w:val="0"/>
        </w:rPr>
        <w:t>x</w:t>
      </w:r>
      <w:r>
        <w:rPr>
          <w:b/>
          <w:noProof w:val="0"/>
        </w:rPr>
        <w:t xml:space="preserve"> = </w:t>
      </w:r>
      <w:r>
        <w:rPr>
          <w:noProof w:val="0"/>
        </w:rPr>
        <w:t>3</w:t>
      </w:r>
      <w:r>
        <w:rPr>
          <w:b/>
          <w:noProof w:val="0"/>
        </w:rPr>
        <w:t xml:space="preserve"> ;</w:t>
      </w:r>
    </w:p>
    <w:p w:rsidR="00AE3BD8" w:rsidRDefault="00AE3BD8">
      <w:pPr>
        <w:pStyle w:val="Courrier"/>
        <w:rPr>
          <w:b/>
          <w:noProof w:val="0"/>
        </w:rPr>
      </w:pPr>
    </w:p>
    <w:p w:rsidR="00AE3BD8" w:rsidRDefault="00AE3BD8">
      <w:pPr>
        <w:pStyle w:val="Courrier"/>
        <w:outlineLvl w:val="0"/>
        <w:rPr>
          <w:noProof w:val="0"/>
        </w:rPr>
      </w:pPr>
      <w:r>
        <w:rPr>
          <w:noProof w:val="0"/>
        </w:rPr>
        <w:tab/>
      </w:r>
      <w:r>
        <w:rPr>
          <w:b/>
          <w:noProof w:val="0"/>
        </w:rPr>
        <w:t>TYPE</w:t>
      </w:r>
      <w:r>
        <w:rPr>
          <w:noProof w:val="0"/>
        </w:rPr>
        <w:t xml:space="preserve"> vanne</w:t>
      </w:r>
    </w:p>
    <w:p w:rsidR="00AE3BD8" w:rsidRDefault="00AE3BD8">
      <w:pPr>
        <w:pStyle w:val="Courrier"/>
        <w:outlineLvl w:val="0"/>
        <w:rPr>
          <w:b/>
          <w:noProof w:val="0"/>
        </w:rPr>
      </w:pPr>
      <w:r>
        <w:rPr>
          <w:b/>
          <w:noProof w:val="0"/>
        </w:rPr>
        <w:tab/>
        <w:t>ATTRIBUT</w:t>
      </w:r>
    </w:p>
    <w:p w:rsidR="00AE3BD8" w:rsidRDefault="00AE3BD8">
      <w:pPr>
        <w:pStyle w:val="Courrier"/>
        <w:rPr>
          <w:noProof w:val="0"/>
        </w:rPr>
      </w:pPr>
      <w:r>
        <w:rPr>
          <w:b/>
          <w:noProof w:val="0"/>
        </w:rPr>
        <w:tab/>
      </w:r>
      <w:r>
        <w:rPr>
          <w:b/>
          <w:noProof w:val="0"/>
        </w:rPr>
        <w:tab/>
      </w:r>
      <w:r>
        <w:rPr>
          <w:noProof w:val="0"/>
        </w:rPr>
        <w:t xml:space="preserve">x </w:t>
      </w:r>
      <w:r>
        <w:rPr>
          <w:b/>
          <w:noProof w:val="0"/>
        </w:rPr>
        <w:t>DOMAINE BOOLEEN PAR_DEFAUT VRAI</w:t>
      </w:r>
      <w:r>
        <w:rPr>
          <w:noProof w:val="0"/>
        </w:rPr>
        <w:t>;</w:t>
      </w:r>
    </w:p>
    <w:p w:rsidR="00AE3BD8" w:rsidRDefault="00AE3BD8">
      <w:pPr>
        <w:pStyle w:val="Courrier"/>
        <w:outlineLvl w:val="0"/>
        <w:rPr>
          <w:b/>
          <w:noProof w:val="0"/>
        </w:rPr>
      </w:pPr>
      <w:r>
        <w:rPr>
          <w:noProof w:val="0"/>
        </w:rPr>
        <w:tab/>
      </w:r>
      <w:r>
        <w:rPr>
          <w:b/>
          <w:noProof w:val="0"/>
        </w:rPr>
        <w:t>INTERACTION</w:t>
      </w:r>
    </w:p>
    <w:p w:rsidR="00AE3BD8" w:rsidRDefault="00AE3BD8">
      <w:pPr>
        <w:pStyle w:val="Courrier"/>
        <w:rPr>
          <w:noProof w:val="0"/>
        </w:rPr>
      </w:pPr>
      <w:r>
        <w:rPr>
          <w:b/>
          <w:noProof w:val="0"/>
        </w:rPr>
        <w:tab/>
      </w:r>
      <w:r>
        <w:rPr>
          <w:noProof w:val="0"/>
        </w:rPr>
        <w:tab/>
      </w:r>
      <w:r>
        <w:rPr>
          <w:b/>
          <w:noProof w:val="0"/>
        </w:rPr>
        <w:t>SI</w:t>
      </w:r>
      <w:r>
        <w:rPr>
          <w:b/>
          <w:noProof w:val="0"/>
        </w:rPr>
        <w:tab/>
        <w:t xml:space="preserve">QQSOIT </w:t>
      </w:r>
      <w:r>
        <w:rPr>
          <w:noProof w:val="0"/>
        </w:rPr>
        <w:t xml:space="preserve">x </w:t>
      </w:r>
      <w:r>
        <w:rPr>
          <w:b/>
          <w:noProof w:val="0"/>
        </w:rPr>
        <w:t xml:space="preserve">UN </w:t>
      </w:r>
      <w:r>
        <w:rPr>
          <w:noProof w:val="0"/>
        </w:rPr>
        <w:t>composant</w:t>
      </w:r>
    </w:p>
    <w:p w:rsidR="00AE3BD8" w:rsidRDefault="00AE3BD8">
      <w:pPr>
        <w:pStyle w:val="Courrier"/>
        <w:rPr>
          <w:noProof w:val="0"/>
        </w:rPr>
      </w:pPr>
      <w:r>
        <w:rPr>
          <w:noProof w:val="0"/>
        </w:rPr>
        <w:tab/>
      </w:r>
      <w:r>
        <w:rPr>
          <w:noProof w:val="0"/>
        </w:rPr>
        <w:tab/>
      </w:r>
      <w:r>
        <w:rPr>
          <w:noProof w:val="0"/>
        </w:rPr>
        <w:tab/>
      </w:r>
      <w:r>
        <w:rPr>
          <w:noProof w:val="0"/>
        </w:rPr>
        <w:tab/>
      </w:r>
      <w:r>
        <w:rPr>
          <w:b/>
          <w:noProof w:val="0"/>
        </w:rPr>
        <w:t>ON_A</w:t>
      </w:r>
      <w:r>
        <w:rPr>
          <w:noProof w:val="0"/>
        </w:rPr>
        <w:tab/>
        <w:t>propriété(x)</w:t>
      </w:r>
    </w:p>
    <w:p w:rsidR="00AE3BD8" w:rsidRDefault="00AE3BD8">
      <w:pPr>
        <w:pStyle w:val="Courrier"/>
        <w:rPr>
          <w:noProof w:val="0"/>
        </w:rPr>
      </w:pPr>
      <w:r>
        <w:rPr>
          <w:noProof w:val="0"/>
        </w:rPr>
        <w:tab/>
      </w:r>
      <w:r>
        <w:rPr>
          <w:noProof w:val="0"/>
        </w:rPr>
        <w:tab/>
      </w:r>
      <w:r>
        <w:rPr>
          <w:b/>
          <w:noProof w:val="0"/>
        </w:rPr>
        <w:t>ALORS</w:t>
      </w:r>
      <w:r>
        <w:rPr>
          <w:noProof w:val="0"/>
        </w:rPr>
        <w:t xml:space="preserve"> x </w:t>
      </w:r>
      <w:r>
        <w:rPr>
          <w:b/>
          <w:noProof w:val="0"/>
        </w:rPr>
        <w:t>&lt;--</w:t>
      </w:r>
      <w:r>
        <w:rPr>
          <w:noProof w:val="0"/>
        </w:rPr>
        <w:t xml:space="preserve"> 'ferme' ;</w:t>
      </w:r>
    </w:p>
    <w:p w:rsidR="00AE3BD8" w:rsidRDefault="00AE3BD8">
      <w:pPr>
        <w:pStyle w:val="Courrier"/>
        <w:rPr>
          <w:noProof w:val="0"/>
        </w:rPr>
      </w:pPr>
    </w:p>
    <w:p w:rsidR="00AE3BD8" w:rsidRDefault="00AE3BD8">
      <w:r>
        <w:t xml:space="preserve">La variable </w:t>
      </w:r>
      <w:r>
        <w:rPr>
          <w:i/>
        </w:rPr>
        <w:t>x</w:t>
      </w:r>
      <w:r>
        <w:t xml:space="preserve"> est liée à l'instruction QQSOIT. Dans l'instruction propriété de </w:t>
      </w:r>
      <w:r>
        <w:rPr>
          <w:i/>
        </w:rPr>
        <w:t>x</w:t>
      </w:r>
      <w:r>
        <w:t xml:space="preserve">, le </w:t>
      </w:r>
      <w:r>
        <w:rPr>
          <w:i/>
        </w:rPr>
        <w:t>x</w:t>
      </w:r>
      <w:r>
        <w:t xml:space="preserve"> trouvé est celui du QQSOIT. Dans le ALORS, il s'agit du champ de l'objet. En dehors du type vanne, la variable </w:t>
      </w:r>
      <w:r>
        <w:rPr>
          <w:i/>
        </w:rPr>
        <w:t>x</w:t>
      </w:r>
      <w:r>
        <w:t xml:space="preserve"> connue redevient la variable globale (pour qui rien n'a changé !). La variable globale a été surchargée par la variable locale.</w:t>
      </w:r>
    </w:p>
    <w:p w:rsidR="00AE3BD8" w:rsidRDefault="00AE3BD8" w:rsidP="00B1190F">
      <w:pPr>
        <w:pStyle w:val="Remarque"/>
        <w:numPr>
          <w:ilvl w:val="0"/>
          <w:numId w:val="54"/>
        </w:numPr>
        <w:ind w:left="567" w:firstLine="0"/>
      </w:pPr>
      <w:r>
        <w:t>Il est conseillé de ne pas déclarer de variables qui ont le même nom qu'un type, toujours pour faciliter la lecture de la base de connaissances.</w:t>
      </w:r>
    </w:p>
    <w:p w:rsidR="00AE3BD8" w:rsidRDefault="00AE3BD8">
      <w:pPr>
        <w:pStyle w:val="Titre1"/>
      </w:pPr>
      <w:bookmarkStart w:id="453" w:name="_Toc334607200"/>
      <w:bookmarkStart w:id="454" w:name="_Toc335111905"/>
      <w:bookmarkStart w:id="455" w:name="_Toc335647140"/>
      <w:bookmarkStart w:id="456" w:name="_Toc335647234"/>
      <w:bookmarkStart w:id="457" w:name="_Toc335704147"/>
      <w:bookmarkStart w:id="458" w:name="_Toc342099207"/>
      <w:bookmarkStart w:id="459" w:name="_Toc342986869"/>
      <w:bookmarkStart w:id="460" w:name="_Toc343072221"/>
      <w:bookmarkStart w:id="461" w:name="_Toc443104471"/>
      <w:bookmarkStart w:id="462" w:name="_Toc399235920"/>
      <w:r>
        <w:t>Description d'un type FIGARO</w:t>
      </w:r>
      <w:bookmarkEnd w:id="453"/>
      <w:bookmarkEnd w:id="454"/>
      <w:bookmarkEnd w:id="455"/>
      <w:bookmarkEnd w:id="456"/>
      <w:bookmarkEnd w:id="457"/>
      <w:bookmarkEnd w:id="458"/>
      <w:bookmarkEnd w:id="459"/>
      <w:bookmarkEnd w:id="460"/>
      <w:bookmarkEnd w:id="461"/>
      <w:bookmarkEnd w:id="462"/>
      <w:r>
        <w:t xml:space="preserve"> </w:t>
      </w:r>
      <w:r>
        <w:fldChar w:fldCharType="begin"/>
      </w:r>
      <w:r>
        <w:instrText xml:space="preserve"> XE "TYPE" </w:instrText>
      </w:r>
      <w:r>
        <w:fldChar w:fldCharType="end"/>
      </w:r>
    </w:p>
    <w:p w:rsidR="00AE3BD8" w:rsidRDefault="00AE3BD8">
      <w:r>
        <w:t>Comme nous l'avons vu au chapitre 2, une base de connaissances est un ensemble de définitions de TYPE. Dans ce chapitre, nous présentons de façon détaillée comment décrire un TYPE en FIGARO.</w:t>
      </w:r>
    </w:p>
    <w:p w:rsidR="00AE3BD8" w:rsidRDefault="00AE3BD8" w:rsidP="00B1190F">
      <w:pPr>
        <w:pStyle w:val="Remarque"/>
        <w:numPr>
          <w:ilvl w:val="0"/>
          <w:numId w:val="55"/>
        </w:numPr>
        <w:ind w:left="567" w:firstLine="0"/>
      </w:pPr>
      <w:r>
        <w:t>on trouvera en Annexe 2 un schéma de principes représentant la structure générale d'une base de connaissances.</w:t>
      </w:r>
    </w:p>
    <w:p w:rsidR="00AE3BD8" w:rsidRDefault="00AE3BD8">
      <w:pPr>
        <w:pStyle w:val="Titre2"/>
      </w:pPr>
      <w:bookmarkStart w:id="463" w:name="_Toc334607201"/>
      <w:bookmarkStart w:id="464" w:name="_Toc335111906"/>
      <w:bookmarkStart w:id="465" w:name="_Toc335647141"/>
      <w:bookmarkStart w:id="466" w:name="_Toc335647235"/>
      <w:bookmarkStart w:id="467" w:name="_Toc335704148"/>
      <w:bookmarkStart w:id="468" w:name="_Toc342099208"/>
      <w:bookmarkStart w:id="469" w:name="_Toc342986870"/>
      <w:bookmarkStart w:id="470" w:name="_Toc343072222"/>
      <w:bookmarkStart w:id="471" w:name="_Toc443104472"/>
      <w:bookmarkStart w:id="472" w:name="_Toc399235921"/>
      <w:r>
        <w:t>Structure générale d'une définition de classe</w:t>
      </w:r>
      <w:bookmarkEnd w:id="463"/>
      <w:bookmarkEnd w:id="464"/>
      <w:bookmarkEnd w:id="465"/>
      <w:bookmarkEnd w:id="466"/>
      <w:bookmarkEnd w:id="467"/>
      <w:bookmarkEnd w:id="468"/>
      <w:bookmarkEnd w:id="469"/>
      <w:bookmarkEnd w:id="470"/>
      <w:bookmarkEnd w:id="471"/>
      <w:bookmarkEnd w:id="472"/>
    </w:p>
    <w:p w:rsidR="00AE3BD8" w:rsidRDefault="00AE3BD8">
      <w:pPr>
        <w:pStyle w:val="Titre3"/>
      </w:pPr>
      <w:bookmarkStart w:id="473" w:name="_Toc342986871"/>
      <w:bookmarkStart w:id="474" w:name="_Toc343072223"/>
      <w:bookmarkStart w:id="475" w:name="_Toc443104473"/>
      <w:bookmarkStart w:id="476" w:name="_Toc399235922"/>
      <w:r>
        <w:t>Déclaration d'un TYPE</w:t>
      </w:r>
      <w:bookmarkEnd w:id="473"/>
      <w:bookmarkEnd w:id="474"/>
      <w:bookmarkEnd w:id="475"/>
      <w:bookmarkEnd w:id="476"/>
    </w:p>
    <w:p w:rsidR="00AE3BD8" w:rsidRDefault="00AE3BD8">
      <w:pPr>
        <w:pStyle w:val="Courrier"/>
        <w:keepNext/>
        <w:ind w:left="0"/>
        <w:outlineLvl w:val="0"/>
        <w:rPr>
          <w:b/>
        </w:rPr>
      </w:pPr>
      <w:r>
        <w:rPr>
          <w:b/>
        </w:rPr>
        <w:t>Syntaxe :</w:t>
      </w:r>
    </w:p>
    <w:p w:rsidR="00AE3BD8" w:rsidRDefault="00AE3BD8">
      <w:pPr>
        <w:pStyle w:val="Courrier"/>
        <w:keepNext/>
        <w:outlineLvl w:val="0"/>
      </w:pPr>
      <w:r>
        <w:rPr>
          <w:b/>
        </w:rPr>
        <w:t>TYPE</w:t>
      </w:r>
      <w:r>
        <w:t xml:space="preserve"> nom_type</w:t>
      </w:r>
    </w:p>
    <w:p w:rsidR="00AE3BD8" w:rsidRDefault="00AE3BD8">
      <w:pPr>
        <w:pStyle w:val="Courrier"/>
      </w:pPr>
      <w:r>
        <w:tab/>
        <w:t>[</w:t>
      </w:r>
      <w:r>
        <w:rPr>
          <w:b/>
        </w:rPr>
        <w:t>SORTE_DE</w:t>
      </w:r>
      <w:r>
        <w:t xml:space="preserve"> énumération_de_types];</w:t>
      </w:r>
    </w:p>
    <w:p w:rsidR="00AE3BD8" w:rsidRDefault="00AE3BD8">
      <w:pPr>
        <w:pStyle w:val="Courrier"/>
      </w:pPr>
    </w:p>
    <w:p w:rsidR="00AE3BD8" w:rsidRDefault="00AE3BD8">
      <w:r>
        <w:t>Un type FIGARO représente une famille d'objets possédant des caractéristiques communes.</w:t>
      </w:r>
    </w:p>
    <w:p w:rsidR="00AE3BD8" w:rsidRDefault="00AE3BD8">
      <w:r>
        <w:t xml:space="preserve">La description d'une classe commence par le mot-clé </w:t>
      </w:r>
      <w:r>
        <w:rPr>
          <w:b/>
        </w:rPr>
        <w:t>TYPE</w:t>
      </w:r>
      <w:r>
        <w:t xml:space="preserve"> suivi du nom (de l'identifiant) de la classe.</w:t>
      </w:r>
    </w:p>
    <w:p w:rsidR="00AE3BD8" w:rsidRDefault="00AE3BD8">
      <w:pPr>
        <w:pStyle w:val="Courrierp"/>
        <w:rPr>
          <w:noProof w:val="0"/>
        </w:rPr>
      </w:pPr>
      <w:r>
        <w:rPr>
          <w:b/>
          <w:noProof w:val="0"/>
        </w:rPr>
        <w:t xml:space="preserve">TYPE </w:t>
      </w:r>
      <w:r>
        <w:rPr>
          <w:noProof w:val="0"/>
        </w:rPr>
        <w:t>moto_pompe ;</w:t>
      </w:r>
    </w:p>
    <w:p w:rsidR="00AE3BD8" w:rsidRDefault="00AE3BD8">
      <w:r>
        <w:t xml:space="preserve">L'héritage est spécifié par une facette SORTE_DE </w:t>
      </w:r>
      <w:r>
        <w:fldChar w:fldCharType="begin"/>
      </w:r>
      <w:r>
        <w:instrText xml:space="preserve"> XE"SORTE_DE" </w:instrText>
      </w:r>
      <w:r>
        <w:fldChar w:fldCharType="end"/>
      </w:r>
      <w:r>
        <w:t xml:space="preserve"> </w:t>
      </w:r>
      <w:r>
        <w:fldChar w:fldCharType="begin"/>
      </w:r>
      <w:r>
        <w:instrText xml:space="preserve"> XE "Héritage" </w:instrText>
      </w:r>
      <w:r>
        <w:fldChar w:fldCharType="end"/>
      </w:r>
      <w:r>
        <w:t xml:space="preserve">qui peut être multivaluée (héritage multiple), et dans laquelle on énumère </w:t>
      </w:r>
      <w:r>
        <w:fldChar w:fldCharType="begin"/>
      </w:r>
      <w:r>
        <w:instrText xml:space="preserve"> XE "Enumération" </w:instrText>
      </w:r>
      <w:r>
        <w:fldChar w:fldCharType="end"/>
      </w:r>
      <w:r>
        <w:t>les surclasses de la classe décrite.</w:t>
      </w:r>
    </w:p>
    <w:p w:rsidR="00AE3BD8" w:rsidRDefault="00AE3BD8">
      <w:pPr>
        <w:pStyle w:val="Courrier"/>
        <w:rPr>
          <w:noProof w:val="0"/>
        </w:rPr>
      </w:pPr>
      <w:r>
        <w:rPr>
          <w:b/>
          <w:noProof w:val="0"/>
        </w:rPr>
        <w:t xml:space="preserve">TYPE </w:t>
      </w:r>
      <w:r>
        <w:rPr>
          <w:noProof w:val="0"/>
        </w:rPr>
        <w:t>moto_pompe</w:t>
      </w:r>
    </w:p>
    <w:p w:rsidR="00AE3BD8" w:rsidRDefault="00AE3BD8">
      <w:pPr>
        <w:pStyle w:val="Courrierp"/>
        <w:rPr>
          <w:noProof w:val="0"/>
        </w:rPr>
      </w:pPr>
      <w:r>
        <w:rPr>
          <w:b/>
          <w:noProof w:val="0"/>
        </w:rPr>
        <w:tab/>
        <w:t>SORTE_DE</w:t>
      </w:r>
      <w:r>
        <w:rPr>
          <w:noProof w:val="0"/>
        </w:rPr>
        <w:t xml:space="preserve"> composant pompe ;</w:t>
      </w:r>
    </w:p>
    <w:p w:rsidR="00AE3BD8" w:rsidRDefault="00AE3BD8">
      <w:pPr>
        <w:outlineLvl w:val="0"/>
      </w:pPr>
      <w:r>
        <w:t>Contrairement aux types, un objet ne peut être instance que d'un seul type.</w:t>
      </w:r>
    </w:p>
    <w:p w:rsidR="00AE3BD8" w:rsidRDefault="00AE3BD8">
      <w:pPr>
        <w:pStyle w:val="Titre3"/>
      </w:pPr>
      <w:bookmarkStart w:id="477" w:name="_Toc342986872"/>
      <w:bookmarkStart w:id="478" w:name="_Toc343072224"/>
      <w:bookmarkStart w:id="479" w:name="_Toc443104474"/>
      <w:bookmarkStart w:id="480" w:name="_Toc399235923"/>
      <w:r>
        <w:t>Structure générale de description d'un TYPE</w:t>
      </w:r>
      <w:bookmarkEnd w:id="477"/>
      <w:bookmarkEnd w:id="478"/>
      <w:bookmarkEnd w:id="479"/>
      <w:bookmarkEnd w:id="480"/>
    </w:p>
    <w:p w:rsidR="00AE3BD8" w:rsidRDefault="00AE3BD8">
      <w:r>
        <w:t>Les caractéristiques associées à un TYPE se décomposent en deux grands groupes :</w:t>
      </w:r>
    </w:p>
    <w:p w:rsidR="00AE3BD8" w:rsidRDefault="00AE3BD8">
      <w:pPr>
        <w:ind w:left="1068" w:hanging="360"/>
      </w:pPr>
      <w:r>
        <w:fldChar w:fldCharType="begin"/>
      </w:r>
      <w:r>
        <w:instrText>SYMBOL 183 \f "Symbol" \s 10 \h</w:instrText>
      </w:r>
      <w:r>
        <w:fldChar w:fldCharType="end"/>
      </w:r>
      <w:r>
        <w:tab/>
        <w:t xml:space="preserve"> Les champs valués représentent les caractéristiques </w:t>
      </w:r>
      <w:r>
        <w:rPr>
          <w:b/>
        </w:rPr>
        <w:t>statiques</w:t>
      </w:r>
      <w:r>
        <w:t xml:space="preserve"> d'un TYPE.</w:t>
      </w:r>
    </w:p>
    <w:p w:rsidR="00AE3BD8" w:rsidRDefault="00AE3BD8">
      <w:pPr>
        <w:pStyle w:val="Retraitnormal"/>
        <w:spacing w:after="0"/>
        <w:ind w:left="1416"/>
      </w:pPr>
      <w:r>
        <w:t>Exemple :</w:t>
      </w:r>
    </w:p>
    <w:p w:rsidR="00AE3BD8" w:rsidRDefault="00AE3BD8">
      <w:pPr>
        <w:pStyle w:val="Retraitnormal"/>
        <w:spacing w:after="0"/>
        <w:ind w:left="1416"/>
      </w:pPr>
      <w:r>
        <w:tab/>
        <w:t>L'interface (classes en interface)</w:t>
      </w:r>
    </w:p>
    <w:p w:rsidR="00AE3BD8" w:rsidRDefault="00AE3BD8">
      <w:pPr>
        <w:pStyle w:val="Retraitnormal"/>
        <w:ind w:left="1415"/>
      </w:pPr>
      <w:r>
        <w:tab/>
        <w:t>Variables d'état du composant</w:t>
      </w:r>
    </w:p>
    <w:p w:rsidR="00AE3BD8" w:rsidRDefault="00AE3BD8">
      <w:pPr>
        <w:pStyle w:val="Retraitnormal"/>
        <w:ind w:left="1068" w:hanging="360"/>
      </w:pPr>
      <w:r>
        <w:fldChar w:fldCharType="begin"/>
      </w:r>
      <w:r>
        <w:instrText>SYMBOL 183 \f "Symbol" \s 10 \h</w:instrText>
      </w:r>
      <w:r>
        <w:fldChar w:fldCharType="end"/>
      </w:r>
      <w:r>
        <w:tab/>
        <w:t xml:space="preserve"> Les règles de fonctionnement (règles d'occurrence et d'interaction) permettant de décrire le comportement </w:t>
      </w:r>
      <w:r>
        <w:rPr>
          <w:b/>
        </w:rPr>
        <w:t xml:space="preserve">dynamique </w:t>
      </w:r>
      <w:r>
        <w:t>d'un TYPE, c'est-à-dire :</w:t>
      </w:r>
    </w:p>
    <w:p w:rsidR="00AE3BD8" w:rsidRDefault="00AE3BD8">
      <w:pPr>
        <w:ind w:left="1416" w:hanging="360"/>
      </w:pPr>
      <w:r>
        <w:t>-</w:t>
      </w:r>
      <w:r>
        <w:tab/>
        <w:t>Les événements pouvant survenir pour un objet d'un type (changement d'état, défaillance, réparation, ...)</w:t>
      </w:r>
    </w:p>
    <w:p w:rsidR="00AE3BD8" w:rsidRDefault="00AE3BD8">
      <w:pPr>
        <w:ind w:left="1416" w:hanging="360"/>
      </w:pPr>
      <w:r>
        <w:t>-</w:t>
      </w:r>
      <w:r>
        <w:tab/>
        <w:t>Les conditions d'occurrence de ces événements.</w:t>
      </w:r>
    </w:p>
    <w:p w:rsidR="00AE3BD8" w:rsidRDefault="00AE3BD8">
      <w:pPr>
        <w:ind w:left="1416" w:hanging="360"/>
      </w:pPr>
      <w:r>
        <w:t>-</w:t>
      </w:r>
      <w:r>
        <w:tab/>
        <w:t>Les conséquences de ces événements sur le système.</w:t>
      </w:r>
    </w:p>
    <w:p w:rsidR="00AE3BD8" w:rsidRDefault="00AE3BD8">
      <w:r>
        <w:t>Le schéma suivant présente l’organisation des caractéristiques associées à un TYPE.</w:t>
      </w:r>
    </w:p>
    <w:p w:rsidR="00AE3BD8" w:rsidRDefault="00AE3BD8">
      <w:r>
        <w:object w:dxaOrig="9076" w:dyaOrig="3441">
          <v:shape id="_x0000_i1025" type="#_x0000_t75" style="width:453.9pt;height:172.15pt" o:ole="">
            <v:imagedata r:id="rId20" o:title=""/>
          </v:shape>
          <o:OLEObject Type="Embed" ProgID="MSDraw" ShapeID="_x0000_i1025" DrawAspect="Content" ObjectID="_1472979052" r:id="rId21">
            <o:FieldCodes>\* MERGEFORMAT</o:FieldCodes>
          </o:OLEObject>
        </w:object>
      </w:r>
    </w:p>
    <w:p w:rsidR="00AE3BD8" w:rsidRDefault="00AE3BD8">
      <w:pPr>
        <w:pStyle w:val="Titre2"/>
      </w:pPr>
      <w:bookmarkStart w:id="481" w:name="_Toc334607202"/>
      <w:bookmarkStart w:id="482" w:name="_Toc335111907"/>
      <w:bookmarkStart w:id="483" w:name="_Toc335647142"/>
      <w:bookmarkStart w:id="484" w:name="_Toc335647236"/>
      <w:bookmarkStart w:id="485" w:name="_Toc335704149"/>
      <w:bookmarkStart w:id="486" w:name="_Toc342099209"/>
      <w:bookmarkStart w:id="487" w:name="_Toc342986873"/>
      <w:bookmarkStart w:id="488" w:name="_Toc343072225"/>
      <w:bookmarkStart w:id="489" w:name="_Toc443104475"/>
      <w:bookmarkStart w:id="490" w:name="_Toc399235924"/>
      <w:r>
        <w:t>Les champs valués</w:t>
      </w:r>
      <w:bookmarkEnd w:id="481"/>
      <w:bookmarkEnd w:id="482"/>
      <w:bookmarkEnd w:id="483"/>
      <w:bookmarkEnd w:id="484"/>
      <w:bookmarkEnd w:id="485"/>
      <w:bookmarkEnd w:id="486"/>
      <w:bookmarkEnd w:id="487"/>
      <w:bookmarkEnd w:id="488"/>
      <w:bookmarkEnd w:id="489"/>
      <w:bookmarkEnd w:id="490"/>
    </w:p>
    <w:p w:rsidR="00AE3BD8" w:rsidRDefault="00AE3BD8">
      <w:r>
        <w:t>On distingue trois catégories de champs valués pour un type :</w:t>
      </w:r>
    </w:p>
    <w:p w:rsidR="00AE3BD8" w:rsidRDefault="00AE3BD8">
      <w:pPr>
        <w:pStyle w:val="Dcal"/>
      </w:pPr>
      <w:r>
        <w:t>*</w:t>
      </w:r>
      <w:r>
        <w:tab/>
        <w:t xml:space="preserve">Les </w:t>
      </w:r>
      <w:r>
        <w:rPr>
          <w:b/>
        </w:rPr>
        <w:t>champs constants</w:t>
      </w:r>
      <w:r>
        <w:t xml:space="preserve"> représentent les caractéristiques des objets qui n’évoluent pas au cours de la vie du système (longueur d’un câble de connection par exemple). Ces champs sont univalués.</w:t>
      </w:r>
    </w:p>
    <w:p w:rsidR="00AE3BD8" w:rsidRDefault="00AE3BD8">
      <w:pPr>
        <w:pStyle w:val="Dcal"/>
      </w:pPr>
      <w:r>
        <w:t>*</w:t>
      </w:r>
      <w:r>
        <w:tab/>
        <w:t xml:space="preserve">Les </w:t>
      </w:r>
      <w:r>
        <w:rPr>
          <w:b/>
        </w:rPr>
        <w:t>champs d’interface</w:t>
      </w:r>
      <w:r>
        <w:t xml:space="preserve"> sont des champs objets contenant des noms d'objets. La valeur de ces champs n’évoluent pas au cours de la vie du système (les relations entre les objets d’un système sont définies lors de la description du système et ne peuvent évoluer). Ces champs peuvent être multivalués.</w:t>
      </w:r>
    </w:p>
    <w:p w:rsidR="00AE3BD8" w:rsidRDefault="00AE3BD8">
      <w:pPr>
        <w:pStyle w:val="Dcal"/>
      </w:pPr>
      <w:r>
        <w:t>*</w:t>
      </w:r>
      <w:r>
        <w:tab/>
        <w:t xml:space="preserve">Les </w:t>
      </w:r>
      <w:r>
        <w:rPr>
          <w:b/>
        </w:rPr>
        <w:t>variables d’état</w:t>
      </w:r>
      <w:r>
        <w:t xml:space="preserve"> caractérisent l’état des objets et sont susceptibles d’évoluer au cours de la vie du système. Ces champs sont univalués.</w:t>
      </w:r>
    </w:p>
    <w:p w:rsidR="00AE3BD8" w:rsidRDefault="00AE3BD8">
      <w:r>
        <w:t>En FIGARO, tout champ appartient à un type de champ identifié par un mot-clé (CONSTANTE et PARAMETRE_LOI pour les champs constants, INTERFACE pour les champs d’interface, ATTRIBUT, PANNE et EFFET pour les variables d’état). Chaque champ est décrit par son nom puis par des facettes de description. On peut résumer la structure générale de la description d'un champ de type comme suit :</w:t>
      </w:r>
    </w:p>
    <w:p w:rsidR="00AE3BD8" w:rsidRDefault="00AE3BD8">
      <w:pPr>
        <w:pStyle w:val="Courrier"/>
        <w:outlineLvl w:val="0"/>
        <w:rPr>
          <w:b/>
          <w:noProof w:val="0"/>
        </w:rPr>
      </w:pPr>
      <w:r>
        <w:rPr>
          <w:b/>
          <w:noProof w:val="0"/>
        </w:rPr>
        <w:t>Syntaxe :</w:t>
      </w:r>
    </w:p>
    <w:p w:rsidR="00AE3BD8" w:rsidRDefault="00AE3BD8">
      <w:pPr>
        <w:pStyle w:val="Courrier"/>
        <w:rPr>
          <w:noProof w:val="0"/>
        </w:rPr>
      </w:pPr>
      <w:r>
        <w:rPr>
          <w:noProof w:val="0"/>
        </w:rPr>
        <w:tab/>
      </w:r>
      <w:r>
        <w:rPr>
          <w:b/>
          <w:noProof w:val="0"/>
        </w:rPr>
        <w:t>&lt;type_de_champs&gt;</w:t>
      </w:r>
    </w:p>
    <w:p w:rsidR="00AE3BD8" w:rsidRDefault="00AE3BD8">
      <w:pPr>
        <w:pStyle w:val="Courrier"/>
        <w:rPr>
          <w:noProof w:val="0"/>
        </w:rPr>
      </w:pPr>
      <w:r>
        <w:rPr>
          <w:noProof w:val="0"/>
        </w:rPr>
        <w:tab/>
      </w:r>
      <w:r>
        <w:rPr>
          <w:noProof w:val="0"/>
        </w:rPr>
        <w:tab/>
        <w:t>champ1</w:t>
      </w:r>
      <w:r>
        <w:rPr>
          <w:noProof w:val="0"/>
        </w:rPr>
        <w:tab/>
      </w:r>
      <w:r>
        <w:rPr>
          <w:b/>
          <w:noProof w:val="0"/>
        </w:rPr>
        <w:t>&lt;nom_de_facette&gt;</w:t>
      </w:r>
      <w:r>
        <w:rPr>
          <w:b/>
          <w:noProof w:val="0"/>
        </w:rPr>
        <w:tab/>
      </w:r>
      <w:r>
        <w:rPr>
          <w:noProof w:val="0"/>
        </w:rPr>
        <w:t>&lt;liste_de_valeurs&gt;</w:t>
      </w:r>
    </w:p>
    <w:p w:rsidR="00AE3BD8" w:rsidRDefault="00AE3BD8">
      <w:pPr>
        <w:pStyle w:val="Courrier"/>
        <w:rPr>
          <w:noProof w:val="0"/>
        </w:rPr>
      </w:pPr>
      <w:r>
        <w:rPr>
          <w:noProof w:val="0"/>
        </w:rPr>
        <w:tab/>
      </w:r>
      <w:r>
        <w:rPr>
          <w:noProof w:val="0"/>
        </w:rPr>
        <w:tab/>
      </w:r>
      <w:r>
        <w:rPr>
          <w:noProof w:val="0"/>
        </w:rPr>
        <w:tab/>
      </w:r>
      <w:r>
        <w:rPr>
          <w:noProof w:val="0"/>
        </w:rPr>
        <w:tab/>
        <w:t>...</w:t>
      </w:r>
    </w:p>
    <w:p w:rsidR="00AE3BD8" w:rsidRDefault="00AE3BD8">
      <w:pPr>
        <w:pStyle w:val="Courrier"/>
        <w:rPr>
          <w:b/>
          <w:noProof w:val="0"/>
        </w:rPr>
      </w:pPr>
      <w:r>
        <w:rPr>
          <w:noProof w:val="0"/>
        </w:rPr>
        <w:tab/>
      </w:r>
      <w:r>
        <w:rPr>
          <w:noProof w:val="0"/>
        </w:rPr>
        <w:tab/>
      </w:r>
      <w:r>
        <w:rPr>
          <w:noProof w:val="0"/>
        </w:rPr>
        <w:tab/>
      </w:r>
      <w:r>
        <w:rPr>
          <w:noProof w:val="0"/>
        </w:rPr>
        <w:tab/>
      </w:r>
      <w:r>
        <w:rPr>
          <w:b/>
          <w:noProof w:val="0"/>
        </w:rPr>
        <w:t>&lt;nom_de_facette&gt;</w:t>
      </w:r>
      <w:r>
        <w:rPr>
          <w:b/>
          <w:noProof w:val="0"/>
        </w:rPr>
        <w:tab/>
      </w:r>
      <w:r>
        <w:rPr>
          <w:noProof w:val="0"/>
        </w:rPr>
        <w:t xml:space="preserve">&lt;liste_de_valeurs&gt; </w:t>
      </w:r>
      <w:r>
        <w:rPr>
          <w:b/>
          <w:noProof w:val="0"/>
        </w:rPr>
        <w:t>;</w:t>
      </w:r>
    </w:p>
    <w:p w:rsidR="00AE3BD8" w:rsidRDefault="00AE3BD8">
      <w:pPr>
        <w:pStyle w:val="Courrier"/>
        <w:rPr>
          <w:noProof w:val="0"/>
        </w:rPr>
      </w:pPr>
    </w:p>
    <w:p w:rsidR="00AE3BD8" w:rsidRDefault="00AE3BD8">
      <w:pPr>
        <w:pStyle w:val="Courrier"/>
        <w:rPr>
          <w:noProof w:val="0"/>
        </w:rPr>
      </w:pPr>
      <w:r>
        <w:rPr>
          <w:noProof w:val="0"/>
        </w:rPr>
        <w:tab/>
      </w:r>
      <w:r>
        <w:rPr>
          <w:noProof w:val="0"/>
        </w:rPr>
        <w:tab/>
        <w:t>champ2</w:t>
      </w:r>
      <w:r>
        <w:rPr>
          <w:noProof w:val="0"/>
        </w:rPr>
        <w:tab/>
      </w:r>
      <w:r>
        <w:rPr>
          <w:b/>
          <w:noProof w:val="0"/>
        </w:rPr>
        <w:t>&lt;nom_de_facette&gt;</w:t>
      </w:r>
      <w:r>
        <w:rPr>
          <w:b/>
          <w:noProof w:val="0"/>
        </w:rPr>
        <w:tab/>
      </w:r>
      <w:r>
        <w:rPr>
          <w:noProof w:val="0"/>
        </w:rPr>
        <w:t>&lt;liste_de_valeurs&gt;</w:t>
      </w:r>
    </w:p>
    <w:p w:rsidR="00AE3BD8" w:rsidRDefault="00AE3BD8">
      <w:pPr>
        <w:pStyle w:val="Courrier"/>
        <w:rPr>
          <w:noProof w:val="0"/>
        </w:rPr>
      </w:pPr>
      <w:r>
        <w:rPr>
          <w:noProof w:val="0"/>
        </w:rPr>
        <w:tab/>
      </w:r>
      <w:r>
        <w:rPr>
          <w:noProof w:val="0"/>
        </w:rPr>
        <w:tab/>
      </w:r>
      <w:r>
        <w:rPr>
          <w:noProof w:val="0"/>
        </w:rPr>
        <w:tab/>
      </w:r>
      <w:r>
        <w:rPr>
          <w:noProof w:val="0"/>
        </w:rPr>
        <w:tab/>
        <w:t>...</w:t>
      </w:r>
    </w:p>
    <w:p w:rsidR="00AE3BD8" w:rsidRDefault="00AE3BD8">
      <w:pPr>
        <w:pStyle w:val="Courrier"/>
        <w:rPr>
          <w:noProof w:val="0"/>
        </w:rPr>
      </w:pPr>
      <w:r>
        <w:rPr>
          <w:noProof w:val="0"/>
        </w:rPr>
        <w:tab/>
      </w:r>
      <w:r>
        <w:rPr>
          <w:noProof w:val="0"/>
        </w:rPr>
        <w:tab/>
      </w:r>
      <w:r>
        <w:rPr>
          <w:noProof w:val="0"/>
        </w:rPr>
        <w:tab/>
      </w:r>
      <w:r>
        <w:rPr>
          <w:noProof w:val="0"/>
        </w:rPr>
        <w:tab/>
      </w:r>
      <w:r>
        <w:rPr>
          <w:b/>
          <w:noProof w:val="0"/>
        </w:rPr>
        <w:t>&lt;nom_de_facette&gt;</w:t>
      </w:r>
      <w:r>
        <w:rPr>
          <w:b/>
          <w:noProof w:val="0"/>
        </w:rPr>
        <w:tab/>
      </w:r>
      <w:r>
        <w:rPr>
          <w:noProof w:val="0"/>
        </w:rPr>
        <w:t xml:space="preserve">&lt;liste_de_valeurs&gt; </w:t>
      </w:r>
      <w:r>
        <w:rPr>
          <w:b/>
          <w:noProof w:val="0"/>
        </w:rPr>
        <w:t>;</w:t>
      </w:r>
    </w:p>
    <w:p w:rsidR="00AE3BD8" w:rsidRDefault="00AE3BD8">
      <w:pPr>
        <w:pStyle w:val="Courrier"/>
        <w:rPr>
          <w:noProof w:val="0"/>
        </w:rPr>
      </w:pPr>
      <w:r>
        <w:rPr>
          <w:b/>
          <w:noProof w:val="0"/>
        </w:rPr>
        <w:tab/>
      </w:r>
      <w:r>
        <w:rPr>
          <w:b/>
          <w:noProof w:val="0"/>
        </w:rPr>
        <w:tab/>
      </w:r>
      <w:r>
        <w:rPr>
          <w:noProof w:val="0"/>
        </w:rPr>
        <w:t>...</w:t>
      </w:r>
    </w:p>
    <w:p w:rsidR="00AE3BD8" w:rsidRDefault="00AE3BD8">
      <w:pPr>
        <w:pStyle w:val="Courrier"/>
        <w:rPr>
          <w:noProof w:val="0"/>
        </w:rPr>
      </w:pPr>
      <w:r>
        <w:rPr>
          <w:noProof w:val="0"/>
        </w:rPr>
        <w:tab/>
      </w:r>
      <w:r>
        <w:rPr>
          <w:b/>
          <w:noProof w:val="0"/>
        </w:rPr>
        <w:t>&lt;type_de_champs&gt;</w:t>
      </w:r>
      <w:r>
        <w:rPr>
          <w:b/>
          <w:noProof w:val="0"/>
        </w:rPr>
        <w:tab/>
      </w:r>
      <w:r>
        <w:rPr>
          <w:noProof w:val="0"/>
        </w:rPr>
        <w:t>...</w:t>
      </w:r>
    </w:p>
    <w:p w:rsidR="00AE3BD8" w:rsidRDefault="00AE3BD8">
      <w:pPr>
        <w:pStyle w:val="Courrier"/>
        <w:rPr>
          <w:b/>
          <w:noProof w:val="0"/>
        </w:rPr>
      </w:pPr>
    </w:p>
    <w:p w:rsidR="00AE3BD8" w:rsidRDefault="00AE3BD8">
      <w:pPr>
        <w:pStyle w:val="Courrier"/>
        <w:outlineLvl w:val="0"/>
        <w:rPr>
          <w:b/>
          <w:noProof w:val="0"/>
        </w:rPr>
      </w:pPr>
      <w:r>
        <w:rPr>
          <w:b/>
          <w:noProof w:val="0"/>
        </w:rPr>
        <w:t>Exemples de déclaration de champ :</w:t>
      </w:r>
    </w:p>
    <w:p w:rsidR="00AE3BD8" w:rsidRDefault="00AE3BD8">
      <w:pPr>
        <w:pStyle w:val="Courrier"/>
        <w:outlineLvl w:val="0"/>
        <w:rPr>
          <w:b/>
          <w:noProof w:val="0"/>
        </w:rPr>
      </w:pPr>
      <w:r>
        <w:rPr>
          <w:noProof w:val="0"/>
        </w:rPr>
        <w:tab/>
      </w:r>
      <w:r>
        <w:rPr>
          <w:b/>
          <w:noProof w:val="0"/>
        </w:rPr>
        <w:t>ATTRIBUT</w:t>
      </w:r>
    </w:p>
    <w:p w:rsidR="00AE3BD8" w:rsidRDefault="00AE3BD8">
      <w:pPr>
        <w:pStyle w:val="Courrier"/>
        <w:rPr>
          <w:noProof w:val="0"/>
        </w:rPr>
      </w:pPr>
      <w:r>
        <w:rPr>
          <w:b/>
          <w:noProof w:val="0"/>
        </w:rPr>
        <w:tab/>
      </w:r>
      <w:r>
        <w:rPr>
          <w:b/>
          <w:noProof w:val="0"/>
        </w:rPr>
        <w:tab/>
      </w:r>
      <w:r>
        <w:rPr>
          <w:noProof w:val="0"/>
        </w:rPr>
        <w:t xml:space="preserve">fonc </w:t>
      </w:r>
      <w:r>
        <w:rPr>
          <w:b/>
          <w:noProof w:val="0"/>
        </w:rPr>
        <w:t xml:space="preserve">DOMAINE </w:t>
      </w:r>
      <w:r>
        <w:rPr>
          <w:noProof w:val="0"/>
        </w:rPr>
        <w:t>'arret' 'demande_demarrage'</w:t>
      </w:r>
    </w:p>
    <w:p w:rsidR="00AE3BD8" w:rsidRDefault="00AE3BD8">
      <w:pPr>
        <w:pStyle w:val="Courrier"/>
        <w:rPr>
          <w:noProof w:val="0"/>
        </w:rPr>
      </w:pPr>
      <w:r>
        <w:rPr>
          <w:noProof w:val="0"/>
        </w:rPr>
        <w:tab/>
      </w:r>
      <w:r>
        <w:rPr>
          <w:noProof w:val="0"/>
        </w:rPr>
        <w:tab/>
      </w:r>
      <w:r>
        <w:rPr>
          <w:noProof w:val="0"/>
        </w:rPr>
        <w:tab/>
      </w:r>
      <w:r>
        <w:rPr>
          <w:noProof w:val="0"/>
        </w:rPr>
        <w:tab/>
        <w:t xml:space="preserve"> 'refus_demarrage' 'marche'</w:t>
      </w:r>
    </w:p>
    <w:p w:rsidR="00AE3BD8" w:rsidRDefault="00AE3BD8">
      <w:pPr>
        <w:pStyle w:val="Courrier"/>
        <w:outlineLvl w:val="0"/>
        <w:rPr>
          <w:b/>
          <w:noProof w:val="0"/>
        </w:rPr>
      </w:pPr>
      <w:r>
        <w:rPr>
          <w:noProof w:val="0"/>
        </w:rPr>
        <w:tab/>
      </w:r>
      <w:r>
        <w:rPr>
          <w:noProof w:val="0"/>
        </w:rPr>
        <w:tab/>
        <w:t xml:space="preserve">     </w:t>
      </w:r>
      <w:r>
        <w:rPr>
          <w:b/>
          <w:noProof w:val="0"/>
        </w:rPr>
        <w:t xml:space="preserve">PAR_DEFAUT </w:t>
      </w:r>
      <w:r>
        <w:rPr>
          <w:noProof w:val="0"/>
        </w:rPr>
        <w:t xml:space="preserve">'arret' </w:t>
      </w:r>
      <w:r>
        <w:rPr>
          <w:b/>
          <w:noProof w:val="0"/>
        </w:rPr>
        <w:t>;</w:t>
      </w:r>
    </w:p>
    <w:p w:rsidR="00AE3BD8" w:rsidRDefault="00AE3BD8">
      <w:pPr>
        <w:pStyle w:val="Courrier"/>
        <w:outlineLvl w:val="0"/>
        <w:rPr>
          <w:b/>
          <w:noProof w:val="0"/>
        </w:rPr>
      </w:pPr>
      <w:r>
        <w:rPr>
          <w:b/>
          <w:noProof w:val="0"/>
        </w:rPr>
        <w:tab/>
        <w:t>CONSTANTE</w:t>
      </w:r>
    </w:p>
    <w:p w:rsidR="00AE3BD8" w:rsidRDefault="00AE3BD8">
      <w:pPr>
        <w:pStyle w:val="Courrierp"/>
        <w:rPr>
          <w:noProof w:val="0"/>
        </w:rPr>
      </w:pPr>
      <w:r>
        <w:rPr>
          <w:noProof w:val="0"/>
        </w:rPr>
        <w:tab/>
      </w:r>
      <w:r>
        <w:rPr>
          <w:noProof w:val="0"/>
        </w:rPr>
        <w:tab/>
        <w:t xml:space="preserve">poids </w:t>
      </w:r>
      <w:r>
        <w:rPr>
          <w:b/>
          <w:noProof w:val="0"/>
        </w:rPr>
        <w:t xml:space="preserve">DOMAINE ENTIER </w:t>
      </w:r>
      <w:r>
        <w:rPr>
          <w:noProof w:val="0"/>
        </w:rPr>
        <w:t>;</w:t>
      </w:r>
    </w:p>
    <w:p w:rsidR="00AE3BD8" w:rsidRDefault="00AE3BD8">
      <w:r>
        <w:t>Avant de décrire plus en détail chaque type de champs possible, il nous faut préciser certaines notions communes à toutes les catégories de champs.</w:t>
      </w:r>
    </w:p>
    <w:p w:rsidR="00AE3BD8" w:rsidRDefault="00AE3BD8">
      <w:pPr>
        <w:pStyle w:val="Titre3"/>
      </w:pPr>
      <w:bookmarkStart w:id="491" w:name="_Toc334607203"/>
      <w:bookmarkStart w:id="492" w:name="_Toc335111908"/>
      <w:bookmarkStart w:id="493" w:name="_Toc335647143"/>
      <w:bookmarkStart w:id="494" w:name="_Toc335647237"/>
      <w:bookmarkStart w:id="495" w:name="_Toc335704150"/>
      <w:bookmarkStart w:id="496" w:name="_Toc342099210"/>
      <w:bookmarkStart w:id="497" w:name="_Toc342986874"/>
      <w:bookmarkStart w:id="498" w:name="_Toc343072226"/>
      <w:bookmarkStart w:id="499" w:name="_Toc443104476"/>
      <w:r>
        <w:tab/>
      </w:r>
      <w:bookmarkStart w:id="500" w:name="_Toc399235925"/>
      <w:r>
        <w:t>Préliminaires</w:t>
      </w:r>
      <w:bookmarkEnd w:id="491"/>
      <w:bookmarkEnd w:id="492"/>
      <w:bookmarkEnd w:id="493"/>
      <w:bookmarkEnd w:id="494"/>
      <w:bookmarkEnd w:id="495"/>
      <w:bookmarkEnd w:id="496"/>
      <w:bookmarkEnd w:id="497"/>
      <w:bookmarkEnd w:id="498"/>
      <w:bookmarkEnd w:id="499"/>
      <w:bookmarkEnd w:id="500"/>
    </w:p>
    <w:p w:rsidR="00AE3BD8" w:rsidRDefault="00AE3BD8">
      <w:pPr>
        <w:pStyle w:val="Titre4"/>
      </w:pPr>
      <w:r>
        <w:tab/>
      </w:r>
      <w:bookmarkStart w:id="501" w:name="_Toc399235926"/>
      <w:r>
        <w:t>Etat initial d'un modèle FIGARO</w:t>
      </w:r>
      <w:bookmarkEnd w:id="501"/>
      <w:r>
        <w:t xml:space="preserve"> </w:t>
      </w:r>
      <w:r>
        <w:fldChar w:fldCharType="begin"/>
      </w:r>
      <w:r>
        <w:instrText xml:space="preserve"> XE "Etat initial d'un modèle FIGARO" </w:instrText>
      </w:r>
      <w:r>
        <w:fldChar w:fldCharType="end"/>
      </w:r>
    </w:p>
    <w:p w:rsidR="00AE3BD8" w:rsidRDefault="00AE3BD8">
      <w:r>
        <w:t>Lors de l'écriture d'une base de connaissances, l'utilisateur décrit des types génériques et réutilisables pour différentes études. Pour étudier un système particulier, ces types sont utilisés pour décrire le système. La description complète d'un système consiste à créer les objets du système et à affecter des valeurs à chaque champ caractéristique du type de l'objet. Ces valeurs sont :</w:t>
      </w:r>
    </w:p>
    <w:p w:rsidR="00AE3BD8" w:rsidRDefault="00AE3BD8">
      <w:pPr>
        <w:pStyle w:val="Dcal"/>
      </w:pPr>
      <w:r>
        <w:t>-</w:t>
      </w:r>
      <w:r>
        <w:tab/>
        <w:t>soit une valeur initiale pour les variables d'état du modèle,</w:t>
      </w:r>
    </w:p>
    <w:p w:rsidR="00AE3BD8" w:rsidRDefault="00AE3BD8">
      <w:pPr>
        <w:pStyle w:val="Dcal"/>
      </w:pPr>
      <w:r>
        <w:t>-</w:t>
      </w:r>
      <w:r>
        <w:tab/>
        <w:t>soit une valeur pour les constantes du modèle.</w:t>
      </w:r>
    </w:p>
    <w:p w:rsidR="00AE3BD8" w:rsidRDefault="00AE3BD8">
      <w:pPr>
        <w:pStyle w:val="Courrier"/>
        <w:outlineLvl w:val="0"/>
        <w:rPr>
          <w:b/>
          <w:noProof w:val="0"/>
        </w:rPr>
      </w:pPr>
      <w:r>
        <w:rPr>
          <w:b/>
          <w:noProof w:val="0"/>
        </w:rPr>
        <w:t>Exemple :</w:t>
      </w:r>
    </w:p>
    <w:p w:rsidR="00AE3BD8" w:rsidRDefault="00AE3BD8">
      <w:pPr>
        <w:pStyle w:val="Courrier"/>
        <w:outlineLvl w:val="0"/>
        <w:rPr>
          <w:b/>
          <w:noProof w:val="0"/>
        </w:rPr>
      </w:pPr>
      <w:r>
        <w:rPr>
          <w:b/>
          <w:noProof w:val="0"/>
        </w:rPr>
        <w:t>TYPE</w:t>
      </w:r>
      <w:r>
        <w:rPr>
          <w:noProof w:val="0"/>
        </w:rPr>
        <w:t xml:space="preserve"> vanne </w:t>
      </w:r>
      <w:r>
        <w:rPr>
          <w:b/>
          <w:noProof w:val="0"/>
        </w:rPr>
        <w:t>;</w:t>
      </w:r>
    </w:p>
    <w:p w:rsidR="00AE3BD8" w:rsidRDefault="00AE3BD8">
      <w:pPr>
        <w:pStyle w:val="Courrier"/>
        <w:outlineLvl w:val="0"/>
        <w:rPr>
          <w:b/>
          <w:noProof w:val="0"/>
        </w:rPr>
      </w:pPr>
      <w:r>
        <w:rPr>
          <w:b/>
          <w:noProof w:val="0"/>
        </w:rPr>
        <w:t>CONSTANTE</w:t>
      </w:r>
    </w:p>
    <w:p w:rsidR="00AE3BD8" w:rsidRDefault="00AE3BD8">
      <w:pPr>
        <w:pStyle w:val="Courrier"/>
        <w:rPr>
          <w:b/>
          <w:noProof w:val="0"/>
        </w:rPr>
      </w:pPr>
      <w:r>
        <w:rPr>
          <w:b/>
          <w:noProof w:val="0"/>
        </w:rPr>
        <w:tab/>
      </w:r>
      <w:r>
        <w:rPr>
          <w:noProof w:val="0"/>
        </w:rPr>
        <w:t xml:space="preserve">position </w:t>
      </w:r>
      <w:r>
        <w:rPr>
          <w:b/>
          <w:noProof w:val="0"/>
        </w:rPr>
        <w:t xml:space="preserve">DOMAINE </w:t>
      </w:r>
      <w:r>
        <w:rPr>
          <w:noProof w:val="0"/>
        </w:rPr>
        <w:t>'ouvert' 'ferme'</w:t>
      </w:r>
      <w:r>
        <w:rPr>
          <w:b/>
          <w:noProof w:val="0"/>
        </w:rPr>
        <w:t>;</w:t>
      </w:r>
    </w:p>
    <w:p w:rsidR="00AE3BD8" w:rsidRDefault="00AE3BD8">
      <w:pPr>
        <w:pStyle w:val="Courrier"/>
        <w:rPr>
          <w:b/>
          <w:noProof w:val="0"/>
        </w:rPr>
      </w:pPr>
    </w:p>
    <w:p w:rsidR="00AE3BD8" w:rsidRDefault="00AE3BD8">
      <w:pPr>
        <w:pStyle w:val="Courrier"/>
        <w:rPr>
          <w:b/>
          <w:noProof w:val="0"/>
        </w:rPr>
      </w:pPr>
      <w:r>
        <w:rPr>
          <w:b/>
          <w:noProof w:val="0"/>
        </w:rPr>
        <w:t>(* base de faits *)</w:t>
      </w:r>
    </w:p>
    <w:p w:rsidR="00AE3BD8" w:rsidRDefault="00AE3BD8">
      <w:pPr>
        <w:pStyle w:val="Courrier"/>
        <w:outlineLvl w:val="0"/>
        <w:rPr>
          <w:b/>
          <w:noProof w:val="0"/>
        </w:rPr>
      </w:pPr>
      <w:r>
        <w:rPr>
          <w:b/>
          <w:noProof w:val="0"/>
        </w:rPr>
        <w:t xml:space="preserve">OBJET </w:t>
      </w:r>
      <w:r>
        <w:rPr>
          <w:noProof w:val="0"/>
        </w:rPr>
        <w:t>v1</w:t>
      </w:r>
      <w:r>
        <w:rPr>
          <w:b/>
          <w:noProof w:val="0"/>
        </w:rPr>
        <w:t xml:space="preserve"> EST_UNE </w:t>
      </w:r>
      <w:r>
        <w:rPr>
          <w:noProof w:val="0"/>
        </w:rPr>
        <w:t xml:space="preserve">vanne </w:t>
      </w:r>
      <w:r>
        <w:rPr>
          <w:b/>
          <w:noProof w:val="0"/>
        </w:rPr>
        <w:t>;</w:t>
      </w:r>
    </w:p>
    <w:p w:rsidR="00AE3BD8" w:rsidRDefault="00AE3BD8">
      <w:pPr>
        <w:pStyle w:val="Courrier"/>
        <w:rPr>
          <w:noProof w:val="0"/>
        </w:rPr>
      </w:pPr>
      <w:r>
        <w:rPr>
          <w:noProof w:val="0"/>
        </w:rPr>
        <w:tab/>
        <w:t>position = 'ouvert ;</w:t>
      </w:r>
    </w:p>
    <w:p w:rsidR="00AE3BD8" w:rsidRDefault="00AE3BD8">
      <w:pPr>
        <w:pStyle w:val="Courrier"/>
        <w:rPr>
          <w:b/>
          <w:noProof w:val="0"/>
        </w:rPr>
      </w:pPr>
    </w:p>
    <w:p w:rsidR="00AE3BD8" w:rsidRDefault="00AE3BD8">
      <w:r>
        <w:t>L'ensemble des valeurs attribuées aux champs des objets lors de la description du système constitue l'état initial incomplet du modèle. L'état initial complet du modèle sera calculé en appliquant les règles d'interaction sur cet état initial incomplet.</w:t>
      </w:r>
    </w:p>
    <w:p w:rsidR="00AE3BD8" w:rsidRDefault="00AE3BD8" w:rsidP="00B1190F">
      <w:pPr>
        <w:pStyle w:val="Remarque"/>
        <w:numPr>
          <w:ilvl w:val="0"/>
          <w:numId w:val="56"/>
        </w:numPr>
        <w:ind w:left="567" w:firstLine="0"/>
      </w:pPr>
      <w:r>
        <w:t>l'attribution d'une valeur initiale à chaque variable d'état du modèle n'est pas obligatoire. Avant d'appliquer les règles d'interaction, le traitement de calcul de l'état initial d'un modèle attribue une valeur par défaut à chaque variable non initialisée.</w:t>
      </w:r>
    </w:p>
    <w:p w:rsidR="00AE3BD8" w:rsidRDefault="00AE3BD8">
      <w:pPr>
        <w:pStyle w:val="Titre4"/>
      </w:pPr>
      <w:r>
        <w:tab/>
      </w:r>
      <w:bookmarkStart w:id="502" w:name="_Toc399235927"/>
      <w:r>
        <w:t>Valeur par défaut</w:t>
      </w:r>
      <w:bookmarkEnd w:id="502"/>
      <w:r>
        <w:t xml:space="preserve"> </w:t>
      </w:r>
      <w:r>
        <w:fldChar w:fldCharType="begin"/>
      </w:r>
      <w:r>
        <w:instrText xml:space="preserve"> XE "PAR_DEFAUT" </w:instrText>
      </w:r>
      <w:r>
        <w:fldChar w:fldCharType="end"/>
      </w:r>
    </w:p>
    <w:p w:rsidR="00AE3BD8" w:rsidRDefault="00AE3BD8">
      <w:r>
        <w:t xml:space="preserve">Il est parfois intéressant d'indiquer dans la base de connaissances une </w:t>
      </w:r>
      <w:r>
        <w:rPr>
          <w:b/>
        </w:rPr>
        <w:t>valeur par défaut</w:t>
      </w:r>
      <w:r>
        <w:t xml:space="preserve"> pour les champs génériques caractérisant les types. Cela permet d'alléger la phase de description d'un système. En effet, les valeurs par défaut attribuées aux champs d'un type seront automatiquement attribuées aux champs de chaque objet créé pour ce type. Ces valeurs pourront bien sûr être modifiées par l'utilisateur.</w:t>
      </w:r>
    </w:p>
    <w:p w:rsidR="00AE3BD8" w:rsidRDefault="00AE3BD8">
      <w:r>
        <w:t>Une valeur par défaut représente :</w:t>
      </w:r>
    </w:p>
    <w:p w:rsidR="00AE3BD8" w:rsidRDefault="00AE3BD8">
      <w:pPr>
        <w:pStyle w:val="Dcal"/>
      </w:pPr>
      <w:r>
        <w:t>-</w:t>
      </w:r>
      <w:r>
        <w:tab/>
        <w:t>soit une valeur initiale par défaut pour les champs "variables d'état",</w:t>
      </w:r>
    </w:p>
    <w:p w:rsidR="00AE3BD8" w:rsidRDefault="00AE3BD8">
      <w:pPr>
        <w:pStyle w:val="Dcal"/>
      </w:pPr>
      <w:r>
        <w:t>-</w:t>
      </w:r>
      <w:r>
        <w:tab/>
        <w:t>soit une valeur par défaut pour les champs "constantes".</w:t>
      </w:r>
    </w:p>
    <w:p w:rsidR="00AE3BD8" w:rsidRDefault="00AE3BD8">
      <w:r>
        <w:t xml:space="preserve">Pour un champ donné d'un type, une valeur par défaut est créée en utilisant la facette PAR_DEFAUT. </w:t>
      </w:r>
      <w:r>
        <w:rPr>
          <w:b/>
        </w:rPr>
        <w:t>L'attribution d'une valeur par défaut à un champ de type n'est jamais obligatoire.</w:t>
      </w:r>
    </w:p>
    <w:p w:rsidR="00AE3BD8" w:rsidRDefault="00AE3BD8">
      <w:r>
        <w:t xml:space="preserve">L'exemple suivant met en évidence cette notion en définissant un type </w:t>
      </w:r>
      <w:r>
        <w:rPr>
          <w:i/>
        </w:rPr>
        <w:t xml:space="preserve">vanne </w:t>
      </w:r>
      <w:r>
        <w:t xml:space="preserve">avec un attribut </w:t>
      </w:r>
      <w:r>
        <w:rPr>
          <w:i/>
        </w:rPr>
        <w:t xml:space="preserve">position </w:t>
      </w:r>
      <w:r>
        <w:t>qui aura pour valeur par défaut 'ouvert'. Deux objets de ce type seront alors créés : un utilisant la valeur par défaut, l'autre la redéfinissant.</w:t>
      </w:r>
    </w:p>
    <w:p w:rsidR="00AE3BD8" w:rsidRDefault="00AE3BD8">
      <w:pPr>
        <w:pStyle w:val="Courrier"/>
        <w:outlineLvl w:val="0"/>
        <w:rPr>
          <w:b/>
          <w:noProof w:val="0"/>
        </w:rPr>
      </w:pPr>
      <w:r>
        <w:rPr>
          <w:b/>
          <w:noProof w:val="0"/>
        </w:rPr>
        <w:t>Exemple :</w:t>
      </w:r>
    </w:p>
    <w:p w:rsidR="00AE3BD8" w:rsidRDefault="00AE3BD8">
      <w:pPr>
        <w:pStyle w:val="Courrier"/>
        <w:outlineLvl w:val="0"/>
        <w:rPr>
          <w:b/>
          <w:noProof w:val="0"/>
        </w:rPr>
      </w:pPr>
      <w:r>
        <w:rPr>
          <w:b/>
          <w:noProof w:val="0"/>
        </w:rPr>
        <w:t>TYPE</w:t>
      </w:r>
      <w:r>
        <w:rPr>
          <w:noProof w:val="0"/>
        </w:rPr>
        <w:t xml:space="preserve"> vanne </w:t>
      </w:r>
      <w:r>
        <w:rPr>
          <w:b/>
          <w:noProof w:val="0"/>
        </w:rPr>
        <w:t>;</w:t>
      </w:r>
    </w:p>
    <w:p w:rsidR="00AE3BD8" w:rsidRDefault="00AE3BD8">
      <w:pPr>
        <w:pStyle w:val="Courrier"/>
        <w:outlineLvl w:val="0"/>
        <w:rPr>
          <w:b/>
          <w:noProof w:val="0"/>
        </w:rPr>
      </w:pPr>
      <w:r>
        <w:rPr>
          <w:b/>
          <w:noProof w:val="0"/>
        </w:rPr>
        <w:t>ATTRIBUT</w:t>
      </w:r>
    </w:p>
    <w:p w:rsidR="00AE3BD8" w:rsidRDefault="00AE3BD8">
      <w:pPr>
        <w:pStyle w:val="Courrier"/>
        <w:rPr>
          <w:b/>
          <w:noProof w:val="0"/>
        </w:rPr>
      </w:pPr>
      <w:r>
        <w:rPr>
          <w:b/>
          <w:noProof w:val="0"/>
        </w:rPr>
        <w:tab/>
      </w:r>
      <w:r>
        <w:rPr>
          <w:noProof w:val="0"/>
        </w:rPr>
        <w:t xml:space="preserve">position </w:t>
      </w:r>
      <w:r>
        <w:rPr>
          <w:b/>
          <w:noProof w:val="0"/>
        </w:rPr>
        <w:t xml:space="preserve">DOMAINE </w:t>
      </w:r>
      <w:r>
        <w:rPr>
          <w:noProof w:val="0"/>
        </w:rPr>
        <w:t xml:space="preserve">'ouvert' 'ferme' </w:t>
      </w:r>
      <w:r>
        <w:rPr>
          <w:b/>
          <w:noProof w:val="0"/>
        </w:rPr>
        <w:t xml:space="preserve">PAR_DEFAUT </w:t>
      </w:r>
      <w:r>
        <w:rPr>
          <w:noProof w:val="0"/>
        </w:rPr>
        <w:t xml:space="preserve">'ouvert' </w:t>
      </w:r>
      <w:r>
        <w:rPr>
          <w:b/>
          <w:noProof w:val="0"/>
        </w:rPr>
        <w:t>;</w:t>
      </w:r>
    </w:p>
    <w:p w:rsidR="00AE3BD8" w:rsidRDefault="00AE3BD8">
      <w:pPr>
        <w:pStyle w:val="Courrier"/>
        <w:rPr>
          <w:b/>
          <w:noProof w:val="0"/>
        </w:rPr>
      </w:pPr>
    </w:p>
    <w:p w:rsidR="00AE3BD8" w:rsidRDefault="00AE3BD8">
      <w:pPr>
        <w:pStyle w:val="Courrier"/>
        <w:rPr>
          <w:b/>
          <w:noProof w:val="0"/>
        </w:rPr>
      </w:pPr>
      <w:r>
        <w:rPr>
          <w:b/>
          <w:noProof w:val="0"/>
        </w:rPr>
        <w:t>(* base de faits *)</w:t>
      </w:r>
    </w:p>
    <w:p w:rsidR="00AE3BD8" w:rsidRDefault="00AE3BD8">
      <w:pPr>
        <w:pStyle w:val="Courrier"/>
        <w:outlineLvl w:val="0"/>
        <w:rPr>
          <w:b/>
          <w:noProof w:val="0"/>
        </w:rPr>
      </w:pPr>
      <w:r>
        <w:rPr>
          <w:b/>
          <w:noProof w:val="0"/>
        </w:rPr>
        <w:t xml:space="preserve">OBJET </w:t>
      </w:r>
      <w:r>
        <w:rPr>
          <w:noProof w:val="0"/>
        </w:rPr>
        <w:t>v1</w:t>
      </w:r>
      <w:r>
        <w:rPr>
          <w:b/>
          <w:noProof w:val="0"/>
        </w:rPr>
        <w:t xml:space="preserve"> EST_UNE </w:t>
      </w:r>
      <w:r>
        <w:rPr>
          <w:noProof w:val="0"/>
        </w:rPr>
        <w:t xml:space="preserve">vanne </w:t>
      </w:r>
      <w:r>
        <w:rPr>
          <w:b/>
          <w:noProof w:val="0"/>
        </w:rPr>
        <w:t>;</w:t>
      </w:r>
    </w:p>
    <w:p w:rsidR="00AE3BD8" w:rsidRDefault="00AE3BD8">
      <w:pPr>
        <w:pStyle w:val="Courrier"/>
        <w:rPr>
          <w:noProof w:val="0"/>
        </w:rPr>
      </w:pPr>
      <w:r>
        <w:rPr>
          <w:noProof w:val="0"/>
        </w:rPr>
        <w:t>(* la valeur de position de v1 est 'ouvert' *)</w:t>
      </w:r>
    </w:p>
    <w:p w:rsidR="00AE3BD8" w:rsidRDefault="00AE3BD8">
      <w:pPr>
        <w:pStyle w:val="Courrier"/>
        <w:rPr>
          <w:b/>
          <w:noProof w:val="0"/>
        </w:rPr>
      </w:pPr>
    </w:p>
    <w:p w:rsidR="00AE3BD8" w:rsidRDefault="00AE3BD8">
      <w:pPr>
        <w:pStyle w:val="Courrier"/>
        <w:outlineLvl w:val="0"/>
        <w:rPr>
          <w:b/>
          <w:noProof w:val="0"/>
        </w:rPr>
      </w:pPr>
      <w:r>
        <w:rPr>
          <w:b/>
          <w:noProof w:val="0"/>
        </w:rPr>
        <w:t xml:space="preserve">OBJET </w:t>
      </w:r>
      <w:r>
        <w:rPr>
          <w:noProof w:val="0"/>
        </w:rPr>
        <w:t>v2</w:t>
      </w:r>
      <w:r>
        <w:rPr>
          <w:b/>
          <w:noProof w:val="0"/>
        </w:rPr>
        <w:t xml:space="preserve"> EST_UNE </w:t>
      </w:r>
      <w:r>
        <w:rPr>
          <w:noProof w:val="0"/>
        </w:rPr>
        <w:t xml:space="preserve">vanne </w:t>
      </w:r>
      <w:r>
        <w:rPr>
          <w:b/>
          <w:noProof w:val="0"/>
        </w:rPr>
        <w:t>;</w:t>
      </w:r>
    </w:p>
    <w:p w:rsidR="00AE3BD8" w:rsidRDefault="00AE3BD8">
      <w:pPr>
        <w:pStyle w:val="Courrier"/>
        <w:outlineLvl w:val="0"/>
        <w:rPr>
          <w:b/>
          <w:noProof w:val="0"/>
        </w:rPr>
      </w:pPr>
      <w:r>
        <w:rPr>
          <w:b/>
          <w:noProof w:val="0"/>
        </w:rPr>
        <w:t>ATTRIBUT</w:t>
      </w:r>
    </w:p>
    <w:p w:rsidR="00AE3BD8" w:rsidRDefault="00AE3BD8">
      <w:pPr>
        <w:pStyle w:val="Courrier"/>
        <w:rPr>
          <w:b/>
          <w:noProof w:val="0"/>
        </w:rPr>
      </w:pPr>
      <w:r>
        <w:rPr>
          <w:b/>
          <w:noProof w:val="0"/>
        </w:rPr>
        <w:tab/>
      </w:r>
      <w:r>
        <w:rPr>
          <w:noProof w:val="0"/>
        </w:rPr>
        <w:t xml:space="preserve">position </w:t>
      </w:r>
      <w:r>
        <w:rPr>
          <w:b/>
          <w:noProof w:val="0"/>
        </w:rPr>
        <w:t xml:space="preserve">= </w:t>
      </w:r>
      <w:r>
        <w:rPr>
          <w:noProof w:val="0"/>
        </w:rPr>
        <w:t xml:space="preserve">'ferme' </w:t>
      </w:r>
      <w:r>
        <w:rPr>
          <w:b/>
          <w:noProof w:val="0"/>
        </w:rPr>
        <w:t>;</w:t>
      </w:r>
    </w:p>
    <w:p w:rsidR="00AE3BD8" w:rsidRDefault="00AE3BD8">
      <w:pPr>
        <w:pStyle w:val="Courrierp"/>
        <w:rPr>
          <w:noProof w:val="0"/>
        </w:rPr>
      </w:pPr>
      <w:r>
        <w:rPr>
          <w:noProof w:val="0"/>
        </w:rPr>
        <w:t>(* la valeur de position de v2 est 'ferme' *)</w:t>
      </w:r>
    </w:p>
    <w:p w:rsidR="00AE3BD8" w:rsidRDefault="00AE3BD8" w:rsidP="00B1190F">
      <w:pPr>
        <w:pStyle w:val="Remarque"/>
        <w:numPr>
          <w:ilvl w:val="0"/>
          <w:numId w:val="57"/>
        </w:numPr>
        <w:ind w:left="1134" w:hanging="1134"/>
      </w:pPr>
      <w:r>
        <w:t>Remarque : Pour un champ donné d'un objet, une valeur par défaut est créée en utilisant la facette "=". Cette facette n'est pas autorisée pour les caractéristiques des types. Réciproquement la facette PAR_DEFAUT est interdite pour les caractéristiques des objets.</w:t>
      </w:r>
    </w:p>
    <w:p w:rsidR="00AE3BD8" w:rsidRDefault="00AE3BD8">
      <w:r>
        <w:t>La valeur par défaut utilisée avec le mécanisme d'héritage de FIGARO permet de définir plus précisément un élément d'un type au niveau de ses sous-types. Dans notre cas, on pourra par exemple définir dans un type le domaine d'une variable d'état, et donner dans les sous-types la valeur par défaut de cette variable.</w:t>
      </w:r>
    </w:p>
    <w:p w:rsidR="00AE3BD8" w:rsidRDefault="00AE3BD8">
      <w:r>
        <w:t>Dans l'exemple suivant, on divise les composants électriques en deux familles : les sources de courant (lignes, diesels, ...) et les éléments passifs (traversés par un courant comme les disjoncteurs et les tableaux). Par défaut, on dit qu'une source est alimentée, et qu'un élément passif ne l'est pas.</w:t>
      </w:r>
    </w:p>
    <w:p w:rsidR="00AE3BD8" w:rsidRDefault="00AE3BD8">
      <w:pPr>
        <w:pStyle w:val="Courrier"/>
        <w:outlineLvl w:val="0"/>
        <w:rPr>
          <w:b/>
          <w:noProof w:val="0"/>
        </w:rPr>
      </w:pPr>
      <w:r>
        <w:rPr>
          <w:b/>
          <w:noProof w:val="0"/>
        </w:rPr>
        <w:t>Exemple :</w:t>
      </w:r>
    </w:p>
    <w:p w:rsidR="00AE3BD8" w:rsidRDefault="00AE3BD8">
      <w:pPr>
        <w:pStyle w:val="Courrier"/>
        <w:rPr>
          <w:noProof w:val="0"/>
        </w:rPr>
      </w:pPr>
      <w:r>
        <w:rPr>
          <w:b/>
          <w:noProof w:val="0"/>
        </w:rPr>
        <w:t xml:space="preserve">TYPE </w:t>
      </w:r>
      <w:r>
        <w:rPr>
          <w:noProof w:val="0"/>
        </w:rPr>
        <w:t>composant_electrique  ;</w:t>
      </w:r>
    </w:p>
    <w:p w:rsidR="00AE3BD8" w:rsidRDefault="00AE3BD8">
      <w:pPr>
        <w:pStyle w:val="Courrier"/>
        <w:outlineLvl w:val="0"/>
        <w:rPr>
          <w:noProof w:val="0"/>
        </w:rPr>
      </w:pPr>
      <w:r>
        <w:rPr>
          <w:b/>
          <w:noProof w:val="0"/>
        </w:rPr>
        <w:t>ATTRIBUT</w:t>
      </w:r>
      <w:r>
        <w:rPr>
          <w:noProof w:val="0"/>
        </w:rPr>
        <w:t xml:space="preserve"> </w:t>
      </w:r>
      <w:r>
        <w:rPr>
          <w:noProof w:val="0"/>
        </w:rPr>
        <w:tab/>
      </w:r>
    </w:p>
    <w:p w:rsidR="00AE3BD8" w:rsidRDefault="00AE3BD8">
      <w:pPr>
        <w:pStyle w:val="Courrier"/>
        <w:rPr>
          <w:noProof w:val="0"/>
        </w:rPr>
      </w:pPr>
      <w:r>
        <w:rPr>
          <w:noProof w:val="0"/>
        </w:rPr>
        <w:t xml:space="preserve">  alimente </w:t>
      </w:r>
      <w:r>
        <w:rPr>
          <w:b/>
          <w:noProof w:val="0"/>
        </w:rPr>
        <w:t>DOMAINE</w:t>
      </w:r>
      <w:r>
        <w:rPr>
          <w:noProof w:val="0"/>
        </w:rPr>
        <w:t xml:space="preserve"> 'oui' 'non'  ;</w:t>
      </w:r>
    </w:p>
    <w:p w:rsidR="00AE3BD8" w:rsidRDefault="00AE3BD8">
      <w:pPr>
        <w:pStyle w:val="Courrier"/>
        <w:rPr>
          <w:noProof w:val="0"/>
        </w:rPr>
      </w:pPr>
    </w:p>
    <w:p w:rsidR="00AE3BD8" w:rsidRDefault="00AE3BD8">
      <w:pPr>
        <w:pStyle w:val="Courrier"/>
        <w:rPr>
          <w:noProof w:val="0"/>
        </w:rPr>
      </w:pPr>
      <w:r>
        <w:rPr>
          <w:b/>
          <w:noProof w:val="0"/>
        </w:rPr>
        <w:t xml:space="preserve">TYPE </w:t>
      </w:r>
      <w:r>
        <w:rPr>
          <w:noProof w:val="0"/>
        </w:rPr>
        <w:t>source_de_courant</w:t>
      </w:r>
      <w:r>
        <w:rPr>
          <w:b/>
          <w:noProof w:val="0"/>
        </w:rPr>
        <w:t xml:space="preserve"> SORTE_DE </w:t>
      </w:r>
      <w:r>
        <w:rPr>
          <w:noProof w:val="0"/>
        </w:rPr>
        <w:t>composant_electrique;</w:t>
      </w:r>
    </w:p>
    <w:p w:rsidR="00AE3BD8" w:rsidRDefault="00AE3BD8">
      <w:pPr>
        <w:pStyle w:val="Courrier"/>
        <w:outlineLvl w:val="0"/>
        <w:rPr>
          <w:noProof w:val="0"/>
        </w:rPr>
      </w:pPr>
      <w:r>
        <w:rPr>
          <w:b/>
          <w:noProof w:val="0"/>
        </w:rPr>
        <w:t>ATTRIBUT</w:t>
      </w:r>
      <w:r>
        <w:rPr>
          <w:noProof w:val="0"/>
        </w:rPr>
        <w:t xml:space="preserve"> </w:t>
      </w:r>
      <w:r>
        <w:rPr>
          <w:noProof w:val="0"/>
        </w:rPr>
        <w:tab/>
      </w:r>
    </w:p>
    <w:p w:rsidR="00AE3BD8" w:rsidRDefault="00AE3BD8">
      <w:pPr>
        <w:pStyle w:val="Courrier"/>
        <w:rPr>
          <w:noProof w:val="0"/>
        </w:rPr>
      </w:pPr>
      <w:r>
        <w:rPr>
          <w:noProof w:val="0"/>
        </w:rPr>
        <w:t xml:space="preserve">  alimente </w:t>
      </w:r>
      <w:r>
        <w:rPr>
          <w:b/>
          <w:noProof w:val="0"/>
        </w:rPr>
        <w:t>PAR_DEFAUT</w:t>
      </w:r>
      <w:r>
        <w:rPr>
          <w:noProof w:val="0"/>
        </w:rPr>
        <w:t xml:space="preserve"> 'oui'  ;</w:t>
      </w:r>
    </w:p>
    <w:p w:rsidR="00AE3BD8" w:rsidRDefault="00AE3BD8">
      <w:pPr>
        <w:pStyle w:val="Courrier"/>
        <w:rPr>
          <w:noProof w:val="0"/>
        </w:rPr>
      </w:pPr>
    </w:p>
    <w:p w:rsidR="00AE3BD8" w:rsidRDefault="00AE3BD8">
      <w:pPr>
        <w:pStyle w:val="Courrier"/>
        <w:rPr>
          <w:noProof w:val="0"/>
        </w:rPr>
      </w:pPr>
      <w:r>
        <w:rPr>
          <w:b/>
          <w:noProof w:val="0"/>
        </w:rPr>
        <w:t xml:space="preserve">TYPE </w:t>
      </w:r>
      <w:r>
        <w:rPr>
          <w:noProof w:val="0"/>
        </w:rPr>
        <w:t>element_passif</w:t>
      </w:r>
      <w:r>
        <w:rPr>
          <w:b/>
          <w:noProof w:val="0"/>
        </w:rPr>
        <w:t xml:space="preserve"> SORTE_DE</w:t>
      </w:r>
      <w:r>
        <w:rPr>
          <w:noProof w:val="0"/>
        </w:rPr>
        <w:t xml:space="preserve"> composant_electrique ;</w:t>
      </w:r>
    </w:p>
    <w:p w:rsidR="00AE3BD8" w:rsidRDefault="00AE3BD8">
      <w:pPr>
        <w:pStyle w:val="Courrier"/>
        <w:outlineLvl w:val="0"/>
        <w:rPr>
          <w:noProof w:val="0"/>
        </w:rPr>
      </w:pPr>
      <w:r>
        <w:rPr>
          <w:b/>
          <w:noProof w:val="0"/>
        </w:rPr>
        <w:t>ATTRIBUT</w:t>
      </w:r>
      <w:r>
        <w:rPr>
          <w:noProof w:val="0"/>
        </w:rPr>
        <w:t xml:space="preserve"> </w:t>
      </w:r>
      <w:r>
        <w:rPr>
          <w:noProof w:val="0"/>
        </w:rPr>
        <w:tab/>
      </w:r>
    </w:p>
    <w:p w:rsidR="00AE3BD8" w:rsidRDefault="00AE3BD8">
      <w:pPr>
        <w:pStyle w:val="Courrierp"/>
        <w:rPr>
          <w:noProof w:val="0"/>
        </w:rPr>
      </w:pPr>
      <w:r>
        <w:rPr>
          <w:noProof w:val="0"/>
        </w:rPr>
        <w:t xml:space="preserve">  alimente </w:t>
      </w:r>
      <w:r>
        <w:rPr>
          <w:b/>
          <w:noProof w:val="0"/>
        </w:rPr>
        <w:t>PAR_DEFAUT</w:t>
      </w:r>
      <w:r>
        <w:rPr>
          <w:noProof w:val="0"/>
        </w:rPr>
        <w:t xml:space="preserve"> 'non'  ;</w:t>
      </w:r>
    </w:p>
    <w:p w:rsidR="00AE3BD8" w:rsidRDefault="00AE3BD8">
      <w:pPr>
        <w:pStyle w:val="Courrierp"/>
        <w:rPr>
          <w:noProof w:val="0"/>
        </w:rPr>
      </w:pPr>
    </w:p>
    <w:p w:rsidR="00AE3BD8" w:rsidRDefault="00AE3BD8">
      <w:pPr>
        <w:pStyle w:val="Titre4"/>
      </w:pPr>
      <w:r>
        <w:tab/>
      </w:r>
      <w:bookmarkStart w:id="503" w:name="_Toc399235928"/>
      <w:r>
        <w:t>Notion d'édition</w:t>
      </w:r>
      <w:bookmarkEnd w:id="503"/>
      <w:r>
        <w:t xml:space="preserve"> </w:t>
      </w:r>
      <w:r>
        <w:fldChar w:fldCharType="begin"/>
      </w:r>
      <w:r>
        <w:instrText xml:space="preserve"> XE "EDITION" </w:instrText>
      </w:r>
      <w:r>
        <w:fldChar w:fldCharType="end"/>
      </w:r>
    </w:p>
    <w:p w:rsidR="00AE3BD8" w:rsidRDefault="00AE3BD8">
      <w:r>
        <w:t>En principe, lorsqu'un utilisateur décrit un système en utilisant une base de connaissances, chaque fois qu'un objet est créé, il a la possibilité d'éditer l'ensemble des champs caractéristiques du type de l'objet ainsi que leur valeur par défaut qu'il peut modifier.</w:t>
      </w:r>
    </w:p>
    <w:p w:rsidR="00AE3BD8" w:rsidRDefault="00AE3BD8">
      <w:r>
        <w:t>Cependant, le langage FIGARO permet au concepteur de base de connaissances :</w:t>
      </w:r>
    </w:p>
    <w:p w:rsidR="00AE3BD8" w:rsidRDefault="00AE3BD8">
      <w:pPr>
        <w:pStyle w:val="Dcal"/>
      </w:pPr>
      <w:r>
        <w:t>-</w:t>
      </w:r>
      <w:r>
        <w:tab/>
        <w:t>de restreindre l'ensemble des champs visualisables et éditables par l'utilisateur chargé de décrire un système (lors de l'écriture d'une base de connaissances, il peut être utile de définir des variables utiles à la spécification du modèle, mais inutiles à sa compréhension),</w:t>
      </w:r>
    </w:p>
    <w:p w:rsidR="00AE3BD8" w:rsidRDefault="00AE3BD8">
      <w:pPr>
        <w:pStyle w:val="Dcal"/>
      </w:pPr>
      <w:r>
        <w:t>-</w:t>
      </w:r>
      <w:r>
        <w:tab/>
        <w:t>de contrôler l'édition des champs de la base (rendre obligatoire l'initialisation de certains champs, rendre non modifiables les valeurs par défaut de certains champs, etc).</w:t>
      </w:r>
    </w:p>
    <w:p w:rsidR="00AE3BD8" w:rsidRDefault="00AE3BD8">
      <w:r>
        <w:t xml:space="preserve">La facette EDITION (facultative) permet de préciser les caractéristiques d'édition d'un champ d'un type dans la base de connaissances. Les options d'éditions sont les suivantes. Elles peuvent être regroupées dans la même facette d'EDITION si elles sont liées par des virgules (liste de valeurs) </w:t>
      </w:r>
      <w:r>
        <w:fldChar w:fldCharType="begin"/>
      </w:r>
      <w:r>
        <w:instrText xml:space="preserve"> XE "Liste" </w:instrText>
      </w:r>
      <w:r>
        <w:fldChar w:fldCharType="end"/>
      </w:r>
      <w:r>
        <w:t>.</w:t>
      </w:r>
    </w:p>
    <w:p w:rsidR="00AE3BD8" w:rsidRDefault="00AE3BD8">
      <w:pPr>
        <w:pStyle w:val="Courrier"/>
        <w:rPr>
          <w:noProof w:val="0"/>
        </w:rPr>
      </w:pPr>
      <w:r>
        <w:rPr>
          <w:b/>
          <w:noProof w:val="0"/>
        </w:rPr>
        <w:t>VISIBLE</w:t>
      </w:r>
      <w:r>
        <w:rPr>
          <w:noProof w:val="0"/>
        </w:rPr>
        <w:tab/>
      </w:r>
      <w:r>
        <w:rPr>
          <w:noProof w:val="0"/>
        </w:rPr>
        <w:tab/>
        <w:t>NON VISIBLE</w:t>
      </w:r>
    </w:p>
    <w:p w:rsidR="00AE3BD8" w:rsidRDefault="00AE3BD8">
      <w:pPr>
        <w:pStyle w:val="Courrier"/>
        <w:rPr>
          <w:noProof w:val="0"/>
        </w:rPr>
      </w:pPr>
      <w:r>
        <w:rPr>
          <w:b/>
          <w:noProof w:val="0"/>
        </w:rPr>
        <w:t>MODIFIABLE</w:t>
      </w:r>
      <w:r>
        <w:rPr>
          <w:noProof w:val="0"/>
        </w:rPr>
        <w:tab/>
        <w:t>NON MODIFIABLE</w:t>
      </w:r>
    </w:p>
    <w:p w:rsidR="00AE3BD8" w:rsidRDefault="00AE3BD8">
      <w:pPr>
        <w:pStyle w:val="Courrierp"/>
        <w:rPr>
          <w:noProof w:val="0"/>
        </w:rPr>
      </w:pPr>
      <w:r>
        <w:rPr>
          <w:noProof w:val="0"/>
        </w:rPr>
        <w:t>OBLIGATOIRE</w:t>
      </w:r>
      <w:r>
        <w:rPr>
          <w:noProof w:val="0"/>
        </w:rPr>
        <w:tab/>
      </w:r>
      <w:r>
        <w:rPr>
          <w:b/>
          <w:noProof w:val="0"/>
        </w:rPr>
        <w:t>NON OBLIGATOIRE</w:t>
      </w:r>
    </w:p>
    <w:p w:rsidR="00AE3BD8" w:rsidRDefault="00AE3BD8" w:rsidP="00B1190F">
      <w:pPr>
        <w:pStyle w:val="Remarque"/>
        <w:numPr>
          <w:ilvl w:val="0"/>
          <w:numId w:val="58"/>
        </w:numPr>
        <w:ind w:left="567" w:firstLine="0"/>
      </w:pPr>
      <w:r>
        <w:t xml:space="preserve">La négation d’une option est réalisée par l’ajout du mot-clé NON à cette option. Exemple : Négation de l’option VISIBLE : </w:t>
      </w:r>
      <w:r>
        <w:rPr>
          <w:b/>
        </w:rPr>
        <w:t>NON</w:t>
      </w:r>
      <w:r>
        <w:t xml:space="preserve"> VISIBLE.</w:t>
      </w:r>
    </w:p>
    <w:p w:rsidR="00AE3BD8" w:rsidRDefault="00AE3BD8">
      <w:r>
        <w:t xml:space="preserve">Les options en </w:t>
      </w:r>
      <w:r>
        <w:rPr>
          <w:b/>
        </w:rPr>
        <w:t xml:space="preserve">gras </w:t>
      </w:r>
      <w:r>
        <w:t>sont les options par défaut d'un champ quelconque. Voici le détail des options :</w:t>
      </w:r>
    </w:p>
    <w:p w:rsidR="00AE3BD8" w:rsidRDefault="00AE3BD8">
      <w:pPr>
        <w:pStyle w:val="Normalcouche"/>
        <w:outlineLvl w:val="0"/>
      </w:pPr>
      <w:r>
        <w:t xml:space="preserve">Option VISIBLE </w:t>
      </w:r>
      <w:r>
        <w:fldChar w:fldCharType="begin"/>
      </w:r>
      <w:r>
        <w:instrText xml:space="preserve"> XE "VISIBLE" </w:instrText>
      </w:r>
      <w:r>
        <w:fldChar w:fldCharType="end"/>
      </w:r>
    </w:p>
    <w:p w:rsidR="00AE3BD8" w:rsidRDefault="00AE3BD8">
      <w:pPr>
        <w:pStyle w:val="Retraitnormal"/>
      </w:pPr>
      <w:r>
        <w:t>Le champ sera visualisé par l'utilisateur lors de la création d'un objet du type.</w:t>
      </w:r>
    </w:p>
    <w:p w:rsidR="00AE3BD8" w:rsidRDefault="00AE3BD8">
      <w:pPr>
        <w:pStyle w:val="Normalcouche"/>
        <w:outlineLvl w:val="0"/>
      </w:pPr>
      <w:r>
        <w:t xml:space="preserve">Option NON VISIBLE </w:t>
      </w:r>
      <w:r>
        <w:fldChar w:fldCharType="begin"/>
      </w:r>
      <w:r>
        <w:instrText xml:space="preserve"> XE "NON VISIBLE" </w:instrText>
      </w:r>
      <w:r>
        <w:fldChar w:fldCharType="end"/>
      </w:r>
    </w:p>
    <w:p w:rsidR="00AE3BD8" w:rsidRDefault="00AE3BD8">
      <w:pPr>
        <w:pStyle w:val="Retraitnormal"/>
      </w:pPr>
      <w:r>
        <w:t>Le champ ne sera pas visualisé par l'utilisateur lors de la création d'un objet du type.</w:t>
      </w:r>
    </w:p>
    <w:p w:rsidR="00AE3BD8" w:rsidRDefault="00AE3BD8">
      <w:pPr>
        <w:pStyle w:val="Normalcouche"/>
        <w:outlineLvl w:val="0"/>
      </w:pPr>
      <w:r>
        <w:t xml:space="preserve">Option MODIFIABLE </w:t>
      </w:r>
      <w:r>
        <w:fldChar w:fldCharType="begin"/>
      </w:r>
      <w:r>
        <w:instrText xml:space="preserve"> XE "MODIFIABLE" </w:instrText>
      </w:r>
      <w:r>
        <w:fldChar w:fldCharType="end"/>
      </w:r>
    </w:p>
    <w:p w:rsidR="00AE3BD8" w:rsidRDefault="00AE3BD8">
      <w:pPr>
        <w:pStyle w:val="Retraitnormal"/>
      </w:pPr>
      <w:r>
        <w:t>La valeur par défaut attribuée au champ dans la base de connaissances pourra être modifiée par l'utilisateur lors de la description d'un système particulier.</w:t>
      </w:r>
    </w:p>
    <w:p w:rsidR="00AE3BD8" w:rsidRDefault="00AE3BD8">
      <w:pPr>
        <w:pStyle w:val="Normalcouche"/>
        <w:outlineLvl w:val="0"/>
      </w:pPr>
      <w:r>
        <w:t xml:space="preserve">Option NON MODIFIABLE </w:t>
      </w:r>
      <w:r>
        <w:fldChar w:fldCharType="begin"/>
      </w:r>
      <w:r>
        <w:instrText xml:space="preserve"> XE "NON MODIFIABLE" </w:instrText>
      </w:r>
      <w:r>
        <w:fldChar w:fldCharType="end"/>
      </w:r>
    </w:p>
    <w:p w:rsidR="00AE3BD8" w:rsidRDefault="00AE3BD8">
      <w:pPr>
        <w:pStyle w:val="Retraitnormal"/>
      </w:pPr>
      <w:r>
        <w:t>La valeur par défaut attribuée au champ dans la base de connaissances ne pourra pas être modifiée par l'utilisateur lors de la description d'un système particulier.</w:t>
      </w:r>
    </w:p>
    <w:p w:rsidR="00AE3BD8" w:rsidRDefault="00AE3BD8">
      <w:pPr>
        <w:pStyle w:val="Normalcouche"/>
        <w:outlineLvl w:val="0"/>
      </w:pPr>
      <w:r>
        <w:t xml:space="preserve">Option OBLIGATOIRE </w:t>
      </w:r>
      <w:r>
        <w:fldChar w:fldCharType="begin"/>
      </w:r>
      <w:r>
        <w:instrText xml:space="preserve"> XE "OBLIGATOIRE" </w:instrText>
      </w:r>
      <w:r>
        <w:fldChar w:fldCharType="end"/>
      </w:r>
    </w:p>
    <w:p w:rsidR="00AE3BD8" w:rsidRDefault="00AE3BD8">
      <w:pPr>
        <w:pStyle w:val="Retraitnormal"/>
      </w:pPr>
      <w:r>
        <w:t>L'utilisateur doit obligatoirement renseigner une valeur initiale pour le champ (cette option n'est pas pertinente pour les champs constants qui doivent être obligatoirement renseignés).</w:t>
      </w:r>
    </w:p>
    <w:p w:rsidR="00AE3BD8" w:rsidRDefault="00AE3BD8">
      <w:pPr>
        <w:pStyle w:val="Normalcouche"/>
        <w:outlineLvl w:val="0"/>
      </w:pPr>
      <w:r>
        <w:t xml:space="preserve">Option NON OBLIGATOIRE </w:t>
      </w:r>
      <w:r>
        <w:fldChar w:fldCharType="begin"/>
      </w:r>
      <w:r>
        <w:instrText xml:space="preserve"> XE "NON OBLIGATOIRE" </w:instrText>
      </w:r>
      <w:r>
        <w:fldChar w:fldCharType="end"/>
      </w:r>
    </w:p>
    <w:p w:rsidR="00AE3BD8" w:rsidRDefault="00AE3BD8">
      <w:pPr>
        <w:pStyle w:val="Retraitnormal"/>
      </w:pPr>
      <w:r>
        <w:t>La valeur initiale de la variable n'est pas obligatoire (elle pourra par exemple être calculée par application des règles d'interaction pour le calcul de l'état initial complet).</w:t>
      </w:r>
    </w:p>
    <w:p w:rsidR="00AE3BD8" w:rsidRDefault="00AE3BD8" w:rsidP="00B1190F">
      <w:pPr>
        <w:pStyle w:val="Remarque"/>
        <w:numPr>
          <w:ilvl w:val="0"/>
          <w:numId w:val="59"/>
        </w:numPr>
        <w:ind w:left="567" w:firstLine="0"/>
      </w:pPr>
      <w:r>
        <w:rPr>
          <w:b/>
        </w:rPr>
        <w:t>Remarque :</w:t>
      </w:r>
      <w:r>
        <w:t xml:space="preserve"> </w:t>
      </w:r>
      <w:r>
        <w:tab/>
        <w:t>Les options s'appliquent dans l'ordre de priorité suivant : 1. Visible (non visible), 2. Modifiable (non modifiable), 3. Obligatoire (non obligatoire). Ainsi, un champ déclaré non visible et  ne pourra être modifié car rendu non accessible à l'utilisateur (non visible).</w:t>
      </w:r>
    </w:p>
    <w:p w:rsidR="00AE3BD8" w:rsidRDefault="00AE3BD8">
      <w:pPr>
        <w:pStyle w:val="Courrier"/>
        <w:outlineLvl w:val="0"/>
        <w:rPr>
          <w:b/>
          <w:noProof w:val="0"/>
        </w:rPr>
      </w:pPr>
      <w:r>
        <w:rPr>
          <w:b/>
          <w:noProof w:val="0"/>
        </w:rPr>
        <w:t>Exemples :</w:t>
      </w:r>
    </w:p>
    <w:p w:rsidR="00AE3BD8" w:rsidRDefault="00AE3BD8">
      <w:pPr>
        <w:pStyle w:val="Courrier"/>
        <w:outlineLvl w:val="0"/>
        <w:rPr>
          <w:b/>
          <w:noProof w:val="0"/>
        </w:rPr>
      </w:pPr>
      <w:r>
        <w:rPr>
          <w:b/>
          <w:noProof w:val="0"/>
        </w:rPr>
        <w:t>ATTRIBUT</w:t>
      </w:r>
    </w:p>
    <w:p w:rsidR="00AE3BD8" w:rsidRDefault="00AE3BD8">
      <w:pPr>
        <w:pStyle w:val="Courrier"/>
        <w:rPr>
          <w:b/>
          <w:noProof w:val="0"/>
        </w:rPr>
      </w:pPr>
      <w:r>
        <w:rPr>
          <w:noProof w:val="0"/>
        </w:rPr>
        <w:tab/>
        <w:t xml:space="preserve">champ1 </w:t>
      </w:r>
      <w:r>
        <w:rPr>
          <w:b/>
          <w:noProof w:val="0"/>
        </w:rPr>
        <w:t>DOMAINE ENTIER</w:t>
      </w:r>
    </w:p>
    <w:p w:rsidR="00AE3BD8" w:rsidRDefault="00AE3BD8">
      <w:pPr>
        <w:pStyle w:val="Courrier"/>
        <w:outlineLvl w:val="0"/>
        <w:rPr>
          <w:b/>
          <w:noProof w:val="0"/>
        </w:rPr>
      </w:pPr>
      <w:r>
        <w:rPr>
          <w:b/>
          <w:noProof w:val="0"/>
        </w:rPr>
        <w:tab/>
      </w:r>
      <w:r>
        <w:rPr>
          <w:b/>
          <w:noProof w:val="0"/>
        </w:rPr>
        <w:tab/>
        <w:t xml:space="preserve"> PAR_DEFAUT </w:t>
      </w:r>
      <w:r>
        <w:rPr>
          <w:noProof w:val="0"/>
        </w:rPr>
        <w:t>12</w:t>
      </w:r>
    </w:p>
    <w:p w:rsidR="00AE3BD8" w:rsidRDefault="00AE3BD8">
      <w:pPr>
        <w:pStyle w:val="Courrier"/>
        <w:outlineLvl w:val="0"/>
        <w:rPr>
          <w:b/>
          <w:noProof w:val="0"/>
        </w:rPr>
      </w:pPr>
      <w:r>
        <w:rPr>
          <w:b/>
          <w:noProof w:val="0"/>
        </w:rPr>
        <w:tab/>
      </w:r>
      <w:r>
        <w:rPr>
          <w:b/>
          <w:noProof w:val="0"/>
        </w:rPr>
        <w:tab/>
        <w:t xml:space="preserve"> EDITION NON VISIBLE ;</w:t>
      </w:r>
    </w:p>
    <w:p w:rsidR="00AE3BD8" w:rsidRDefault="00AE3BD8">
      <w:pPr>
        <w:pStyle w:val="Courrier"/>
        <w:rPr>
          <w:noProof w:val="0"/>
        </w:rPr>
      </w:pPr>
      <w:r>
        <w:rPr>
          <w:noProof w:val="0"/>
        </w:rPr>
        <w:tab/>
        <w:t>(* ce champ ne pourra être modifié lors de la création d'un objet du type *)</w:t>
      </w:r>
    </w:p>
    <w:p w:rsidR="00AE3BD8" w:rsidRDefault="00AE3BD8">
      <w:pPr>
        <w:pStyle w:val="Courrier"/>
        <w:rPr>
          <w:noProof w:val="0"/>
        </w:rPr>
      </w:pPr>
    </w:p>
    <w:p w:rsidR="00AE3BD8" w:rsidRDefault="00AE3BD8">
      <w:pPr>
        <w:pStyle w:val="Courrier"/>
        <w:rPr>
          <w:b/>
          <w:noProof w:val="0"/>
        </w:rPr>
      </w:pPr>
      <w:r>
        <w:rPr>
          <w:noProof w:val="0"/>
        </w:rPr>
        <w:tab/>
        <w:t xml:space="preserve">champ2 </w:t>
      </w:r>
      <w:r>
        <w:rPr>
          <w:b/>
          <w:noProof w:val="0"/>
        </w:rPr>
        <w:t>DOMAINE REEL</w:t>
      </w:r>
    </w:p>
    <w:p w:rsidR="00AE3BD8" w:rsidRDefault="00AE3BD8">
      <w:pPr>
        <w:pStyle w:val="Courrier"/>
        <w:outlineLvl w:val="0"/>
        <w:rPr>
          <w:b/>
          <w:noProof w:val="0"/>
        </w:rPr>
      </w:pPr>
      <w:r>
        <w:rPr>
          <w:b/>
          <w:noProof w:val="0"/>
        </w:rPr>
        <w:tab/>
      </w:r>
      <w:r>
        <w:rPr>
          <w:b/>
          <w:noProof w:val="0"/>
        </w:rPr>
        <w:tab/>
        <w:t xml:space="preserve"> EDITION VISIBLE, MODIFIABLE, OBLIGATOIRE ;</w:t>
      </w:r>
    </w:p>
    <w:p w:rsidR="00AE3BD8" w:rsidRDefault="00AE3BD8">
      <w:pPr>
        <w:pStyle w:val="Courrierp"/>
        <w:rPr>
          <w:noProof w:val="0"/>
        </w:rPr>
      </w:pPr>
      <w:r>
        <w:rPr>
          <w:noProof w:val="0"/>
        </w:rPr>
        <w:tab/>
        <w:t>(* ce champ devra être affecté lors de la création d'un objet du type *)</w:t>
      </w:r>
    </w:p>
    <w:p w:rsidR="00AE3BD8" w:rsidRDefault="00AE3BD8" w:rsidP="00B1190F">
      <w:pPr>
        <w:pStyle w:val="Remarque"/>
        <w:numPr>
          <w:ilvl w:val="0"/>
          <w:numId w:val="60"/>
        </w:numPr>
        <w:ind w:left="567" w:firstLine="0"/>
      </w:pPr>
      <w:r>
        <w:rPr>
          <w:b/>
        </w:rPr>
        <w:t>Remarque :</w:t>
      </w:r>
      <w:r>
        <w:t xml:space="preserve"> </w:t>
      </w:r>
      <w:r>
        <w:tab/>
        <w:t>Seuls les types peuvent définir des champs avec une facette EDITION. Cette facette n'est en aucun cas reconnue dans les bases de faits, elle ne doit donc pas être utilisée dans les objets.</w:t>
      </w:r>
    </w:p>
    <w:p w:rsidR="00AE3BD8" w:rsidRDefault="00AE3BD8">
      <w:pPr>
        <w:pStyle w:val="Titre4"/>
      </w:pPr>
      <w:r>
        <w:tab/>
      </w:r>
      <w:bookmarkStart w:id="504" w:name="_Toc399235929"/>
      <w:r>
        <w:t>Remarque sur le calcul de l'état initial d'un modèle FIGARO</w:t>
      </w:r>
      <w:bookmarkEnd w:id="504"/>
      <w:r>
        <w:t xml:space="preserve"> </w:t>
      </w:r>
      <w:r>
        <w:fldChar w:fldCharType="begin"/>
      </w:r>
      <w:r>
        <w:instrText xml:space="preserve"> XE "Etat initial d'un modèle FIGARO" </w:instrText>
      </w:r>
      <w:r>
        <w:fldChar w:fldCharType="end"/>
      </w:r>
    </w:p>
    <w:p w:rsidR="00AE3BD8" w:rsidRDefault="00AE3BD8">
      <w:r>
        <w:t>Avant toute exploitation d'un modèle FIGARO pour générer un modèle de fiabilité (Arbre de défaillances, Graphe d'états, ...), le traitement devra calculer l'état initial complet du modèle.</w:t>
      </w:r>
    </w:p>
    <w:p w:rsidR="00AE3BD8" w:rsidRDefault="00AE3BD8">
      <w:r>
        <w:t>Le concepteur de base de connaissances devra donc définir, pour chaque variable d'état de la base de connaissances, la méthode d'initialisation retenue :</w:t>
      </w:r>
    </w:p>
    <w:p w:rsidR="00AE3BD8" w:rsidRDefault="00AE3BD8">
      <w:pPr>
        <w:pStyle w:val="Dcal"/>
      </w:pPr>
      <w:r>
        <w:t>-</w:t>
      </w:r>
      <w:r>
        <w:tab/>
        <w:t>attribution d'une valeur initiale par défaut dans la base de connaissances (facette PAR_DEFAUT) non modifiable (facette EDITION) par l'utilisateur (la valeur initiale pour ce champ est fixée pour tous les systèmes de la classe),</w:t>
      </w:r>
    </w:p>
    <w:p w:rsidR="00AE3BD8" w:rsidRDefault="00AE3BD8">
      <w:pPr>
        <w:pStyle w:val="Dcal"/>
      </w:pPr>
      <w:r>
        <w:t>-</w:t>
      </w:r>
      <w:r>
        <w:tab/>
        <w:t>attribution obligatoire (facette EDITION) d'une valeur initiale lors de la description d'un système,</w:t>
      </w:r>
    </w:p>
    <w:p w:rsidR="00AE3BD8" w:rsidRDefault="00AE3BD8">
      <w:pPr>
        <w:pStyle w:val="Dcal"/>
      </w:pPr>
      <w:r>
        <w:t>-</w:t>
      </w:r>
      <w:r>
        <w:tab/>
        <w:t>calcul de la valeur initiale par les règles d'interaction.</w:t>
      </w:r>
    </w:p>
    <w:p w:rsidR="00AE3BD8" w:rsidRDefault="00AE3BD8">
      <w:pPr>
        <w:pStyle w:val="Titre3"/>
      </w:pPr>
      <w:bookmarkStart w:id="505" w:name="_Toc334607204"/>
      <w:bookmarkStart w:id="506" w:name="_Toc335111909"/>
      <w:bookmarkStart w:id="507" w:name="_Toc335647144"/>
      <w:bookmarkStart w:id="508" w:name="_Toc335647238"/>
      <w:bookmarkStart w:id="509" w:name="_Toc335704151"/>
      <w:bookmarkStart w:id="510" w:name="_Toc342099211"/>
      <w:bookmarkStart w:id="511" w:name="_Toc342986875"/>
      <w:bookmarkStart w:id="512" w:name="_Toc343072227"/>
      <w:bookmarkStart w:id="513" w:name="_Toc443104477"/>
      <w:r>
        <w:tab/>
      </w:r>
      <w:bookmarkStart w:id="514" w:name="_Toc399235930"/>
      <w:r>
        <w:t>INTERFACE</w:t>
      </w:r>
      <w:bookmarkEnd w:id="505"/>
      <w:bookmarkEnd w:id="506"/>
      <w:bookmarkEnd w:id="507"/>
      <w:bookmarkEnd w:id="508"/>
      <w:bookmarkEnd w:id="509"/>
      <w:bookmarkEnd w:id="510"/>
      <w:bookmarkEnd w:id="511"/>
      <w:bookmarkEnd w:id="512"/>
      <w:bookmarkEnd w:id="513"/>
      <w:bookmarkEnd w:id="514"/>
      <w:r>
        <w:t xml:space="preserve"> </w:t>
      </w:r>
      <w:r>
        <w:fldChar w:fldCharType="begin"/>
      </w:r>
      <w:r>
        <w:instrText xml:space="preserve"> XE "INTERFACE" </w:instrText>
      </w:r>
      <w:r>
        <w:fldChar w:fldCharType="end"/>
      </w:r>
    </w:p>
    <w:p w:rsidR="00AE3BD8" w:rsidRDefault="00AE3BD8">
      <w:pPr>
        <w:pStyle w:val="Courrier"/>
        <w:keepNext/>
        <w:ind w:left="0"/>
        <w:outlineLvl w:val="0"/>
        <w:rPr>
          <w:b/>
        </w:rPr>
      </w:pPr>
      <w:r>
        <w:rPr>
          <w:b/>
        </w:rPr>
        <w:t>Syntaxe :</w:t>
      </w:r>
    </w:p>
    <w:p w:rsidR="00AE3BD8" w:rsidRDefault="00AE3BD8">
      <w:pPr>
        <w:pStyle w:val="Courrier"/>
        <w:keepNext/>
        <w:outlineLvl w:val="0"/>
      </w:pPr>
      <w:r>
        <w:rPr>
          <w:b/>
        </w:rPr>
        <w:t>INTERFACE</w:t>
      </w:r>
      <w:r>
        <w:t xml:space="preserve"> nom_interface</w:t>
      </w:r>
    </w:p>
    <w:p w:rsidR="00AE3BD8" w:rsidRDefault="00AE3BD8">
      <w:pPr>
        <w:pStyle w:val="Courrier"/>
        <w:keepNext/>
      </w:pPr>
      <w:r>
        <w:tab/>
        <w:t>[</w:t>
      </w:r>
      <w:r>
        <w:rPr>
          <w:b/>
        </w:rPr>
        <w:t>GENRE</w:t>
      </w:r>
      <w:r>
        <w:t xml:space="preserve"> nom_type]</w:t>
      </w:r>
    </w:p>
    <w:p w:rsidR="00AE3BD8" w:rsidRDefault="00AE3BD8">
      <w:pPr>
        <w:pStyle w:val="Courrier"/>
        <w:keepNext/>
      </w:pPr>
      <w:r>
        <w:tab/>
        <w:t>[</w:t>
      </w:r>
      <w:r>
        <w:rPr>
          <w:b/>
        </w:rPr>
        <w:t>CARDINAL</w:t>
      </w:r>
      <w:r>
        <w:t xml:space="preserve"> nombre_entier]</w:t>
      </w:r>
    </w:p>
    <w:p w:rsidR="00AE3BD8" w:rsidRDefault="00AE3BD8">
      <w:pPr>
        <w:pStyle w:val="Courrier"/>
      </w:pPr>
      <w:r>
        <w:tab/>
        <w:t>| [</w:t>
      </w:r>
      <w:r>
        <w:rPr>
          <w:b/>
        </w:rPr>
        <w:t>CARDINAL</w:t>
      </w:r>
      <w:r>
        <w:t xml:space="preserve"> nombre_entier </w:t>
      </w:r>
      <w:r>
        <w:rPr>
          <w:b/>
        </w:rPr>
        <w:t>JUSQUA</w:t>
      </w:r>
      <w:r>
        <w:t xml:space="preserve"> nombre_entier | </w:t>
      </w:r>
      <w:r>
        <w:rPr>
          <w:b/>
        </w:rPr>
        <w:t>INFINI</w:t>
      </w:r>
      <w:r>
        <w:t xml:space="preserve"> ]</w:t>
      </w:r>
    </w:p>
    <w:p w:rsidR="00AE3BD8" w:rsidRDefault="00AE3BD8">
      <w:pPr>
        <w:pStyle w:val="Courrier"/>
      </w:pPr>
    </w:p>
    <w:p w:rsidR="00AE3BD8" w:rsidRDefault="00AE3BD8">
      <w:r>
        <w:t>Comme nous l'avons vu au chapitre 2, les champs interface permettent de représenter les relations entre les objets des classes. Pour un type donné, les champs introduits par le mot clé INTERFACE permettent d'indiquer les types avec lesquels le type décrit aura une relation.</w:t>
      </w:r>
    </w:p>
    <w:p w:rsidR="00AE3BD8" w:rsidRDefault="00AE3BD8">
      <w:r>
        <w:t>- Un champ interface est identifié par le nom de l'interface (nom de la relation)</w:t>
      </w:r>
    </w:p>
    <w:p w:rsidR="00AE3BD8" w:rsidRDefault="00AE3BD8">
      <w:r>
        <w:t xml:space="preserve">- La facette GENRE </w:t>
      </w:r>
      <w:r>
        <w:fldChar w:fldCharType="begin"/>
      </w:r>
      <w:r>
        <w:instrText xml:space="preserve"> XE"GENRE" </w:instrText>
      </w:r>
      <w:r>
        <w:fldChar w:fldCharType="end"/>
      </w:r>
      <w:r>
        <w:t>permet de préciser le nom du type en relation pour cette interface avec le type décrit (elle est bien sûr obligatoire). L'utilisation de la facette GENRE est interdite dans les objets.</w:t>
      </w:r>
    </w:p>
    <w:p w:rsidR="00AE3BD8" w:rsidRDefault="00AE3BD8">
      <w:pPr>
        <w:pStyle w:val="Courrier"/>
        <w:rPr>
          <w:noProof w:val="0"/>
        </w:rPr>
      </w:pPr>
      <w:r>
        <w:rPr>
          <w:b/>
          <w:noProof w:val="0"/>
        </w:rPr>
        <w:t>TYPE</w:t>
      </w:r>
      <w:r>
        <w:rPr>
          <w:noProof w:val="0"/>
        </w:rPr>
        <w:t xml:space="preserve"> tableau_electrique ;</w:t>
      </w:r>
    </w:p>
    <w:p w:rsidR="00AE3BD8" w:rsidRDefault="00AE3BD8">
      <w:pPr>
        <w:pStyle w:val="Courrier"/>
        <w:rPr>
          <w:noProof w:val="0"/>
        </w:rPr>
      </w:pPr>
    </w:p>
    <w:p w:rsidR="00AE3BD8" w:rsidRDefault="00AE3BD8">
      <w:pPr>
        <w:pStyle w:val="Courrier"/>
        <w:rPr>
          <w:noProof w:val="0"/>
        </w:rPr>
      </w:pPr>
      <w:r>
        <w:rPr>
          <w:b/>
          <w:noProof w:val="0"/>
        </w:rPr>
        <w:t>TYPE</w:t>
      </w:r>
      <w:r>
        <w:rPr>
          <w:noProof w:val="0"/>
        </w:rPr>
        <w:t xml:space="preserve"> pompe ;</w:t>
      </w:r>
    </w:p>
    <w:p w:rsidR="00AE3BD8" w:rsidRDefault="00AE3BD8">
      <w:pPr>
        <w:pStyle w:val="Courrier"/>
        <w:rPr>
          <w:noProof w:val="0"/>
        </w:rPr>
      </w:pPr>
      <w:r>
        <w:rPr>
          <w:noProof w:val="0"/>
        </w:rPr>
        <w:tab/>
      </w:r>
      <w:r>
        <w:rPr>
          <w:b/>
          <w:noProof w:val="0"/>
        </w:rPr>
        <w:t>INTERFACE</w:t>
      </w:r>
      <w:r>
        <w:rPr>
          <w:noProof w:val="0"/>
        </w:rPr>
        <w:t xml:space="preserve"> alim </w:t>
      </w:r>
      <w:r>
        <w:rPr>
          <w:b/>
          <w:noProof w:val="0"/>
        </w:rPr>
        <w:t>GENRE</w:t>
      </w:r>
      <w:r>
        <w:rPr>
          <w:noProof w:val="0"/>
        </w:rPr>
        <w:t xml:space="preserve"> tableau_electrique ;</w:t>
      </w:r>
    </w:p>
    <w:p w:rsidR="00AE3BD8" w:rsidRDefault="00AE3BD8">
      <w:pPr>
        <w:pStyle w:val="Courrier"/>
        <w:rPr>
          <w:noProof w:val="0"/>
        </w:rPr>
      </w:pPr>
    </w:p>
    <w:p w:rsidR="00AE3BD8" w:rsidRDefault="00AE3BD8">
      <w:r>
        <w:t xml:space="preserve">- La facette CARDINAL </w:t>
      </w:r>
      <w:r>
        <w:fldChar w:fldCharType="begin"/>
      </w:r>
      <w:r>
        <w:instrText xml:space="preserve"> XE "CARDINAL" </w:instrText>
      </w:r>
      <w:r>
        <w:fldChar w:fldCharType="end"/>
      </w:r>
      <w:r>
        <w:t xml:space="preserve"> permet de spécifier des contraintes sur la cardinalité de la relation définie par le champ interface. Cette facette permet notamment de spécifier si la relation est obligatoire ou non.</w:t>
      </w:r>
    </w:p>
    <w:p w:rsidR="00AE3BD8" w:rsidRDefault="00AE3BD8">
      <w:pPr>
        <w:pStyle w:val="Dcal"/>
      </w:pPr>
      <w:r>
        <w:t>*</w:t>
      </w:r>
      <w:r>
        <w:tab/>
        <w:t>Facette CARDINAL non définie</w:t>
      </w:r>
    </w:p>
    <w:p w:rsidR="00AE3BD8" w:rsidRDefault="00AE3BD8">
      <w:pPr>
        <w:pStyle w:val="Dcal"/>
      </w:pPr>
      <w:r>
        <w:tab/>
        <w:t>Si la facette CARDINAL n'est pas définie (</w:t>
      </w:r>
      <w:r>
        <w:rPr>
          <w:i/>
        </w:rPr>
        <w:t>cette facette n'est pas obligatoire</w:t>
      </w:r>
      <w:r>
        <w:t>), cela signifie qu'un objet quelconque du type décrit peut être interfacé avec 0 ou plusieurs objets du type en interface (sans limitation de nombre). Dans ce cas, la relation n'est pas obligatoire.</w:t>
      </w:r>
    </w:p>
    <w:p w:rsidR="00AE3BD8" w:rsidRDefault="00AE3BD8">
      <w:pPr>
        <w:pStyle w:val="Dcal"/>
      </w:pPr>
      <w:r>
        <w:t>*</w:t>
      </w:r>
      <w:r>
        <w:tab/>
      </w:r>
      <w:r>
        <w:rPr>
          <w:rFonts w:ascii="Courier New" w:hAnsi="Courier New"/>
          <w:b/>
        </w:rPr>
        <w:t>CARDINAL</w:t>
      </w:r>
      <w:r>
        <w:rPr>
          <w:rFonts w:ascii="Courier New" w:hAnsi="Courier New"/>
        </w:rPr>
        <w:t xml:space="preserve"> nombre_entier</w:t>
      </w:r>
    </w:p>
    <w:p w:rsidR="00AE3BD8" w:rsidRDefault="00AE3BD8">
      <w:pPr>
        <w:pStyle w:val="Dcal"/>
      </w:pPr>
      <w:r>
        <w:tab/>
        <w:t xml:space="preserve">Si la facette CARDINAL est égale à un nombre entier n, cela signifie que tout objet du type décrit sera </w:t>
      </w:r>
      <w:r>
        <w:rPr>
          <w:b/>
        </w:rPr>
        <w:t>obligatoirement</w:t>
      </w:r>
      <w:r>
        <w:t xml:space="preserve"> interfacé avec n objets du type en interface (le cardinal de l'ensemble des objets en interface est fixé à n). Si n=1, on dit que l'interface est monovaluée.</w:t>
      </w:r>
    </w:p>
    <w:p w:rsidR="00AE3BD8" w:rsidRDefault="00AE3BD8">
      <w:pPr>
        <w:pStyle w:val="Dcal"/>
      </w:pPr>
      <w:r>
        <w:t>*</w:t>
      </w:r>
      <w:r>
        <w:tab/>
      </w:r>
      <w:r>
        <w:rPr>
          <w:rFonts w:ascii="Courier New" w:hAnsi="Courier New"/>
          <w:b/>
        </w:rPr>
        <w:t>CARDINAL</w:t>
      </w:r>
      <w:r>
        <w:rPr>
          <w:rFonts w:ascii="Courier New" w:hAnsi="Courier New"/>
        </w:rPr>
        <w:t xml:space="preserve"> nombre_entier </w:t>
      </w:r>
      <w:r>
        <w:rPr>
          <w:rFonts w:ascii="Courier New" w:hAnsi="Courier New"/>
          <w:b/>
        </w:rPr>
        <w:t>JUSQUA</w:t>
      </w:r>
      <w:r>
        <w:rPr>
          <w:rFonts w:ascii="Courier New" w:hAnsi="Courier New"/>
        </w:rPr>
        <w:t xml:space="preserve"> nombre_entier | </w:t>
      </w:r>
      <w:r>
        <w:rPr>
          <w:rFonts w:ascii="Courier New" w:hAnsi="Courier New"/>
          <w:b/>
        </w:rPr>
        <w:t>INFINI</w:t>
      </w:r>
      <w:r>
        <w:t xml:space="preserve"> </w:t>
      </w:r>
      <w:r>
        <w:fldChar w:fldCharType="begin"/>
      </w:r>
      <w:r>
        <w:instrText xml:space="preserve"> XE "JUSQUA" </w:instrText>
      </w:r>
      <w:r>
        <w:fldChar w:fldCharType="end"/>
      </w:r>
    </w:p>
    <w:p w:rsidR="00AE3BD8" w:rsidRDefault="00AE3BD8">
      <w:pPr>
        <w:pStyle w:val="Dcal"/>
      </w:pPr>
      <w:r>
        <w:tab/>
        <w:t>Si la facette CARDINAL est un intervalle p,q, cela signifie que tout objet du type décrit sera relié à entre p et q objets du type en interface (le cardinal de l'ensemble des objets en interface est inclus au sens large dans l'intervalle défini). Deux cas particuliers peuvent se présenter :</w:t>
      </w:r>
    </w:p>
    <w:p w:rsidR="00AE3BD8" w:rsidRDefault="00AE3BD8">
      <w:pPr>
        <w:pStyle w:val="Dcal"/>
        <w:ind w:left="1843"/>
      </w:pPr>
      <w:r>
        <w:t>.</w:t>
      </w:r>
      <w:r>
        <w:tab/>
        <w:t>Si p=0, cela signifie que la relation n'est pas obligatoire,</w:t>
      </w:r>
    </w:p>
    <w:p w:rsidR="00AE3BD8" w:rsidRDefault="00AE3BD8">
      <w:pPr>
        <w:pStyle w:val="Dcal"/>
        <w:ind w:left="1843"/>
      </w:pPr>
      <w:r>
        <w:t>.</w:t>
      </w:r>
      <w:r>
        <w:tab/>
        <w:t xml:space="preserve">Si q = INFINI </w:t>
      </w:r>
      <w:r>
        <w:fldChar w:fldCharType="begin"/>
      </w:r>
      <w:r>
        <w:instrText xml:space="preserve"> XE "INFINI" </w:instrText>
      </w:r>
      <w:r>
        <w:fldChar w:fldCharType="end"/>
      </w:r>
      <w:r>
        <w:t>, cela signifie que tout objet du type décrit peut être relié à plusieurs objets du type en interface, sans limitation de nombre).</w:t>
      </w:r>
    </w:p>
    <w:p w:rsidR="00AE3BD8" w:rsidRDefault="00AE3BD8">
      <w:pPr>
        <w:pStyle w:val="Courrier"/>
        <w:keepNext/>
        <w:outlineLvl w:val="0"/>
        <w:rPr>
          <w:b/>
          <w:noProof w:val="0"/>
        </w:rPr>
      </w:pPr>
      <w:r>
        <w:rPr>
          <w:b/>
          <w:noProof w:val="0"/>
        </w:rPr>
        <w:t>Exemple :</w:t>
      </w:r>
    </w:p>
    <w:p w:rsidR="00AE3BD8" w:rsidRDefault="00AE3BD8">
      <w:pPr>
        <w:pStyle w:val="Courrier"/>
        <w:keepNext/>
        <w:rPr>
          <w:noProof w:val="0"/>
        </w:rPr>
      </w:pPr>
      <w:r>
        <w:rPr>
          <w:b/>
          <w:noProof w:val="0"/>
        </w:rPr>
        <w:t>TYPE</w:t>
      </w:r>
      <w:r>
        <w:rPr>
          <w:noProof w:val="0"/>
        </w:rPr>
        <w:t xml:space="preserve"> vanne_electrique;</w:t>
      </w:r>
    </w:p>
    <w:p w:rsidR="00AE3BD8" w:rsidRDefault="00AE3BD8">
      <w:pPr>
        <w:pStyle w:val="Courrier"/>
        <w:keepNext/>
        <w:rPr>
          <w:noProof w:val="0"/>
        </w:rPr>
      </w:pPr>
      <w:r>
        <w:rPr>
          <w:noProof w:val="0"/>
        </w:rPr>
        <w:tab/>
      </w:r>
      <w:r>
        <w:rPr>
          <w:b/>
          <w:noProof w:val="0"/>
        </w:rPr>
        <w:t>INTERFACE</w:t>
      </w:r>
      <w:r>
        <w:rPr>
          <w:noProof w:val="0"/>
        </w:rPr>
        <w:tab/>
        <w:t xml:space="preserve">amont </w:t>
      </w:r>
      <w:r>
        <w:rPr>
          <w:b/>
          <w:noProof w:val="0"/>
        </w:rPr>
        <w:t>GENRE</w:t>
      </w:r>
      <w:r>
        <w:rPr>
          <w:noProof w:val="0"/>
        </w:rPr>
        <w:t xml:space="preserve"> composant;</w:t>
      </w:r>
    </w:p>
    <w:p w:rsidR="00AE3BD8" w:rsidRDefault="00AE3BD8">
      <w:pPr>
        <w:pStyle w:val="Courrier"/>
        <w:keepNext/>
        <w:rPr>
          <w:noProof w:val="0"/>
        </w:rPr>
      </w:pPr>
      <w:r>
        <w:rPr>
          <w:noProof w:val="0"/>
        </w:rPr>
        <w:tab/>
      </w:r>
      <w:r>
        <w:rPr>
          <w:noProof w:val="0"/>
        </w:rPr>
        <w:tab/>
      </w:r>
      <w:r>
        <w:rPr>
          <w:noProof w:val="0"/>
        </w:rPr>
        <w:tab/>
        <w:t xml:space="preserve">alim_220 </w:t>
      </w:r>
      <w:r>
        <w:rPr>
          <w:b/>
          <w:noProof w:val="0"/>
        </w:rPr>
        <w:t>GENRE</w:t>
      </w:r>
      <w:r>
        <w:rPr>
          <w:noProof w:val="0"/>
        </w:rPr>
        <w:t xml:space="preserve"> tableau_electrique </w:t>
      </w:r>
      <w:r>
        <w:rPr>
          <w:b/>
          <w:noProof w:val="0"/>
        </w:rPr>
        <w:t>CARDINAL</w:t>
      </w:r>
      <w:r>
        <w:rPr>
          <w:noProof w:val="0"/>
        </w:rPr>
        <w:t xml:space="preserve"> 1 ;</w:t>
      </w:r>
    </w:p>
    <w:p w:rsidR="00AE3BD8" w:rsidRDefault="00AE3BD8">
      <w:pPr>
        <w:pStyle w:val="Courrier"/>
        <w:rPr>
          <w:noProof w:val="0"/>
        </w:rPr>
      </w:pPr>
      <w:r>
        <w:rPr>
          <w:noProof w:val="0"/>
        </w:rPr>
        <w:tab/>
      </w:r>
      <w:r>
        <w:rPr>
          <w:noProof w:val="0"/>
        </w:rPr>
        <w:tab/>
      </w:r>
      <w:r>
        <w:rPr>
          <w:noProof w:val="0"/>
        </w:rPr>
        <w:tab/>
        <w:t xml:space="preserve">voie_de_commande </w:t>
      </w:r>
      <w:r>
        <w:rPr>
          <w:b/>
          <w:noProof w:val="0"/>
        </w:rPr>
        <w:t>GENRE</w:t>
      </w:r>
      <w:r>
        <w:rPr>
          <w:noProof w:val="0"/>
        </w:rPr>
        <w:t xml:space="preserve"> commande </w:t>
      </w:r>
      <w:r>
        <w:rPr>
          <w:b/>
          <w:noProof w:val="0"/>
        </w:rPr>
        <w:t>CARDINA</w:t>
      </w:r>
      <w:r>
        <w:rPr>
          <w:noProof w:val="0"/>
        </w:rPr>
        <w:t xml:space="preserve">L 1 </w:t>
      </w:r>
      <w:r>
        <w:rPr>
          <w:b/>
          <w:noProof w:val="0"/>
        </w:rPr>
        <w:t>JUSQU’A</w:t>
      </w:r>
      <w:r>
        <w:rPr>
          <w:noProof w:val="0"/>
        </w:rPr>
        <w:t xml:space="preserve"> 2 ;</w:t>
      </w:r>
    </w:p>
    <w:p w:rsidR="00AE3BD8" w:rsidRDefault="00AE3BD8" w:rsidP="00B1190F">
      <w:pPr>
        <w:pStyle w:val="Remarque"/>
        <w:numPr>
          <w:ilvl w:val="0"/>
          <w:numId w:val="61"/>
        </w:numPr>
        <w:ind w:left="567" w:firstLine="0"/>
      </w:pPr>
    </w:p>
    <w:p w:rsidR="00AE3BD8" w:rsidRDefault="00AE3BD8" w:rsidP="00B1190F">
      <w:pPr>
        <w:pStyle w:val="Remarque"/>
        <w:numPr>
          <w:ilvl w:val="0"/>
          <w:numId w:val="62"/>
        </w:numPr>
        <w:ind w:left="567" w:firstLine="0"/>
      </w:pPr>
      <w:r>
        <w:t>L'utilisation de la facette CARDINAL est interdite dans la base de faits, donc dans les objets.</w:t>
      </w:r>
    </w:p>
    <w:p w:rsidR="00AE3BD8" w:rsidRDefault="00AE3BD8"/>
    <w:p w:rsidR="00AE3BD8" w:rsidRDefault="00AE3BD8">
      <w:pPr>
        <w:pStyle w:val="Titre3"/>
      </w:pPr>
      <w:bookmarkStart w:id="515" w:name="_Toc334607205"/>
      <w:bookmarkStart w:id="516" w:name="_Toc335111910"/>
      <w:bookmarkStart w:id="517" w:name="_Toc335647145"/>
      <w:bookmarkStart w:id="518" w:name="_Toc335647239"/>
      <w:bookmarkStart w:id="519" w:name="_Toc335704152"/>
      <w:bookmarkStart w:id="520" w:name="_Toc342099212"/>
      <w:bookmarkStart w:id="521" w:name="_Toc342986876"/>
      <w:bookmarkStart w:id="522" w:name="_Toc343072228"/>
      <w:bookmarkStart w:id="523" w:name="_Toc443104478"/>
      <w:r>
        <w:tab/>
      </w:r>
      <w:bookmarkStart w:id="524" w:name="_Toc399235931"/>
      <w:r>
        <w:t>Les constantes</w:t>
      </w:r>
      <w:bookmarkEnd w:id="515"/>
      <w:bookmarkEnd w:id="516"/>
      <w:bookmarkEnd w:id="517"/>
      <w:bookmarkEnd w:id="518"/>
      <w:bookmarkEnd w:id="519"/>
      <w:bookmarkEnd w:id="520"/>
      <w:bookmarkEnd w:id="521"/>
      <w:bookmarkEnd w:id="522"/>
      <w:bookmarkEnd w:id="523"/>
      <w:bookmarkEnd w:id="524"/>
      <w:r>
        <w:fldChar w:fldCharType="begin"/>
      </w:r>
      <w:r>
        <w:instrText xml:space="preserve"> XE "CONSTANTES" </w:instrText>
      </w:r>
      <w:r>
        <w:fldChar w:fldCharType="end"/>
      </w:r>
    </w:p>
    <w:p w:rsidR="00AE3BD8" w:rsidRDefault="00AE3BD8">
      <w:r>
        <w:t>Les constantes sont des champs dont la valeur ne varie pas au cours de la vie du système. De par leur nature, ces champs ne pourront donc jamais être modifiés au cours du fonctionnement du système.</w:t>
      </w:r>
    </w:p>
    <w:p w:rsidR="00AE3BD8" w:rsidRDefault="00AE3BD8">
      <w:r>
        <w:t>On distingue deux types de valeurs constantes : les paramètres loi utilisés par les lois de probabilité (type de champ PARAMETRE_LOI), et les constantes proprement dites (type de champ CONSTANTE).</w:t>
      </w:r>
    </w:p>
    <w:p w:rsidR="00AE3BD8" w:rsidRDefault="00AE3BD8">
      <w:pPr>
        <w:pStyle w:val="Titre4"/>
      </w:pPr>
      <w:r>
        <w:tab/>
      </w:r>
      <w:bookmarkStart w:id="525" w:name="_Toc399235932"/>
      <w:r>
        <w:t>CONSTANTE</w:t>
      </w:r>
      <w:bookmarkEnd w:id="525"/>
    </w:p>
    <w:p w:rsidR="00AE3BD8" w:rsidRDefault="00AE3BD8">
      <w:pPr>
        <w:pStyle w:val="Courrier"/>
        <w:outlineLvl w:val="0"/>
        <w:rPr>
          <w:b/>
          <w:noProof w:val="0"/>
        </w:rPr>
      </w:pPr>
      <w:r>
        <w:rPr>
          <w:b/>
          <w:noProof w:val="0"/>
        </w:rPr>
        <w:t>Syntaxe :</w:t>
      </w:r>
    </w:p>
    <w:p w:rsidR="00AE3BD8" w:rsidRDefault="00AE3BD8">
      <w:pPr>
        <w:pStyle w:val="Courrier"/>
        <w:rPr>
          <w:b/>
          <w:noProof w:val="0"/>
        </w:rPr>
      </w:pPr>
      <w:r>
        <w:rPr>
          <w:b/>
          <w:noProof w:val="0"/>
        </w:rPr>
        <w:tab/>
        <w:t>CONSTANTE</w:t>
      </w:r>
      <w:r>
        <w:rPr>
          <w:b/>
          <w:noProof w:val="0"/>
        </w:rPr>
        <w:tab/>
      </w:r>
      <w:r>
        <w:rPr>
          <w:noProof w:val="0"/>
        </w:rPr>
        <w:t>nom_constante</w:t>
      </w:r>
    </w:p>
    <w:p w:rsidR="00AE3BD8" w:rsidRDefault="00AE3BD8">
      <w:pPr>
        <w:pStyle w:val="Courrier"/>
        <w:rPr>
          <w:noProof w:val="0"/>
        </w:rPr>
      </w:pPr>
      <w:r>
        <w:rPr>
          <w:noProof w:val="0"/>
        </w:rPr>
        <w:tab/>
      </w:r>
      <w:r>
        <w:rPr>
          <w:noProof w:val="0"/>
        </w:rPr>
        <w:tab/>
        <w:t xml:space="preserve">[ </w:t>
      </w:r>
      <w:r>
        <w:rPr>
          <w:b/>
          <w:noProof w:val="0"/>
        </w:rPr>
        <w:t>LIBELLE</w:t>
      </w:r>
      <w:r>
        <w:rPr>
          <w:noProof w:val="0"/>
        </w:rPr>
        <w:tab/>
        <w:t xml:space="preserve">"description" ] </w:t>
      </w:r>
    </w:p>
    <w:p w:rsidR="00AE3BD8" w:rsidRDefault="00AE3BD8">
      <w:pPr>
        <w:pStyle w:val="Courrier"/>
        <w:rPr>
          <w:noProof w:val="0"/>
        </w:rPr>
      </w:pPr>
      <w:r>
        <w:rPr>
          <w:noProof w:val="0"/>
        </w:rPr>
        <w:tab/>
      </w:r>
      <w:r>
        <w:rPr>
          <w:noProof w:val="0"/>
        </w:rPr>
        <w:tab/>
        <w:t xml:space="preserve">[ </w:t>
      </w:r>
      <w:r>
        <w:rPr>
          <w:b/>
          <w:noProof w:val="0"/>
        </w:rPr>
        <w:t>DOMAINE</w:t>
      </w:r>
      <w:r>
        <w:rPr>
          <w:noProof w:val="0"/>
        </w:rPr>
        <w:tab/>
      </w:r>
      <w:r>
        <w:rPr>
          <w:b/>
          <w:noProof w:val="0"/>
        </w:rPr>
        <w:t xml:space="preserve">ENTIER </w:t>
      </w:r>
      <w:r>
        <w:rPr>
          <w:noProof w:val="0"/>
        </w:rPr>
        <w:t>|</w:t>
      </w:r>
      <w:r>
        <w:rPr>
          <w:b/>
          <w:noProof w:val="0"/>
        </w:rPr>
        <w:t xml:space="preserve"> REEL </w:t>
      </w:r>
      <w:r>
        <w:rPr>
          <w:noProof w:val="0"/>
        </w:rPr>
        <w:t>|</w:t>
      </w:r>
      <w:r>
        <w:rPr>
          <w:b/>
          <w:noProof w:val="0"/>
        </w:rPr>
        <w:t xml:space="preserve"> BOOLEEN</w:t>
      </w:r>
      <w:r>
        <w:rPr>
          <w:noProof w:val="0"/>
        </w:rPr>
        <w:t xml:space="preserve"> |</w:t>
      </w:r>
    </w:p>
    <w:p w:rsidR="00AE3BD8" w:rsidRDefault="00AE3BD8">
      <w:pPr>
        <w:pStyle w:val="Courrier"/>
        <w:rPr>
          <w:noProof w:val="0"/>
        </w:rPr>
      </w:pPr>
      <w:r>
        <w:rPr>
          <w:noProof w:val="0"/>
        </w:rPr>
        <w:tab/>
      </w:r>
      <w:r>
        <w:rPr>
          <w:noProof w:val="0"/>
        </w:rPr>
        <w:tab/>
      </w:r>
      <w:r>
        <w:rPr>
          <w:noProof w:val="0"/>
        </w:rPr>
        <w:tab/>
      </w:r>
      <w:r>
        <w:rPr>
          <w:noProof w:val="0"/>
        </w:rPr>
        <w:tab/>
        <w:t xml:space="preserve">énumération_de_symboles </w:t>
      </w:r>
    </w:p>
    <w:p w:rsidR="00AE3BD8" w:rsidRDefault="00AE3BD8">
      <w:pPr>
        <w:pStyle w:val="Courrier"/>
        <w:rPr>
          <w:noProof w:val="0"/>
        </w:rPr>
      </w:pPr>
      <w:r>
        <w:rPr>
          <w:noProof w:val="0"/>
        </w:rPr>
        <w:tab/>
      </w:r>
      <w:r>
        <w:rPr>
          <w:noProof w:val="0"/>
        </w:rPr>
        <w:tab/>
        <w:t xml:space="preserve">[ </w:t>
      </w:r>
      <w:r>
        <w:rPr>
          <w:b/>
          <w:noProof w:val="0"/>
        </w:rPr>
        <w:t xml:space="preserve">PAR_DEFAUT </w:t>
      </w:r>
      <w:r>
        <w:rPr>
          <w:noProof w:val="0"/>
        </w:rPr>
        <w:t>valeur | expression ]</w:t>
      </w:r>
    </w:p>
    <w:p w:rsidR="00AE3BD8" w:rsidRDefault="00AE3BD8">
      <w:pPr>
        <w:pStyle w:val="Courrierp"/>
        <w:rPr>
          <w:noProof w:val="0"/>
          <w:lang w:val="en-GB"/>
        </w:rPr>
      </w:pPr>
      <w:r>
        <w:rPr>
          <w:b/>
          <w:noProof w:val="0"/>
        </w:rPr>
        <w:tab/>
      </w:r>
      <w:r>
        <w:rPr>
          <w:b/>
          <w:noProof w:val="0"/>
        </w:rPr>
        <w:tab/>
      </w:r>
      <w:r>
        <w:rPr>
          <w:noProof w:val="0"/>
          <w:lang w:val="en-GB"/>
        </w:rPr>
        <w:t xml:space="preserve">[ </w:t>
      </w:r>
      <w:r>
        <w:rPr>
          <w:b/>
          <w:noProof w:val="0"/>
          <w:lang w:val="en-GB"/>
        </w:rPr>
        <w:t>EDITION</w:t>
      </w:r>
      <w:r>
        <w:rPr>
          <w:b/>
          <w:noProof w:val="0"/>
          <w:lang w:val="en-GB"/>
        </w:rPr>
        <w:tab/>
        <w:t xml:space="preserve"> </w:t>
      </w:r>
      <w:r>
        <w:rPr>
          <w:noProof w:val="0"/>
          <w:lang w:val="en-GB"/>
        </w:rPr>
        <w:t>option_edition ]</w:t>
      </w:r>
    </w:p>
    <w:p w:rsidR="00AE3BD8" w:rsidRDefault="00AE3BD8">
      <w:r>
        <w:t>Les constantes sont les caractéristiques des objets d'une classe qui n'évoluent pas au cours de la vie d'un système. Autrement dit, les événements survenant sur le système n'ont pas de conséquences (ne modifient pas) sur ces caractéristiques. Les constantes sont donc principalement utilisées pour représenter les caractéristiques fixes d'un système (longueur d'un câble, impédance d'une ligne, ...).</w:t>
      </w:r>
    </w:p>
    <w:p w:rsidR="00AE3BD8" w:rsidRDefault="00AE3BD8">
      <w:pPr>
        <w:pStyle w:val="Courrier"/>
        <w:outlineLvl w:val="0"/>
        <w:rPr>
          <w:b/>
          <w:noProof w:val="0"/>
        </w:rPr>
      </w:pPr>
      <w:r>
        <w:rPr>
          <w:b/>
          <w:noProof w:val="0"/>
        </w:rPr>
        <w:t>Exemple :</w:t>
      </w:r>
    </w:p>
    <w:p w:rsidR="00AE3BD8" w:rsidRDefault="00AE3BD8">
      <w:pPr>
        <w:pStyle w:val="Courrier"/>
        <w:outlineLvl w:val="0"/>
        <w:rPr>
          <w:b/>
          <w:noProof w:val="0"/>
        </w:rPr>
      </w:pPr>
      <w:r>
        <w:rPr>
          <w:b/>
          <w:noProof w:val="0"/>
        </w:rPr>
        <w:t>TYPE</w:t>
      </w:r>
      <w:r>
        <w:rPr>
          <w:noProof w:val="0"/>
        </w:rPr>
        <w:t xml:space="preserve"> cable </w:t>
      </w:r>
      <w:r>
        <w:rPr>
          <w:b/>
          <w:noProof w:val="0"/>
        </w:rPr>
        <w:t>;</w:t>
      </w:r>
    </w:p>
    <w:p w:rsidR="00AE3BD8" w:rsidRDefault="00AE3BD8">
      <w:pPr>
        <w:pStyle w:val="Courrier"/>
        <w:outlineLvl w:val="0"/>
        <w:rPr>
          <w:b/>
          <w:noProof w:val="0"/>
        </w:rPr>
      </w:pPr>
      <w:r>
        <w:rPr>
          <w:b/>
          <w:noProof w:val="0"/>
        </w:rPr>
        <w:t>CONSTANTE</w:t>
      </w:r>
    </w:p>
    <w:p w:rsidR="00AE3BD8" w:rsidRDefault="00AE3BD8">
      <w:pPr>
        <w:pStyle w:val="Courrier"/>
        <w:rPr>
          <w:b/>
          <w:noProof w:val="0"/>
        </w:rPr>
      </w:pPr>
      <w:r>
        <w:rPr>
          <w:b/>
          <w:noProof w:val="0"/>
        </w:rPr>
        <w:tab/>
      </w:r>
      <w:r>
        <w:rPr>
          <w:noProof w:val="0"/>
        </w:rPr>
        <w:t>longueur</w:t>
      </w:r>
      <w:r>
        <w:rPr>
          <w:b/>
          <w:noProof w:val="0"/>
        </w:rPr>
        <w:tab/>
        <w:t>DOMAINE REEL</w:t>
      </w:r>
    </w:p>
    <w:p w:rsidR="00AE3BD8" w:rsidRDefault="00AE3BD8">
      <w:pPr>
        <w:pStyle w:val="Courrier"/>
        <w:rPr>
          <w:noProof w:val="0"/>
        </w:rPr>
      </w:pPr>
      <w:r>
        <w:rPr>
          <w:b/>
          <w:noProof w:val="0"/>
        </w:rPr>
        <w:tab/>
      </w:r>
      <w:r>
        <w:rPr>
          <w:b/>
          <w:noProof w:val="0"/>
        </w:rPr>
        <w:tab/>
      </w:r>
      <w:r>
        <w:rPr>
          <w:b/>
          <w:noProof w:val="0"/>
        </w:rPr>
        <w:tab/>
        <w:t xml:space="preserve">LIBELLE </w:t>
      </w:r>
      <w:r>
        <w:rPr>
          <w:noProof w:val="0"/>
        </w:rPr>
        <w:t>"longueur de l'arc"</w:t>
      </w:r>
    </w:p>
    <w:p w:rsidR="00AE3BD8" w:rsidRDefault="00AE3BD8">
      <w:pPr>
        <w:pStyle w:val="Courrier"/>
        <w:rPr>
          <w:noProof w:val="0"/>
        </w:rPr>
      </w:pPr>
      <w:r>
        <w:rPr>
          <w:noProof w:val="0"/>
        </w:rPr>
        <w:tab/>
      </w:r>
      <w:r>
        <w:rPr>
          <w:noProof w:val="0"/>
        </w:rPr>
        <w:tab/>
      </w:r>
      <w:r>
        <w:rPr>
          <w:noProof w:val="0"/>
        </w:rPr>
        <w:tab/>
      </w:r>
      <w:r>
        <w:rPr>
          <w:b/>
          <w:noProof w:val="0"/>
        </w:rPr>
        <w:t>PAR_DEFAUT</w:t>
      </w:r>
      <w:r>
        <w:rPr>
          <w:noProof w:val="0"/>
        </w:rPr>
        <w:t xml:space="preserve"> 25.0</w:t>
      </w:r>
    </w:p>
    <w:p w:rsidR="00AE3BD8" w:rsidRDefault="00AE3BD8">
      <w:pPr>
        <w:pStyle w:val="Courrier"/>
        <w:rPr>
          <w:noProof w:val="0"/>
        </w:rPr>
      </w:pPr>
      <w:r>
        <w:rPr>
          <w:noProof w:val="0"/>
        </w:rPr>
        <w:tab/>
      </w:r>
      <w:r>
        <w:rPr>
          <w:noProof w:val="0"/>
        </w:rPr>
        <w:tab/>
      </w:r>
      <w:r>
        <w:rPr>
          <w:noProof w:val="0"/>
        </w:rPr>
        <w:tab/>
      </w:r>
      <w:r>
        <w:rPr>
          <w:b/>
          <w:noProof w:val="0"/>
        </w:rPr>
        <w:t>EDITION OBLIGATOIRE</w:t>
      </w:r>
      <w:r>
        <w:rPr>
          <w:noProof w:val="0"/>
        </w:rPr>
        <w:t xml:space="preserve"> ;</w:t>
      </w:r>
    </w:p>
    <w:p w:rsidR="00AE3BD8" w:rsidRDefault="00AE3BD8">
      <w:pPr>
        <w:pStyle w:val="Courrier"/>
        <w:rPr>
          <w:noProof w:val="0"/>
        </w:rPr>
      </w:pPr>
      <w:r>
        <w:rPr>
          <w:noProof w:val="0"/>
        </w:rPr>
        <w:tab/>
        <w:t>impedance</w:t>
      </w:r>
      <w:r>
        <w:rPr>
          <w:noProof w:val="0"/>
        </w:rPr>
        <w:tab/>
      </w:r>
      <w:r>
        <w:rPr>
          <w:b/>
          <w:noProof w:val="0"/>
        </w:rPr>
        <w:t>DOMAINE REEL</w:t>
      </w:r>
      <w:r>
        <w:rPr>
          <w:noProof w:val="0"/>
        </w:rPr>
        <w:t xml:space="preserve"> ;</w:t>
      </w:r>
    </w:p>
    <w:p w:rsidR="00AE3BD8" w:rsidRDefault="00AE3BD8">
      <w:pPr>
        <w:pStyle w:val="Courrierp"/>
        <w:rPr>
          <w:noProof w:val="0"/>
        </w:rPr>
      </w:pPr>
    </w:p>
    <w:p w:rsidR="00AE3BD8" w:rsidRDefault="00AE3BD8">
      <w:r>
        <w:t>Plusieurs facettes permettent de définir précisément le type et la valeur d'une constante. Voici la description de chacune d'entre elles :</w:t>
      </w:r>
    </w:p>
    <w:p w:rsidR="00AE3BD8" w:rsidRDefault="00AE3BD8">
      <w:pPr>
        <w:pStyle w:val="Normalcouche"/>
        <w:outlineLvl w:val="0"/>
      </w:pPr>
      <w:r>
        <w:t>Facette LIBELLE</w:t>
      </w:r>
      <w:r>
        <w:fldChar w:fldCharType="begin"/>
      </w:r>
      <w:r>
        <w:instrText xml:space="preserve"> XE "LIBELLE" </w:instrText>
      </w:r>
      <w:r>
        <w:fldChar w:fldCharType="end"/>
      </w:r>
      <w:r>
        <w:t>(facultative)</w:t>
      </w:r>
    </w:p>
    <w:p w:rsidR="00AE3BD8" w:rsidRDefault="00AE3BD8">
      <w:pPr>
        <w:pStyle w:val="Retraitnormal"/>
      </w:pPr>
      <w:r>
        <w:t>Permet de renseigner entre guillemets une description plus complète de la constante. Elle rend la base de connaissances et la description du système plus lisibles. Cette facette est autorisée pour les types et les objets.</w:t>
      </w:r>
    </w:p>
    <w:p w:rsidR="00AE3BD8" w:rsidRDefault="00AE3BD8">
      <w:pPr>
        <w:pStyle w:val="Normalcouche"/>
        <w:outlineLvl w:val="0"/>
      </w:pPr>
      <w:r>
        <w:t>Facette DOMAINE</w:t>
      </w:r>
      <w:r>
        <w:fldChar w:fldCharType="begin"/>
      </w:r>
      <w:r>
        <w:instrText xml:space="preserve"> XE "DOMAINE" </w:instrText>
      </w:r>
      <w:r>
        <w:fldChar w:fldCharType="end"/>
      </w:r>
      <w:r>
        <w:rPr>
          <w:b/>
        </w:rPr>
        <w:t>(obligatoire</w:t>
      </w:r>
      <w:r>
        <w:t>)</w:t>
      </w:r>
    </w:p>
    <w:p w:rsidR="00AE3BD8" w:rsidRDefault="00AE3BD8">
      <w:pPr>
        <w:pStyle w:val="Retraitnormal"/>
      </w:pPr>
      <w:r>
        <w:t>Précise l'</w:t>
      </w:r>
      <w:r>
        <w:rPr>
          <w:b/>
        </w:rPr>
        <w:t>ensemble</w:t>
      </w:r>
      <w:r>
        <w:t xml:space="preserve"> des valeurs possibles pour la constante.</w:t>
      </w:r>
    </w:p>
    <w:p w:rsidR="00AE3BD8" w:rsidRDefault="00AE3BD8">
      <w:pPr>
        <w:pStyle w:val="Retraitnormal"/>
      </w:pPr>
      <w:r>
        <w:t>Il existe trois types prédéfinis de domaines en FIGARO :</w:t>
      </w:r>
    </w:p>
    <w:p w:rsidR="00AE3BD8" w:rsidRDefault="00AE3BD8">
      <w:pPr>
        <w:ind w:left="1416" w:hanging="360"/>
      </w:pPr>
      <w:r>
        <w:fldChar w:fldCharType="begin"/>
      </w:r>
      <w:r>
        <w:instrText>SYMBOL 183 \f "Symbol" \s 10 \h</w:instrText>
      </w:r>
      <w:r>
        <w:fldChar w:fldCharType="end"/>
      </w:r>
      <w:r>
        <w:tab/>
      </w:r>
      <w:r>
        <w:rPr>
          <w:rFonts w:ascii="Courrier New" w:hAnsi="Courrier New"/>
        </w:rPr>
        <w:t>BOOLEEN</w:t>
      </w:r>
      <w:r>
        <w:t xml:space="preserve"> </w:t>
      </w:r>
      <w:r>
        <w:fldChar w:fldCharType="begin"/>
      </w:r>
      <w:r>
        <w:instrText xml:space="preserve"> XE "BOOLEEN" </w:instrText>
      </w:r>
      <w:r>
        <w:fldChar w:fldCharType="end"/>
      </w:r>
      <w:r>
        <w:t>: contient uniquement les valeurs VRAI et FAUX.</w:t>
      </w:r>
    </w:p>
    <w:p w:rsidR="00AE3BD8" w:rsidRDefault="00AE3BD8">
      <w:pPr>
        <w:ind w:left="1416" w:hanging="360"/>
      </w:pPr>
      <w:r>
        <w:fldChar w:fldCharType="begin"/>
      </w:r>
      <w:r>
        <w:instrText>SYMBOL 183 \f "Symbol" \s 10 \h</w:instrText>
      </w:r>
      <w:r>
        <w:fldChar w:fldCharType="end"/>
      </w:r>
      <w:r>
        <w:tab/>
      </w:r>
      <w:r>
        <w:rPr>
          <w:rFonts w:ascii="Courrier New" w:hAnsi="Courrier New"/>
        </w:rPr>
        <w:t>ENTIER</w:t>
      </w:r>
      <w:r>
        <w:t xml:space="preserve"> </w:t>
      </w:r>
      <w:r>
        <w:fldChar w:fldCharType="begin"/>
      </w:r>
      <w:r>
        <w:instrText xml:space="preserve"> XE "ENTIER" </w:instrText>
      </w:r>
      <w:r>
        <w:fldChar w:fldCharType="end"/>
      </w:r>
      <w:r>
        <w:t>: contient toutes les valeurs entières.</w:t>
      </w:r>
    </w:p>
    <w:p w:rsidR="00AE3BD8" w:rsidRDefault="00AE3BD8">
      <w:pPr>
        <w:ind w:left="1416" w:hanging="360"/>
      </w:pPr>
      <w:r>
        <w:fldChar w:fldCharType="begin"/>
      </w:r>
      <w:r>
        <w:instrText>SYMBOL 183 \f "Symbol" \s 10 \h</w:instrText>
      </w:r>
      <w:r>
        <w:fldChar w:fldCharType="end"/>
      </w:r>
      <w:r>
        <w:tab/>
      </w:r>
      <w:r>
        <w:rPr>
          <w:rFonts w:ascii="Courrier New" w:hAnsi="Courrier New"/>
        </w:rPr>
        <w:t>REEL</w:t>
      </w:r>
      <w:r>
        <w:t xml:space="preserve"> </w:t>
      </w:r>
      <w:r>
        <w:fldChar w:fldCharType="begin"/>
      </w:r>
      <w:r>
        <w:instrText xml:space="preserve"> XE "REEL" </w:instrText>
      </w:r>
      <w:r>
        <w:fldChar w:fldCharType="end"/>
      </w:r>
      <w:r>
        <w:t>: contient toutes les valeurs réelles.</w:t>
      </w:r>
    </w:p>
    <w:p w:rsidR="00AE3BD8" w:rsidRDefault="00AE3BD8">
      <w:pPr>
        <w:pStyle w:val="Retraitnormal"/>
      </w:pPr>
      <w:r>
        <w:t xml:space="preserve">Il est possible de définir son propre domaine de valeurs. Pour cela, nous disposons du type </w:t>
      </w:r>
      <w:r>
        <w:rPr>
          <w:rFonts w:ascii="Courrier New" w:hAnsi="Courrier New"/>
          <w:sz w:val="20"/>
        </w:rPr>
        <w:t>ENUMERE</w:t>
      </w:r>
      <w:r>
        <w:t> :</w:t>
      </w:r>
    </w:p>
    <w:p w:rsidR="00AE3BD8" w:rsidRDefault="00AE3BD8">
      <w:pPr>
        <w:ind w:left="1416" w:hanging="360"/>
      </w:pPr>
      <w:r>
        <w:fldChar w:fldCharType="begin"/>
      </w:r>
      <w:r>
        <w:instrText>SYMBOL 183 \f "Symbol" \s 10 \h</w:instrText>
      </w:r>
      <w:r>
        <w:fldChar w:fldCharType="end"/>
      </w:r>
      <w:r>
        <w:tab/>
      </w:r>
      <w:r>
        <w:rPr>
          <w:rFonts w:ascii="Courrier New" w:hAnsi="Courrier New"/>
        </w:rPr>
        <w:t>ENUMERE</w:t>
      </w:r>
      <w:r>
        <w:t xml:space="preserve"> : </w:t>
      </w:r>
      <w:r>
        <w:fldChar w:fldCharType="begin"/>
      </w:r>
      <w:r>
        <w:instrText xml:space="preserve"> XE "Enumération" </w:instrText>
      </w:r>
      <w:r>
        <w:fldChar w:fldCharType="end"/>
      </w:r>
      <w:r>
        <w:t xml:space="preserve">un domaine énuméré définit un ensemble de valeurs symboliques possibles. Ces valeurs doivent être des valeurs constantes (il n'est pas possible d'utiliser des variables dans l'énumération). Chaque valeur est un </w:t>
      </w:r>
      <w:r>
        <w:rPr>
          <w:i/>
        </w:rPr>
        <w:t>symbole</w:t>
      </w:r>
      <w:r>
        <w:t xml:space="preserve"> matérialisé par une chaîne de caractères entre quotes ('chaîne'). La déclaration d'un domaine énuméré permet de préciser quelles sont les valeurs que l'on peut donner au champ sans introduire d'incohérence dans le modèle.</w:t>
      </w:r>
    </w:p>
    <w:p w:rsidR="00AE3BD8" w:rsidRDefault="00AE3BD8">
      <w:pPr>
        <w:pStyle w:val="Courrier"/>
        <w:outlineLvl w:val="0"/>
        <w:rPr>
          <w:b/>
          <w:noProof w:val="0"/>
        </w:rPr>
      </w:pPr>
      <w:r>
        <w:rPr>
          <w:b/>
          <w:noProof w:val="0"/>
        </w:rPr>
        <w:t>Exemple :</w:t>
      </w:r>
    </w:p>
    <w:p w:rsidR="00AE3BD8" w:rsidRDefault="00AE3BD8">
      <w:pPr>
        <w:pStyle w:val="Courrier"/>
        <w:outlineLvl w:val="0"/>
        <w:rPr>
          <w:b/>
          <w:noProof w:val="0"/>
        </w:rPr>
      </w:pPr>
      <w:r>
        <w:rPr>
          <w:b/>
          <w:noProof w:val="0"/>
        </w:rPr>
        <w:t>TYPE</w:t>
      </w:r>
      <w:r>
        <w:rPr>
          <w:noProof w:val="0"/>
        </w:rPr>
        <w:t xml:space="preserve"> transformateur </w:t>
      </w:r>
      <w:r>
        <w:rPr>
          <w:b/>
          <w:noProof w:val="0"/>
        </w:rPr>
        <w:t>;</w:t>
      </w:r>
    </w:p>
    <w:p w:rsidR="00AE3BD8" w:rsidRDefault="00AE3BD8">
      <w:pPr>
        <w:pStyle w:val="Courrier"/>
        <w:outlineLvl w:val="0"/>
        <w:rPr>
          <w:b/>
          <w:noProof w:val="0"/>
        </w:rPr>
      </w:pPr>
      <w:r>
        <w:rPr>
          <w:b/>
          <w:noProof w:val="0"/>
        </w:rPr>
        <w:t>CONSTANTE</w:t>
      </w:r>
    </w:p>
    <w:p w:rsidR="00AE3BD8" w:rsidRDefault="00AE3BD8">
      <w:pPr>
        <w:pStyle w:val="Courrier"/>
        <w:rPr>
          <w:b/>
          <w:noProof w:val="0"/>
        </w:rPr>
      </w:pPr>
      <w:r>
        <w:rPr>
          <w:b/>
          <w:noProof w:val="0"/>
        </w:rPr>
        <w:tab/>
      </w:r>
      <w:r>
        <w:rPr>
          <w:noProof w:val="0"/>
        </w:rPr>
        <w:t>tension_primaire</w:t>
      </w:r>
      <w:r>
        <w:rPr>
          <w:b/>
          <w:noProof w:val="0"/>
        </w:rPr>
        <w:tab/>
        <w:t>DOMAINE '400kv' '220kv'</w:t>
      </w:r>
    </w:p>
    <w:p w:rsidR="00AE3BD8" w:rsidRDefault="00AE3BD8">
      <w:pPr>
        <w:pStyle w:val="Courrier"/>
        <w:rPr>
          <w:noProof w:val="0"/>
        </w:rPr>
      </w:pPr>
      <w:r>
        <w:rPr>
          <w:noProof w:val="0"/>
        </w:rPr>
        <w:tab/>
      </w:r>
      <w:r>
        <w:rPr>
          <w:noProof w:val="0"/>
        </w:rPr>
        <w:tab/>
      </w:r>
      <w:r>
        <w:rPr>
          <w:noProof w:val="0"/>
        </w:rPr>
        <w:tab/>
      </w:r>
      <w:r>
        <w:rPr>
          <w:noProof w:val="0"/>
        </w:rPr>
        <w:tab/>
        <w:t>PAR_DEFAUT '400kv'</w:t>
      </w:r>
    </w:p>
    <w:p w:rsidR="00AE3BD8" w:rsidRDefault="00AE3BD8">
      <w:pPr>
        <w:pStyle w:val="Courrier"/>
        <w:rPr>
          <w:noProof w:val="0"/>
        </w:rPr>
      </w:pPr>
      <w:r>
        <w:rPr>
          <w:noProof w:val="0"/>
        </w:rPr>
        <w:tab/>
      </w:r>
      <w:r>
        <w:rPr>
          <w:noProof w:val="0"/>
        </w:rPr>
        <w:tab/>
      </w:r>
      <w:r>
        <w:rPr>
          <w:noProof w:val="0"/>
        </w:rPr>
        <w:tab/>
      </w:r>
      <w:r>
        <w:rPr>
          <w:noProof w:val="0"/>
        </w:rPr>
        <w:tab/>
      </w:r>
      <w:r>
        <w:rPr>
          <w:b/>
          <w:noProof w:val="0"/>
        </w:rPr>
        <w:t>EDITION OBLIGATOIRE</w:t>
      </w:r>
      <w:r>
        <w:rPr>
          <w:noProof w:val="0"/>
        </w:rPr>
        <w:t xml:space="preserve"> ;</w:t>
      </w:r>
    </w:p>
    <w:p w:rsidR="00AE3BD8" w:rsidRDefault="00AE3BD8">
      <w:pPr>
        <w:pStyle w:val="Courrierp"/>
        <w:rPr>
          <w:noProof w:val="0"/>
        </w:rPr>
      </w:pPr>
    </w:p>
    <w:p w:rsidR="00AE3BD8" w:rsidRDefault="00AE3BD8">
      <w:pPr>
        <w:pStyle w:val="Normalcouche"/>
      </w:pPr>
      <w:r>
        <w:t>Facette PAR_DEFAUT (facultative)</w:t>
      </w:r>
    </w:p>
    <w:p w:rsidR="00AE3BD8" w:rsidRDefault="00AE3BD8">
      <w:pPr>
        <w:pStyle w:val="Retraitnormal"/>
      </w:pPr>
      <w:r>
        <w:t>Cette facette accepte une valeur précise appartenant au domaine de définition ou une expression constante, c'est-à-dire dans laquelle ne sont utilisés que des champs constants (l’ensemble des valeurs possibles pour l’expression doit être inclus dans le domaine de définition de la constante).</w:t>
      </w:r>
    </w:p>
    <w:p w:rsidR="00AE3BD8" w:rsidRDefault="00AE3BD8">
      <w:pPr>
        <w:pStyle w:val="Retraitnormal"/>
        <w:keepNext/>
        <w:ind w:left="706"/>
        <w:outlineLvl w:val="0"/>
        <w:rPr>
          <w:u w:val="single"/>
        </w:rPr>
      </w:pPr>
      <w:r>
        <w:rPr>
          <w:u w:val="single"/>
        </w:rPr>
        <w:t>Remarque sur l’affectation d’une valeur par défaut sous forme d’expression</w:t>
      </w:r>
    </w:p>
    <w:p w:rsidR="00AE3BD8" w:rsidRDefault="00AE3BD8">
      <w:pPr>
        <w:pStyle w:val="Retraitnormal"/>
      </w:pPr>
      <w:r>
        <w:t>Lors de l’exploitation d’un modèle FIGARO, le traitement de calcul de l’état initial détectera une erreur si il trouve dans le modèle une constante dont la valeur n’est pas définie (toutes les constantes doivent être résolues au moment du calcul de l’état initial)</w:t>
      </w:r>
      <w:r>
        <w:fldChar w:fldCharType="begin"/>
      </w:r>
      <w:r>
        <w:instrText xml:space="preserve"> XE "Etat initial d'un modèle FIGARO" </w:instrText>
      </w:r>
      <w:r>
        <w:fldChar w:fldCharType="end"/>
      </w:r>
      <w:r>
        <w:t>. Ainsi, lorsque dans une base de connaissances, on définit une valeur par défaut sous forme d’expression pour une constante, il faudra veiller à ce que l’utilisation de cette base rende obligatoire la saisie d’une valeur pour les champs constants intervenant dans l’expression (en utilisant l’option OBLIGATOIRE pour la facette EDITION par exemple). En effet, si un champ de l’expression n’a pas de valeur, le traitement ne pourra évaluer l’expression.</w:t>
      </w:r>
    </w:p>
    <w:p w:rsidR="00AE3BD8" w:rsidRDefault="00AE3BD8">
      <w:pPr>
        <w:pStyle w:val="Normalcouche"/>
      </w:pPr>
      <w:r>
        <w:t>Facette EDITION (facultative)</w:t>
      </w:r>
    </w:p>
    <w:p w:rsidR="00AE3BD8" w:rsidRDefault="00AE3BD8">
      <w:pPr>
        <w:pStyle w:val="Retraitnormal"/>
      </w:pPr>
      <w:r>
        <w:t>(cf. 5.2.1)</w:t>
      </w:r>
    </w:p>
    <w:p w:rsidR="00AE3BD8" w:rsidRDefault="00AE3BD8">
      <w:pPr>
        <w:pStyle w:val="Titre4"/>
      </w:pPr>
      <w:r>
        <w:tab/>
      </w:r>
      <w:bookmarkStart w:id="526" w:name="_Toc399235933"/>
      <w:r>
        <w:t>PARAMETRE_LOI</w:t>
      </w:r>
      <w:bookmarkEnd w:id="526"/>
      <w:r>
        <w:t xml:space="preserve"> </w:t>
      </w:r>
      <w:r>
        <w:fldChar w:fldCharType="begin"/>
      </w:r>
      <w:r>
        <w:instrText xml:space="preserve"> XE"PARAMETRE_LOI" </w:instrText>
      </w:r>
      <w:r>
        <w:fldChar w:fldCharType="end"/>
      </w:r>
    </w:p>
    <w:p w:rsidR="00AE3BD8" w:rsidRDefault="00AE3BD8">
      <w:pPr>
        <w:pStyle w:val="Courrier"/>
        <w:keepNext/>
        <w:outlineLvl w:val="0"/>
        <w:rPr>
          <w:b/>
          <w:noProof w:val="0"/>
        </w:rPr>
      </w:pPr>
      <w:r>
        <w:rPr>
          <w:b/>
          <w:noProof w:val="0"/>
        </w:rPr>
        <w:t>Syntaxe :</w:t>
      </w:r>
    </w:p>
    <w:p w:rsidR="00AE3BD8" w:rsidRDefault="00AE3BD8">
      <w:pPr>
        <w:pStyle w:val="Courrier"/>
        <w:keepNext/>
        <w:rPr>
          <w:b/>
          <w:noProof w:val="0"/>
        </w:rPr>
      </w:pPr>
      <w:r>
        <w:rPr>
          <w:b/>
          <w:noProof w:val="0"/>
        </w:rPr>
        <w:tab/>
        <w:t>PARAMETRE_LOI</w:t>
      </w:r>
      <w:r>
        <w:rPr>
          <w:b/>
          <w:noProof w:val="0"/>
        </w:rPr>
        <w:tab/>
        <w:t xml:space="preserve"> </w:t>
      </w:r>
      <w:r>
        <w:rPr>
          <w:noProof w:val="0"/>
        </w:rPr>
        <w:t>nom_parametre_loi</w:t>
      </w:r>
    </w:p>
    <w:p w:rsidR="00AE3BD8" w:rsidRDefault="00AE3BD8">
      <w:pPr>
        <w:pStyle w:val="Courrier"/>
        <w:keepNext/>
        <w:rPr>
          <w:noProof w:val="0"/>
        </w:rPr>
      </w:pPr>
      <w:r>
        <w:rPr>
          <w:noProof w:val="0"/>
        </w:rPr>
        <w:tab/>
      </w:r>
      <w:r>
        <w:rPr>
          <w:noProof w:val="0"/>
        </w:rPr>
        <w:tab/>
        <w:t xml:space="preserve">[ </w:t>
      </w:r>
      <w:r>
        <w:rPr>
          <w:b/>
          <w:noProof w:val="0"/>
        </w:rPr>
        <w:t>LIBELLE</w:t>
      </w:r>
      <w:r>
        <w:rPr>
          <w:noProof w:val="0"/>
        </w:rPr>
        <w:tab/>
        <w:t xml:space="preserve">"description" ] </w:t>
      </w:r>
    </w:p>
    <w:p w:rsidR="00AE3BD8" w:rsidRDefault="00AE3BD8">
      <w:pPr>
        <w:pStyle w:val="Courrier"/>
        <w:keepNext/>
        <w:rPr>
          <w:noProof w:val="0"/>
        </w:rPr>
      </w:pPr>
      <w:r>
        <w:rPr>
          <w:noProof w:val="0"/>
        </w:rPr>
        <w:tab/>
      </w:r>
      <w:r>
        <w:rPr>
          <w:noProof w:val="0"/>
        </w:rPr>
        <w:tab/>
        <w:t xml:space="preserve">[ </w:t>
      </w:r>
      <w:r>
        <w:rPr>
          <w:b/>
          <w:noProof w:val="0"/>
        </w:rPr>
        <w:t xml:space="preserve">PAR_DEFAUT </w:t>
      </w:r>
      <w:r>
        <w:rPr>
          <w:noProof w:val="0"/>
        </w:rPr>
        <w:t>valeur | expression ]</w:t>
      </w:r>
    </w:p>
    <w:p w:rsidR="00AE3BD8" w:rsidRDefault="00AE3BD8">
      <w:pPr>
        <w:pStyle w:val="Courrier"/>
        <w:rPr>
          <w:lang w:val="en-GB"/>
        </w:rPr>
      </w:pPr>
      <w:r>
        <w:rPr>
          <w:b/>
        </w:rPr>
        <w:tab/>
      </w:r>
      <w:r>
        <w:rPr>
          <w:b/>
        </w:rPr>
        <w:tab/>
      </w:r>
      <w:r>
        <w:rPr>
          <w:lang w:val="en-GB"/>
        </w:rPr>
        <w:t xml:space="preserve">[ </w:t>
      </w:r>
      <w:r>
        <w:rPr>
          <w:b/>
          <w:lang w:val="en-GB"/>
        </w:rPr>
        <w:t>EDITION</w:t>
      </w:r>
      <w:r>
        <w:rPr>
          <w:b/>
          <w:lang w:val="en-GB"/>
        </w:rPr>
        <w:tab/>
        <w:t xml:space="preserve"> </w:t>
      </w:r>
      <w:r>
        <w:rPr>
          <w:lang w:val="en-GB"/>
        </w:rPr>
        <w:t>option_edition</w:t>
      </w:r>
      <w:r>
        <w:rPr>
          <w:b/>
          <w:lang w:val="en-GB"/>
        </w:rPr>
        <w:t xml:space="preserve"> </w:t>
      </w:r>
      <w:r>
        <w:rPr>
          <w:lang w:val="en-GB"/>
        </w:rPr>
        <w:t>]</w:t>
      </w:r>
    </w:p>
    <w:p w:rsidR="00AE3BD8" w:rsidRDefault="00AE3BD8">
      <w:pPr>
        <w:pStyle w:val="Courrier"/>
        <w:rPr>
          <w:lang w:val="en-GB"/>
        </w:rPr>
      </w:pPr>
    </w:p>
    <w:p w:rsidR="00AE3BD8" w:rsidRDefault="00AE3BD8">
      <w:r>
        <w:t>Comme nous l'avons vu précédemment, l'occurrence d'un événement sur un objet est fonction d'une loi de probabilité, qui s'exprime en fonction d'un certain nombre de paramètres.</w:t>
      </w:r>
    </w:p>
    <w:p w:rsidR="00AE3BD8" w:rsidRDefault="00AE3BD8">
      <w:pPr>
        <w:pStyle w:val="Retraitnormal"/>
      </w:pPr>
      <w:r>
        <w:t xml:space="preserve">Exemple : L'occurrence de la défaillance en fonctionnement d'une pompe est régie par une loi de probabilité exponentielle de paramètre </w:t>
      </w:r>
      <w:r>
        <w:fldChar w:fldCharType="begin"/>
      </w:r>
      <w:r>
        <w:instrText>SYMBOL 108 \f "Symbol"</w:instrText>
      </w:r>
      <w:r>
        <w:fldChar w:fldCharType="end"/>
      </w:r>
      <w:r>
        <w:t>_pompe.</w:t>
      </w:r>
    </w:p>
    <w:p w:rsidR="00AE3BD8" w:rsidRDefault="00AE3BD8">
      <w:r>
        <w:t>La catégorie de champs PARAMETRE_LOI d'une classe permet de regrouper tous les paramètres qui sont utilisables pour exprimer les lois de probabilité des événements pouvant survenir sur les objets de la classe.</w:t>
      </w:r>
    </w:p>
    <w:p w:rsidR="00AE3BD8" w:rsidRDefault="00AE3BD8">
      <w:pPr>
        <w:pStyle w:val="Courrier"/>
        <w:outlineLvl w:val="0"/>
        <w:rPr>
          <w:b/>
          <w:noProof w:val="0"/>
        </w:rPr>
      </w:pPr>
      <w:r>
        <w:rPr>
          <w:b/>
          <w:noProof w:val="0"/>
        </w:rPr>
        <w:t>Exemple :</w:t>
      </w:r>
    </w:p>
    <w:p w:rsidR="00AE3BD8" w:rsidRDefault="00AE3BD8">
      <w:pPr>
        <w:pStyle w:val="Courrier"/>
        <w:outlineLvl w:val="0"/>
        <w:rPr>
          <w:b/>
          <w:noProof w:val="0"/>
        </w:rPr>
      </w:pPr>
      <w:r>
        <w:rPr>
          <w:b/>
          <w:noProof w:val="0"/>
        </w:rPr>
        <w:t>TYPE</w:t>
      </w:r>
      <w:r>
        <w:rPr>
          <w:noProof w:val="0"/>
        </w:rPr>
        <w:t xml:space="preserve"> pompe </w:t>
      </w:r>
      <w:r>
        <w:rPr>
          <w:b/>
          <w:noProof w:val="0"/>
        </w:rPr>
        <w:t>;</w:t>
      </w:r>
    </w:p>
    <w:p w:rsidR="00AE3BD8" w:rsidRDefault="00AE3BD8">
      <w:pPr>
        <w:pStyle w:val="Courrier"/>
        <w:outlineLvl w:val="0"/>
        <w:rPr>
          <w:b/>
          <w:noProof w:val="0"/>
        </w:rPr>
      </w:pPr>
      <w:r>
        <w:rPr>
          <w:b/>
          <w:noProof w:val="0"/>
        </w:rPr>
        <w:t>PARAMETRE_LOI</w:t>
      </w:r>
    </w:p>
    <w:p w:rsidR="00AE3BD8" w:rsidRDefault="00AE3BD8">
      <w:pPr>
        <w:pStyle w:val="Courrierp"/>
        <w:rPr>
          <w:b/>
          <w:noProof w:val="0"/>
        </w:rPr>
      </w:pPr>
      <w:r>
        <w:rPr>
          <w:b/>
          <w:noProof w:val="0"/>
        </w:rPr>
        <w:tab/>
      </w:r>
      <w:r>
        <w:rPr>
          <w:noProof w:val="0"/>
        </w:rPr>
        <w:t>lambda_pompe</w:t>
      </w:r>
      <w:r>
        <w:rPr>
          <w:b/>
          <w:noProof w:val="0"/>
        </w:rPr>
        <w:t xml:space="preserve"> ;</w:t>
      </w:r>
    </w:p>
    <w:p w:rsidR="00AE3BD8" w:rsidRDefault="00AE3BD8">
      <w:r>
        <w:t xml:space="preserve">Les paramètres loi sont des constantes qui seront </w:t>
      </w:r>
      <w:r>
        <w:rPr>
          <w:b/>
        </w:rPr>
        <w:t>toujours des réels</w:t>
      </w:r>
      <w:r>
        <w:t>, ce qui nous dispense de déclarer leur domaine de définition.</w:t>
      </w:r>
    </w:p>
    <w:p w:rsidR="00AE3BD8" w:rsidRDefault="00AE3BD8">
      <w:r>
        <w:t>Les facettes associées à la déclaration d'un champ PARAMETRE_LOI sont :</w:t>
      </w:r>
    </w:p>
    <w:p w:rsidR="00AE3BD8" w:rsidRDefault="00AE3BD8">
      <w:pPr>
        <w:pStyle w:val="Normalcouche"/>
        <w:outlineLvl w:val="0"/>
      </w:pPr>
      <w:r>
        <w:t xml:space="preserve">Facette LIBELLE </w:t>
      </w:r>
      <w:r>
        <w:fldChar w:fldCharType="begin"/>
      </w:r>
      <w:r>
        <w:instrText xml:space="preserve"> XE "LIBELLE" </w:instrText>
      </w:r>
      <w:r>
        <w:fldChar w:fldCharType="end"/>
      </w:r>
      <w:r>
        <w:t xml:space="preserve"> (facultative)</w:t>
      </w:r>
    </w:p>
    <w:p w:rsidR="00AE3BD8" w:rsidRDefault="00AE3BD8">
      <w:pPr>
        <w:ind w:left="709"/>
      </w:pPr>
      <w:r>
        <w:t>(cf. CONSTANTE)</w:t>
      </w:r>
    </w:p>
    <w:p w:rsidR="00AE3BD8" w:rsidRDefault="00AE3BD8">
      <w:pPr>
        <w:pStyle w:val="Normalcouche"/>
      </w:pPr>
      <w:r>
        <w:t>Facette PAR_DEFAUT (facultative)</w:t>
      </w:r>
    </w:p>
    <w:p w:rsidR="00AE3BD8" w:rsidRDefault="00AE3BD8">
      <w:pPr>
        <w:pStyle w:val="Retraitnormal"/>
      </w:pPr>
      <w:r>
        <w:t>Cette facette accepte une valeur réelle ou une expression constante, c'est-à-dire dans laquelle ne sont utilisés que des champs constants (l’ensemble des valeurs possibles pour l’expression doit être inclus dans l’ensemble des réels).</w:t>
      </w:r>
    </w:p>
    <w:p w:rsidR="00AE3BD8" w:rsidRDefault="00AE3BD8">
      <w:pPr>
        <w:pStyle w:val="Retraitnormal"/>
      </w:pPr>
      <w:r>
        <w:t>Cf. CONSTANTE pour la remarque sur l’affectation d’une valeur par défaut sous forme d’expression.</w:t>
      </w:r>
    </w:p>
    <w:p w:rsidR="00AE3BD8" w:rsidRDefault="00AE3BD8">
      <w:pPr>
        <w:pStyle w:val="Normalcouche"/>
      </w:pPr>
      <w:r>
        <w:t>Facette EDITION (facultative)</w:t>
      </w:r>
    </w:p>
    <w:p w:rsidR="00AE3BD8" w:rsidRDefault="00AE3BD8">
      <w:pPr>
        <w:pStyle w:val="Retraitnormal"/>
      </w:pPr>
      <w:r>
        <w:t>(cf. 5.2.1)</w:t>
      </w:r>
    </w:p>
    <w:p w:rsidR="00AE3BD8" w:rsidRDefault="00AE3BD8">
      <w:pPr>
        <w:pStyle w:val="Courrier"/>
        <w:outlineLvl w:val="0"/>
        <w:rPr>
          <w:b/>
          <w:noProof w:val="0"/>
        </w:rPr>
      </w:pPr>
      <w:r>
        <w:rPr>
          <w:b/>
          <w:noProof w:val="0"/>
        </w:rPr>
        <w:t>Exemple :</w:t>
      </w:r>
    </w:p>
    <w:p w:rsidR="00AE3BD8" w:rsidRDefault="00AE3BD8">
      <w:pPr>
        <w:pStyle w:val="Courrier"/>
        <w:rPr>
          <w:b/>
          <w:noProof w:val="0"/>
        </w:rPr>
      </w:pPr>
      <w:r>
        <w:rPr>
          <w:b/>
          <w:noProof w:val="0"/>
        </w:rPr>
        <w:tab/>
        <w:t>TYPE</w:t>
      </w:r>
      <w:r>
        <w:rPr>
          <w:b/>
          <w:noProof w:val="0"/>
        </w:rPr>
        <w:tab/>
      </w:r>
      <w:r>
        <w:rPr>
          <w:noProof w:val="0"/>
        </w:rPr>
        <w:t xml:space="preserve">pompe </w:t>
      </w:r>
      <w:r>
        <w:rPr>
          <w:b/>
          <w:noProof w:val="0"/>
        </w:rPr>
        <w:t>;</w:t>
      </w:r>
    </w:p>
    <w:p w:rsidR="00AE3BD8" w:rsidRDefault="00AE3BD8">
      <w:pPr>
        <w:pStyle w:val="Courrier"/>
        <w:outlineLvl w:val="0"/>
        <w:rPr>
          <w:b/>
          <w:noProof w:val="0"/>
        </w:rPr>
      </w:pPr>
      <w:r>
        <w:rPr>
          <w:b/>
          <w:noProof w:val="0"/>
        </w:rPr>
        <w:tab/>
        <w:t>PARAMETRE_LOI</w:t>
      </w:r>
    </w:p>
    <w:p w:rsidR="00AE3BD8" w:rsidRDefault="00AE3BD8">
      <w:pPr>
        <w:pStyle w:val="Courrier"/>
        <w:rPr>
          <w:b/>
          <w:noProof w:val="0"/>
        </w:rPr>
      </w:pPr>
      <w:r>
        <w:rPr>
          <w:b/>
          <w:noProof w:val="0"/>
        </w:rPr>
        <w:tab/>
      </w:r>
      <w:r>
        <w:rPr>
          <w:b/>
          <w:noProof w:val="0"/>
        </w:rPr>
        <w:tab/>
      </w:r>
      <w:r>
        <w:rPr>
          <w:noProof w:val="0"/>
        </w:rPr>
        <w:t xml:space="preserve">lambda     </w:t>
      </w:r>
      <w:r>
        <w:rPr>
          <w:b/>
          <w:noProof w:val="0"/>
        </w:rPr>
        <w:t xml:space="preserve">PAR_DEFAUT </w:t>
      </w:r>
      <w:r>
        <w:rPr>
          <w:noProof w:val="0"/>
        </w:rPr>
        <w:t xml:space="preserve">1.e-8 </w:t>
      </w:r>
      <w:r>
        <w:rPr>
          <w:b/>
          <w:noProof w:val="0"/>
        </w:rPr>
        <w:t>;</w:t>
      </w:r>
    </w:p>
    <w:p w:rsidR="00AE3BD8" w:rsidRPr="00AE3BD8" w:rsidRDefault="00AE3BD8">
      <w:pPr>
        <w:pStyle w:val="Courrierp"/>
        <w:rPr>
          <w:b/>
          <w:noProof w:val="0"/>
          <w:lang w:val="pt-BR"/>
        </w:rPr>
      </w:pPr>
      <w:r>
        <w:rPr>
          <w:b/>
          <w:noProof w:val="0"/>
        </w:rPr>
        <w:tab/>
      </w:r>
      <w:r>
        <w:rPr>
          <w:b/>
          <w:noProof w:val="0"/>
        </w:rPr>
        <w:tab/>
      </w:r>
      <w:r w:rsidRPr="00AE3BD8">
        <w:rPr>
          <w:noProof w:val="0"/>
          <w:lang w:val="pt-BR"/>
        </w:rPr>
        <w:t xml:space="preserve">beta_gamma </w:t>
      </w:r>
      <w:r w:rsidRPr="00AE3BD8">
        <w:rPr>
          <w:b/>
          <w:noProof w:val="0"/>
          <w:lang w:val="pt-BR"/>
        </w:rPr>
        <w:t xml:space="preserve">PAR_DEFAUT </w:t>
      </w:r>
      <w:r w:rsidRPr="00AE3BD8">
        <w:rPr>
          <w:noProof w:val="0"/>
          <w:lang w:val="pt-BR"/>
        </w:rPr>
        <w:t xml:space="preserve">1.e-7 </w:t>
      </w:r>
      <w:r w:rsidRPr="00AE3BD8">
        <w:rPr>
          <w:b/>
          <w:noProof w:val="0"/>
          <w:lang w:val="pt-BR"/>
        </w:rPr>
        <w:t>;</w:t>
      </w:r>
    </w:p>
    <w:p w:rsidR="00AE3BD8" w:rsidRDefault="00AE3BD8">
      <w:pPr>
        <w:pStyle w:val="Titre3"/>
      </w:pPr>
      <w:bookmarkStart w:id="527" w:name="_Toc334607206"/>
      <w:bookmarkStart w:id="528" w:name="_Toc335111911"/>
      <w:bookmarkStart w:id="529" w:name="_Toc335647146"/>
      <w:bookmarkStart w:id="530" w:name="_Toc335647240"/>
      <w:bookmarkStart w:id="531" w:name="_Toc335704153"/>
      <w:bookmarkStart w:id="532" w:name="_Toc342099213"/>
      <w:bookmarkStart w:id="533" w:name="_Toc342986877"/>
      <w:bookmarkStart w:id="534" w:name="_Toc343072229"/>
      <w:bookmarkStart w:id="535" w:name="_Toc443104479"/>
      <w:r w:rsidRPr="00AE3BD8">
        <w:rPr>
          <w:lang w:val="pt-BR"/>
        </w:rPr>
        <w:tab/>
      </w:r>
      <w:bookmarkStart w:id="536" w:name="_Toc399235934"/>
      <w:r>
        <w:t>Les variables d'état</w:t>
      </w:r>
      <w:bookmarkEnd w:id="527"/>
      <w:bookmarkEnd w:id="528"/>
      <w:bookmarkEnd w:id="529"/>
      <w:bookmarkEnd w:id="530"/>
      <w:bookmarkEnd w:id="531"/>
      <w:bookmarkEnd w:id="532"/>
      <w:bookmarkEnd w:id="533"/>
      <w:bookmarkEnd w:id="534"/>
      <w:bookmarkEnd w:id="535"/>
      <w:bookmarkEnd w:id="536"/>
    </w:p>
    <w:p w:rsidR="00AE3BD8" w:rsidRDefault="00AE3BD8">
      <w:r>
        <w:t>A la définition d'un type de composant, on sait que certaines caractéristiques, contrairement à celles qui sont fixes et que l'on déclarera en constantes, pourront très bien changer au cours du temps en fonction des événements survenant sur le système (par exemple, la position ouvert ou fermé d'un disjoncteur, la présence ou non d'une panne).</w:t>
      </w:r>
    </w:p>
    <w:p w:rsidR="00AE3BD8" w:rsidRDefault="00AE3BD8">
      <w:r>
        <w:t xml:space="preserve">Pour cela, toutes les caractéristiques susceptibles de changer sont décrites dans des </w:t>
      </w:r>
      <w:r>
        <w:rPr>
          <w:b/>
        </w:rPr>
        <w:t>variables d'état</w:t>
      </w:r>
      <w:r>
        <w:t xml:space="preserve">. Ces caractéristiques sont représentées en interne par des variables, </w:t>
      </w:r>
      <w:r>
        <w:rPr>
          <w:b/>
        </w:rPr>
        <w:t>toujours univaluées</w:t>
      </w:r>
      <w:r>
        <w:t>, et l'état du système à un moment donné sera défini par une instanciation possible de ces variables.</w:t>
      </w:r>
    </w:p>
    <w:p w:rsidR="00AE3BD8" w:rsidRDefault="00AE3BD8">
      <w:pPr>
        <w:pStyle w:val="Titre4"/>
      </w:pPr>
      <w:bookmarkStart w:id="537" w:name="_Toc399235935"/>
      <w:r>
        <w:t>Notion de variable réinitialisée</w:t>
      </w:r>
      <w:bookmarkEnd w:id="537"/>
      <w:r>
        <w:t xml:space="preserve"> </w:t>
      </w:r>
      <w:r>
        <w:fldChar w:fldCharType="begin"/>
      </w:r>
      <w:r>
        <w:instrText xml:space="preserve"> XE "REINITIALISATION" </w:instrText>
      </w:r>
      <w:r>
        <w:fldChar w:fldCharType="end"/>
      </w:r>
    </w:p>
    <w:p w:rsidR="00AE3BD8" w:rsidRDefault="00AE3BD8">
      <w:r>
        <w:t>Pour rendre plus transparent la modélisation d'une classe de systèmes en FIGARO, il est souvent utile de distinguer deux types de variables :</w:t>
      </w:r>
    </w:p>
    <w:p w:rsidR="00AE3BD8" w:rsidRDefault="00AE3BD8">
      <w:r>
        <w:t>-</w:t>
      </w:r>
      <w:r>
        <w:tab/>
        <w:t>les variables caractéristiques de l'état d'un système (variables non réinitialisées),</w:t>
      </w:r>
    </w:p>
    <w:p w:rsidR="00AE3BD8" w:rsidRDefault="00AE3BD8">
      <w:r>
        <w:t>-</w:t>
      </w:r>
      <w:r>
        <w:tab/>
        <w:t xml:space="preserve">les variables dont la valeur, </w:t>
      </w:r>
      <w:r>
        <w:rPr>
          <w:b/>
        </w:rPr>
        <w:t>pour un état du système</w:t>
      </w:r>
      <w:r>
        <w:t xml:space="preserve">, est </w:t>
      </w:r>
      <w:r>
        <w:rPr>
          <w:b/>
        </w:rPr>
        <w:t>déduite</w:t>
      </w:r>
      <w:r>
        <w:t xml:space="preserve"> de la valeur des autres variables dans cet état par application des règles d'interaction (variables réinitialisées).</w:t>
      </w:r>
    </w:p>
    <w:p w:rsidR="00AE3BD8" w:rsidRDefault="00AE3BD8">
      <w:pPr>
        <w:pStyle w:val="Titre5"/>
      </w:pPr>
      <w:bookmarkStart w:id="538" w:name="_Toc399235936"/>
      <w:r>
        <w:t>Variables non réinitialisées</w:t>
      </w:r>
      <w:bookmarkEnd w:id="538"/>
    </w:p>
    <w:p w:rsidR="00AE3BD8" w:rsidRDefault="00AE3BD8">
      <w:r>
        <w:t>Ce sont des variables dont la valeur évolue simplement en fonction de l'occurrence des événements.</w:t>
      </w:r>
    </w:p>
    <w:p w:rsidR="00AE3BD8" w:rsidRDefault="00AE3BD8">
      <w:r>
        <w:t>Par exemple, au TYPE pompe on peut associer la variable d'état booléenne "défaillant" qui est FAUX initialement et deviendra VRAI si l'un des deux événements "défaillance en fonctionnement" ou "défaillance à la sollicitation" se produit.</w:t>
      </w:r>
    </w:p>
    <w:p w:rsidR="00AE3BD8" w:rsidRDefault="00AE3BD8">
      <w:pPr>
        <w:pStyle w:val="Titre5"/>
      </w:pPr>
      <w:bookmarkStart w:id="539" w:name="_Toc399235937"/>
      <w:r>
        <w:t>Variables réinitialisées</w:t>
      </w:r>
      <w:bookmarkEnd w:id="539"/>
    </w:p>
    <w:p w:rsidR="00AE3BD8" w:rsidRDefault="00AE3BD8">
      <w:r>
        <w:t xml:space="preserve">Ce sont des variables dont la valeur sera réinitialisée à une valeur donnée (valeur de réinitialisation) avant chaque passage dans les règles d'interaction. Autrement dit, pour un état du système donné, la valeur de ces variables sera toujours </w:t>
      </w:r>
      <w:r>
        <w:rPr>
          <w:b/>
        </w:rPr>
        <w:t>déduite</w:t>
      </w:r>
      <w:r>
        <w:t xml:space="preserve"> de la valeur de réinitialisation et de la valeur des autres variables du modèle.</w:t>
      </w:r>
    </w:p>
    <w:p w:rsidR="00AE3BD8" w:rsidRDefault="00AE3BD8">
      <w:pPr>
        <w:rPr>
          <w:i/>
        </w:rPr>
      </w:pPr>
      <w:r>
        <w:rPr>
          <w:i/>
        </w:rPr>
        <w:t>Prenons l'exemple d'un réseau maillé composé de sources, d'arcs et de noeuds. Cette classe de systèmes est régie par les lois suivantes :</w:t>
      </w:r>
    </w:p>
    <w:p w:rsidR="00AE3BD8" w:rsidRDefault="00AE3BD8">
      <w:pPr>
        <w:pStyle w:val="Dcal"/>
        <w:rPr>
          <w:i/>
        </w:rPr>
      </w:pPr>
      <w:r>
        <w:rPr>
          <w:i/>
        </w:rPr>
        <w:t>-</w:t>
      </w:r>
      <w:r>
        <w:rPr>
          <w:i/>
        </w:rPr>
        <w:tab/>
        <w:t>Une source est toujours alimentée.</w:t>
      </w:r>
    </w:p>
    <w:p w:rsidR="00AE3BD8" w:rsidRDefault="00AE3BD8">
      <w:pPr>
        <w:pStyle w:val="Dcal"/>
        <w:rPr>
          <w:i/>
        </w:rPr>
      </w:pPr>
      <w:r>
        <w:rPr>
          <w:i/>
        </w:rPr>
        <w:t>-</w:t>
      </w:r>
      <w:r>
        <w:rPr>
          <w:i/>
        </w:rPr>
        <w:tab/>
        <w:t>Un événement "défaillance arc" peut se produire sur chaque objet du type arc.</w:t>
      </w:r>
    </w:p>
    <w:p w:rsidR="00AE3BD8" w:rsidRDefault="00AE3BD8">
      <w:pPr>
        <w:pStyle w:val="Dcal"/>
        <w:rPr>
          <w:i/>
        </w:rPr>
      </w:pPr>
      <w:r>
        <w:rPr>
          <w:i/>
        </w:rPr>
        <w:t>-</w:t>
      </w:r>
      <w:r>
        <w:rPr>
          <w:i/>
        </w:rPr>
        <w:tab/>
        <w:t>Un noeud est alimenté si et seulement si il existe un noeud voisin alimenté tel que l'arc reliant les deux noeuds soit non défaillant.</w:t>
      </w:r>
    </w:p>
    <w:p w:rsidR="00AE3BD8" w:rsidRDefault="00AE3BD8">
      <w:pPr>
        <w:rPr>
          <w:i/>
        </w:rPr>
      </w:pPr>
      <w:r>
        <w:rPr>
          <w:i/>
        </w:rPr>
        <w:t>Pour modéliser une telle classe de systèmes, deux variables d'état sont particulièrement intéressantes. La variable booléenne "alimenté" associée aux objets de type "noeud". La variable booléenne "défaillant" associé aux objets du type "arc".</w:t>
      </w:r>
    </w:p>
    <w:p w:rsidR="00AE3BD8" w:rsidRDefault="00AE3BD8">
      <w:pPr>
        <w:rPr>
          <w:i/>
        </w:rPr>
      </w:pPr>
      <w:r>
        <w:rPr>
          <w:i/>
        </w:rPr>
        <w:t xml:space="preserve">La variable "défaillant" évolue pour un arc en fonction de l'occurrence de l'événement "défaillance arc" sur cet arc. </w:t>
      </w:r>
      <w:r w:rsidR="00232F04">
        <w:rPr>
          <w:i/>
        </w:rPr>
        <w:t>En revanche</w:t>
      </w:r>
      <w:r>
        <w:rPr>
          <w:i/>
        </w:rPr>
        <w:t>, pour un noeud donné, la variable "alimenté" doit être recalculée, après chaque occurrence d'événement, en fonction des noeuds voisins et du nouvel état des arcs du réseau (elle dépend uniquement des connexions du réseau). Cette variable est donc déduite par application des règles d'interaction. On la déclarera donc en FIGARO comme une variable réinitialisée, la valeur de réinitialisation étant par exemple FAUX.</w:t>
      </w:r>
    </w:p>
    <w:p w:rsidR="00AE3BD8" w:rsidRDefault="00AE3BD8">
      <w:pPr>
        <w:pStyle w:val="Retraitnormal"/>
        <w:ind w:left="0"/>
      </w:pPr>
      <w:r>
        <w:t>La notion de variable d'état réinitialisable présente un intérêt important du point de vue de l'exploitation des modèles FIGARO. En effet, la valeur d'une variable d'état réinitialisée dépendant de la valeur des autres variables du modèle, il n'est pas nécessaire de stocker sa valeur lorsque l'on veut mémoriser un état du système.</w:t>
      </w:r>
    </w:p>
    <w:p w:rsidR="00AE3BD8" w:rsidRDefault="00AE3BD8">
      <w:pPr>
        <w:pStyle w:val="Retraitnormal"/>
        <w:ind w:left="0"/>
        <w:outlineLvl w:val="0"/>
      </w:pPr>
      <w:r>
        <w:t xml:space="preserve">La valeur de réinitialisation d'une variable doit être, obligatoirement, une constante. </w:t>
      </w:r>
    </w:p>
    <w:p w:rsidR="00AE3BD8" w:rsidRDefault="00AE3BD8">
      <w:pPr>
        <w:pStyle w:val="Titre4"/>
      </w:pPr>
      <w:bookmarkStart w:id="540" w:name="_Toc399235938"/>
      <w:r>
        <w:t>Catégories de variables d'état en FIGARO</w:t>
      </w:r>
      <w:bookmarkEnd w:id="540"/>
    </w:p>
    <w:p w:rsidR="00AE3BD8" w:rsidRDefault="00AE3BD8">
      <w:r>
        <w:t>On distingue trois formes de variables d'état en FIGARO : les ATTRIBUTS, les PANNES et les EFFETS.</w:t>
      </w:r>
    </w:p>
    <w:p w:rsidR="00AE3BD8" w:rsidRDefault="00AE3BD8">
      <w:r>
        <w:t xml:space="preserve">Les </w:t>
      </w:r>
      <w:r>
        <w:rPr>
          <w:b/>
        </w:rPr>
        <w:t>attributs</w:t>
      </w:r>
      <w:r>
        <w:t xml:space="preserve"> </w:t>
      </w:r>
      <w:r>
        <w:fldChar w:fldCharType="begin"/>
      </w:r>
      <w:r>
        <w:instrText xml:space="preserve"> XE "ATTRIBUT" </w:instrText>
      </w:r>
      <w:r>
        <w:fldChar w:fldCharType="end"/>
      </w:r>
      <w:r>
        <w:t xml:space="preserve"> regroupent toutes les variables d'état qui ne sont ni des pannes ni des effets. On peut définir des attributs simples (non réinitialisés) ou des attributs réinitialisés (facette REINITIALISATION).</w:t>
      </w:r>
    </w:p>
    <w:p w:rsidR="00AE3BD8" w:rsidRDefault="00AE3BD8">
      <w:r>
        <w:t xml:space="preserve">Les </w:t>
      </w:r>
      <w:r>
        <w:rPr>
          <w:b/>
        </w:rPr>
        <w:t>pannes</w:t>
      </w:r>
      <w:r>
        <w:t xml:space="preserve"> </w:t>
      </w:r>
      <w:r>
        <w:fldChar w:fldCharType="begin"/>
      </w:r>
      <w:r>
        <w:instrText xml:space="preserve"> XE "PANNE (variable d'état)" </w:instrText>
      </w:r>
      <w:r>
        <w:fldChar w:fldCharType="end"/>
      </w:r>
      <w:r>
        <w:t>sont des variables d'état booléennes non réinitialisées qui seront utilisées pour détecter la présence ou l'absence d'une défaillance sur un objet. Ces variables d'état sont associées aux événements déclarés dans les règles d'occurrence.</w:t>
      </w:r>
    </w:p>
    <w:p w:rsidR="00AE3BD8" w:rsidRDefault="00AE3BD8">
      <w:r>
        <w:t xml:space="preserve">Les </w:t>
      </w:r>
      <w:r>
        <w:rPr>
          <w:b/>
        </w:rPr>
        <w:t>effets</w:t>
      </w:r>
      <w:r>
        <w:t xml:space="preserve"> </w:t>
      </w:r>
      <w:r>
        <w:fldChar w:fldCharType="begin"/>
      </w:r>
      <w:r>
        <w:instrText xml:space="preserve"> XE "EFFET" </w:instrText>
      </w:r>
      <w:r>
        <w:fldChar w:fldCharType="end"/>
      </w:r>
      <w:r>
        <w:t>sont des variables d'état booléennes réinitialisées à FAUX. Ils sont utilisés pour simplifier la déclaration de telles variables. Par ailleurs, ils permettent de simplifier l'écriture des bases de connaissances destinées à être exploitées pour générer des arbres de défaillances (ces variables d'état seront traitées de façon particulière par le traitement de transformation d'un Arbre des causes en Arbre de défaillances).</w:t>
      </w:r>
    </w:p>
    <w:p w:rsidR="00AE3BD8" w:rsidRDefault="00AE3BD8">
      <w:pPr>
        <w:pStyle w:val="Titre4"/>
      </w:pPr>
      <w:r>
        <w:tab/>
      </w:r>
      <w:bookmarkStart w:id="541" w:name="_Toc399235939"/>
      <w:r>
        <w:t>ATTRIBUT</w:t>
      </w:r>
      <w:bookmarkEnd w:id="541"/>
      <w:r>
        <w:t xml:space="preserve"> </w:t>
      </w:r>
      <w:r>
        <w:fldChar w:fldCharType="begin"/>
      </w:r>
      <w:r>
        <w:instrText xml:space="preserve"> XE"ATTRIBUT" </w:instrText>
      </w:r>
      <w:r>
        <w:fldChar w:fldCharType="end"/>
      </w:r>
    </w:p>
    <w:p w:rsidR="00AE3BD8" w:rsidRDefault="00AE3BD8">
      <w:pPr>
        <w:pStyle w:val="Courrier"/>
        <w:outlineLvl w:val="0"/>
        <w:rPr>
          <w:b/>
          <w:noProof w:val="0"/>
        </w:rPr>
      </w:pPr>
      <w:r>
        <w:rPr>
          <w:b/>
          <w:noProof w:val="0"/>
        </w:rPr>
        <w:t>Syntaxe:</w:t>
      </w:r>
    </w:p>
    <w:p w:rsidR="00AE3BD8" w:rsidRDefault="00AE3BD8">
      <w:pPr>
        <w:pStyle w:val="Courrier"/>
        <w:rPr>
          <w:b/>
          <w:noProof w:val="0"/>
        </w:rPr>
      </w:pPr>
      <w:r>
        <w:rPr>
          <w:b/>
          <w:noProof w:val="0"/>
        </w:rPr>
        <w:tab/>
        <w:t>ATTRIBUT</w:t>
      </w:r>
      <w:r>
        <w:rPr>
          <w:b/>
          <w:noProof w:val="0"/>
        </w:rPr>
        <w:tab/>
      </w:r>
      <w:r>
        <w:rPr>
          <w:noProof w:val="0"/>
        </w:rPr>
        <w:t>nom_attribut</w:t>
      </w:r>
    </w:p>
    <w:p w:rsidR="00AE3BD8" w:rsidRDefault="00AE3BD8">
      <w:pPr>
        <w:pStyle w:val="Courrier"/>
        <w:rPr>
          <w:noProof w:val="0"/>
        </w:rPr>
      </w:pPr>
      <w:r>
        <w:rPr>
          <w:noProof w:val="0"/>
        </w:rPr>
        <w:tab/>
      </w:r>
      <w:r>
        <w:rPr>
          <w:noProof w:val="0"/>
        </w:rPr>
        <w:tab/>
        <w:t xml:space="preserve">[ </w:t>
      </w:r>
      <w:r>
        <w:rPr>
          <w:b/>
          <w:noProof w:val="0"/>
        </w:rPr>
        <w:t>LIBELLE</w:t>
      </w:r>
      <w:r>
        <w:rPr>
          <w:noProof w:val="0"/>
        </w:rPr>
        <w:tab/>
        <w:t xml:space="preserve">"description" ] </w:t>
      </w:r>
    </w:p>
    <w:p w:rsidR="00AE3BD8" w:rsidRDefault="00AE3BD8">
      <w:pPr>
        <w:pStyle w:val="Courrier"/>
        <w:rPr>
          <w:noProof w:val="0"/>
        </w:rPr>
      </w:pPr>
      <w:r>
        <w:rPr>
          <w:noProof w:val="0"/>
        </w:rPr>
        <w:tab/>
      </w:r>
      <w:r>
        <w:rPr>
          <w:noProof w:val="0"/>
        </w:rPr>
        <w:tab/>
        <w:t xml:space="preserve">[ </w:t>
      </w:r>
      <w:r>
        <w:rPr>
          <w:b/>
          <w:noProof w:val="0"/>
        </w:rPr>
        <w:t>DOMAINE</w:t>
      </w:r>
      <w:r>
        <w:rPr>
          <w:noProof w:val="0"/>
        </w:rPr>
        <w:tab/>
      </w:r>
      <w:r>
        <w:rPr>
          <w:b/>
          <w:noProof w:val="0"/>
        </w:rPr>
        <w:t xml:space="preserve">ENTIER </w:t>
      </w:r>
      <w:r>
        <w:rPr>
          <w:noProof w:val="0"/>
        </w:rPr>
        <w:t>|</w:t>
      </w:r>
      <w:r>
        <w:rPr>
          <w:b/>
          <w:noProof w:val="0"/>
        </w:rPr>
        <w:t xml:space="preserve"> REEL </w:t>
      </w:r>
      <w:r>
        <w:rPr>
          <w:noProof w:val="0"/>
        </w:rPr>
        <w:t>|</w:t>
      </w:r>
      <w:r>
        <w:rPr>
          <w:b/>
          <w:noProof w:val="0"/>
        </w:rPr>
        <w:t xml:space="preserve"> BOOLEEN</w:t>
      </w:r>
      <w:r>
        <w:rPr>
          <w:noProof w:val="0"/>
        </w:rPr>
        <w:t xml:space="preserve"> |</w:t>
      </w:r>
    </w:p>
    <w:p w:rsidR="00AE3BD8" w:rsidRDefault="00AE3BD8">
      <w:pPr>
        <w:pStyle w:val="Courrier"/>
        <w:rPr>
          <w:noProof w:val="0"/>
        </w:rPr>
      </w:pPr>
      <w:r>
        <w:rPr>
          <w:noProof w:val="0"/>
        </w:rPr>
        <w:tab/>
      </w:r>
      <w:r>
        <w:rPr>
          <w:noProof w:val="0"/>
        </w:rPr>
        <w:tab/>
      </w:r>
      <w:r>
        <w:rPr>
          <w:noProof w:val="0"/>
        </w:rPr>
        <w:tab/>
      </w:r>
      <w:r>
        <w:rPr>
          <w:noProof w:val="0"/>
        </w:rPr>
        <w:tab/>
        <w:t>énumération_de_symboles</w:t>
      </w:r>
    </w:p>
    <w:p w:rsidR="00AE3BD8" w:rsidRDefault="00AE3BD8">
      <w:pPr>
        <w:pStyle w:val="Courrier"/>
        <w:rPr>
          <w:noProof w:val="0"/>
        </w:rPr>
      </w:pPr>
      <w:r>
        <w:rPr>
          <w:noProof w:val="0"/>
        </w:rPr>
        <w:tab/>
      </w:r>
      <w:r>
        <w:rPr>
          <w:noProof w:val="0"/>
        </w:rPr>
        <w:tab/>
        <w:t xml:space="preserve">[ </w:t>
      </w:r>
      <w:r>
        <w:rPr>
          <w:b/>
          <w:noProof w:val="0"/>
        </w:rPr>
        <w:t xml:space="preserve">PAR_DEFAUT </w:t>
      </w:r>
      <w:r>
        <w:rPr>
          <w:noProof w:val="0"/>
        </w:rPr>
        <w:t>valeur | expression ]</w:t>
      </w:r>
    </w:p>
    <w:p w:rsidR="00AE3BD8" w:rsidRDefault="00AE3BD8">
      <w:pPr>
        <w:pStyle w:val="Courrier"/>
        <w:rPr>
          <w:noProof w:val="0"/>
        </w:rPr>
      </w:pPr>
      <w:r>
        <w:rPr>
          <w:noProof w:val="0"/>
        </w:rPr>
        <w:tab/>
      </w:r>
      <w:r>
        <w:rPr>
          <w:noProof w:val="0"/>
        </w:rPr>
        <w:tab/>
        <w:t xml:space="preserve">[ </w:t>
      </w:r>
      <w:r>
        <w:rPr>
          <w:b/>
          <w:noProof w:val="0"/>
        </w:rPr>
        <w:t xml:space="preserve">REINITIALISATION </w:t>
      </w:r>
      <w:r>
        <w:rPr>
          <w:noProof w:val="0"/>
        </w:rPr>
        <w:t>valeur | expression ]</w:t>
      </w:r>
    </w:p>
    <w:p w:rsidR="00AE3BD8" w:rsidRPr="00900BAE" w:rsidRDefault="00AE3BD8">
      <w:pPr>
        <w:pStyle w:val="Courrierp"/>
        <w:rPr>
          <w:noProof w:val="0"/>
        </w:rPr>
      </w:pPr>
      <w:r>
        <w:rPr>
          <w:b/>
          <w:noProof w:val="0"/>
        </w:rPr>
        <w:tab/>
      </w:r>
      <w:r>
        <w:rPr>
          <w:b/>
          <w:noProof w:val="0"/>
        </w:rPr>
        <w:tab/>
      </w:r>
      <w:r w:rsidRPr="00900BAE">
        <w:rPr>
          <w:noProof w:val="0"/>
        </w:rPr>
        <w:t xml:space="preserve">[ </w:t>
      </w:r>
      <w:r w:rsidRPr="00900BAE">
        <w:rPr>
          <w:b/>
          <w:noProof w:val="0"/>
        </w:rPr>
        <w:t>EDITION</w:t>
      </w:r>
      <w:r w:rsidRPr="00900BAE">
        <w:rPr>
          <w:b/>
          <w:noProof w:val="0"/>
        </w:rPr>
        <w:tab/>
        <w:t xml:space="preserve"> </w:t>
      </w:r>
      <w:r w:rsidRPr="00900BAE">
        <w:rPr>
          <w:noProof w:val="0"/>
        </w:rPr>
        <w:t>option_edition ]</w:t>
      </w:r>
    </w:p>
    <w:p w:rsidR="00AE3BD8" w:rsidRDefault="00AE3BD8">
      <w:r>
        <w:t>Les attributs sont des variables d'état caractéristiques de la classe. Chaque attribut est associé à un domaine de définition et peut être associé à une valeur initiale par défaut.</w:t>
      </w:r>
    </w:p>
    <w:p w:rsidR="00AE3BD8" w:rsidRDefault="00AE3BD8">
      <w:pPr>
        <w:pStyle w:val="Courrier"/>
        <w:outlineLvl w:val="0"/>
        <w:rPr>
          <w:b/>
          <w:noProof w:val="0"/>
        </w:rPr>
      </w:pPr>
      <w:r>
        <w:rPr>
          <w:b/>
          <w:noProof w:val="0"/>
        </w:rPr>
        <w:t>Exemple :</w:t>
      </w:r>
    </w:p>
    <w:p w:rsidR="00AE3BD8" w:rsidRDefault="00AE3BD8">
      <w:pPr>
        <w:pStyle w:val="Courrier"/>
        <w:rPr>
          <w:noProof w:val="0"/>
        </w:rPr>
      </w:pPr>
      <w:r>
        <w:rPr>
          <w:b/>
          <w:noProof w:val="0"/>
        </w:rPr>
        <w:t xml:space="preserve">TYPE </w:t>
      </w:r>
      <w:r>
        <w:rPr>
          <w:noProof w:val="0"/>
        </w:rPr>
        <w:t>disjoncteur ;</w:t>
      </w:r>
    </w:p>
    <w:p w:rsidR="00AE3BD8" w:rsidRDefault="00AE3BD8">
      <w:pPr>
        <w:pStyle w:val="Courrier"/>
        <w:outlineLvl w:val="0"/>
        <w:rPr>
          <w:b/>
          <w:noProof w:val="0"/>
        </w:rPr>
      </w:pPr>
      <w:r>
        <w:rPr>
          <w:b/>
          <w:noProof w:val="0"/>
        </w:rPr>
        <w:t xml:space="preserve">ATTRIBUT </w:t>
      </w:r>
    </w:p>
    <w:p w:rsidR="00AE3BD8" w:rsidRDefault="00AE3BD8">
      <w:pPr>
        <w:pStyle w:val="Courrier"/>
        <w:rPr>
          <w:b/>
          <w:noProof w:val="0"/>
        </w:rPr>
      </w:pPr>
      <w:r>
        <w:rPr>
          <w:b/>
          <w:noProof w:val="0"/>
        </w:rPr>
        <w:tab/>
      </w:r>
      <w:r>
        <w:rPr>
          <w:noProof w:val="0"/>
        </w:rPr>
        <w:t xml:space="preserve">position </w:t>
      </w:r>
      <w:r>
        <w:rPr>
          <w:b/>
          <w:noProof w:val="0"/>
        </w:rPr>
        <w:t xml:space="preserve">DOMAINE </w:t>
      </w:r>
      <w:r>
        <w:rPr>
          <w:noProof w:val="0"/>
        </w:rPr>
        <w:t>'ouvert' 'ferme'</w:t>
      </w:r>
    </w:p>
    <w:p w:rsidR="00AE3BD8" w:rsidRDefault="00AE3BD8">
      <w:pPr>
        <w:pStyle w:val="Courrierp"/>
        <w:rPr>
          <w:noProof w:val="0"/>
        </w:rPr>
      </w:pPr>
      <w:r>
        <w:rPr>
          <w:noProof w:val="0"/>
        </w:rPr>
        <w:tab/>
      </w:r>
      <w:r>
        <w:rPr>
          <w:noProof w:val="0"/>
        </w:rPr>
        <w:tab/>
        <w:t xml:space="preserve">   </w:t>
      </w:r>
      <w:r>
        <w:rPr>
          <w:b/>
          <w:noProof w:val="0"/>
        </w:rPr>
        <w:t>PAR_DEFAUT</w:t>
      </w:r>
      <w:r>
        <w:rPr>
          <w:noProof w:val="0"/>
        </w:rPr>
        <w:t xml:space="preserve"> 'ferme' ;</w:t>
      </w:r>
    </w:p>
    <w:p w:rsidR="00AE3BD8" w:rsidRDefault="00AE3BD8">
      <w:r>
        <w:t>A chaque attribut peuvent être associées plusieurs facettes :</w:t>
      </w:r>
    </w:p>
    <w:p w:rsidR="00AE3BD8" w:rsidRDefault="00AE3BD8">
      <w:pPr>
        <w:pStyle w:val="Normalcouche"/>
        <w:outlineLvl w:val="0"/>
      </w:pPr>
      <w:r>
        <w:t xml:space="preserve">Facette DOMAINE </w:t>
      </w:r>
      <w:r>
        <w:rPr>
          <w:b/>
        </w:rPr>
        <w:t>(obligatoire)</w:t>
      </w:r>
    </w:p>
    <w:p w:rsidR="00AE3BD8" w:rsidRDefault="00AE3BD8">
      <w:pPr>
        <w:pStyle w:val="Retraitnormal"/>
      </w:pPr>
      <w:r>
        <w:t>Permet de définir l’ensemble des valeurs possibles pour l'attribut. Cette facette est identique à celle des CONSTANTEs.</w:t>
      </w:r>
    </w:p>
    <w:p w:rsidR="00AE3BD8" w:rsidRDefault="00AE3BD8">
      <w:pPr>
        <w:pStyle w:val="Courrier"/>
        <w:outlineLvl w:val="0"/>
        <w:rPr>
          <w:b/>
          <w:noProof w:val="0"/>
        </w:rPr>
      </w:pPr>
      <w:r>
        <w:rPr>
          <w:b/>
          <w:noProof w:val="0"/>
        </w:rPr>
        <w:t>Exemple :</w:t>
      </w:r>
    </w:p>
    <w:p w:rsidR="00AE3BD8" w:rsidRDefault="00AE3BD8">
      <w:pPr>
        <w:pStyle w:val="Courrier"/>
        <w:rPr>
          <w:b/>
          <w:noProof w:val="0"/>
        </w:rPr>
      </w:pPr>
      <w:r>
        <w:rPr>
          <w:b/>
          <w:noProof w:val="0"/>
        </w:rPr>
        <w:t>TYPE</w:t>
      </w:r>
      <w:r>
        <w:rPr>
          <w:noProof w:val="0"/>
        </w:rPr>
        <w:t xml:space="preserve"> vanne</w:t>
      </w:r>
      <w:r>
        <w:rPr>
          <w:b/>
          <w:noProof w:val="0"/>
        </w:rPr>
        <w:t xml:space="preserve"> SORTE_DE </w:t>
      </w:r>
      <w:r>
        <w:rPr>
          <w:noProof w:val="0"/>
        </w:rPr>
        <w:t>composant_thermohydraulique;</w:t>
      </w:r>
    </w:p>
    <w:p w:rsidR="00AE3BD8" w:rsidRDefault="00AE3BD8">
      <w:pPr>
        <w:pStyle w:val="Courrier"/>
        <w:outlineLvl w:val="0"/>
        <w:rPr>
          <w:noProof w:val="0"/>
        </w:rPr>
      </w:pPr>
      <w:r>
        <w:rPr>
          <w:b/>
          <w:noProof w:val="0"/>
        </w:rPr>
        <w:t>ATTRIBUT</w:t>
      </w:r>
      <w:r>
        <w:rPr>
          <w:noProof w:val="0"/>
        </w:rPr>
        <w:t xml:space="preserve"> </w:t>
      </w:r>
      <w:r>
        <w:rPr>
          <w:noProof w:val="0"/>
        </w:rPr>
        <w:tab/>
      </w:r>
    </w:p>
    <w:p w:rsidR="00AE3BD8" w:rsidRDefault="00AE3BD8">
      <w:pPr>
        <w:pStyle w:val="Courrier"/>
        <w:rPr>
          <w:noProof w:val="0"/>
        </w:rPr>
      </w:pPr>
      <w:r>
        <w:rPr>
          <w:noProof w:val="0"/>
        </w:rPr>
        <w:tab/>
        <w:t xml:space="preserve">debit    </w:t>
      </w:r>
      <w:r>
        <w:rPr>
          <w:b/>
          <w:noProof w:val="0"/>
        </w:rPr>
        <w:t>DOMAINE</w:t>
      </w:r>
      <w:r>
        <w:rPr>
          <w:noProof w:val="0"/>
        </w:rPr>
        <w:t xml:space="preserve"> REEL  ;</w:t>
      </w:r>
    </w:p>
    <w:p w:rsidR="00AE3BD8" w:rsidRDefault="00AE3BD8">
      <w:pPr>
        <w:pStyle w:val="Courrierp"/>
        <w:rPr>
          <w:noProof w:val="0"/>
        </w:rPr>
      </w:pPr>
      <w:r>
        <w:rPr>
          <w:noProof w:val="0"/>
        </w:rPr>
        <w:tab/>
        <w:t xml:space="preserve">pression </w:t>
      </w:r>
      <w:r>
        <w:rPr>
          <w:b/>
          <w:noProof w:val="0"/>
        </w:rPr>
        <w:t>DOMAINE</w:t>
      </w:r>
      <w:r>
        <w:rPr>
          <w:noProof w:val="0"/>
        </w:rPr>
        <w:t xml:space="preserve"> 'faible' 'moyenne' 'forte'  ;</w:t>
      </w:r>
    </w:p>
    <w:p w:rsidR="00AE3BD8" w:rsidRDefault="00AE3BD8">
      <w:pPr>
        <w:pStyle w:val="Normalcouche"/>
        <w:outlineLvl w:val="0"/>
      </w:pPr>
      <w:r>
        <w:t xml:space="preserve">Facette LIBELLE </w:t>
      </w:r>
      <w:r>
        <w:fldChar w:fldCharType="begin"/>
      </w:r>
      <w:r>
        <w:instrText xml:space="preserve"> XE "LIBELLE" </w:instrText>
      </w:r>
      <w:r>
        <w:fldChar w:fldCharType="end"/>
      </w:r>
      <w:r>
        <w:t>(facultative)</w:t>
      </w:r>
    </w:p>
    <w:p w:rsidR="00AE3BD8" w:rsidRDefault="00AE3BD8">
      <w:pPr>
        <w:pStyle w:val="Retraitnormal"/>
      </w:pPr>
      <w:r>
        <w:t>(cf. CONSTANTE)</w:t>
      </w:r>
    </w:p>
    <w:p w:rsidR="00AE3BD8" w:rsidRDefault="00AE3BD8">
      <w:pPr>
        <w:pStyle w:val="Normalcouche"/>
      </w:pPr>
      <w:r>
        <w:t>Facette PAR_DEFAUT (facultative)</w:t>
      </w:r>
    </w:p>
    <w:p w:rsidR="00AE3BD8" w:rsidRDefault="00AE3BD8">
      <w:pPr>
        <w:pStyle w:val="Retraitnormal"/>
      </w:pPr>
      <w:r>
        <w:t>Cette facette accepte une valeur précise appartenant au domaine de définition de l’attribut, ou une expression (l’ensemble des valeurs possibles pour l’expression doit être inclus dans le domaine de définition de l’attribut).</w:t>
      </w:r>
    </w:p>
    <w:p w:rsidR="00AE3BD8" w:rsidRDefault="00AE3BD8">
      <w:pPr>
        <w:pStyle w:val="Retraitnormal"/>
        <w:keepNext/>
        <w:ind w:left="706"/>
        <w:outlineLvl w:val="0"/>
        <w:rPr>
          <w:u w:val="single"/>
        </w:rPr>
      </w:pPr>
      <w:r>
        <w:rPr>
          <w:u w:val="single"/>
        </w:rPr>
        <w:t>Remarque sur l’affectation d’une valeur initiale par défaut sous forme d’expression</w:t>
      </w:r>
    </w:p>
    <w:p w:rsidR="00AE3BD8" w:rsidRDefault="00AE3BD8">
      <w:pPr>
        <w:pStyle w:val="Retraitnormal"/>
      </w:pPr>
      <w:r>
        <w:fldChar w:fldCharType="begin"/>
      </w:r>
      <w:r>
        <w:instrText xml:space="preserve"> XE "Etat initial d'un modèle FIGARO" </w:instrText>
      </w:r>
      <w:r>
        <w:fldChar w:fldCharType="end"/>
      </w:r>
      <w:r>
        <w:t xml:space="preserve"> Lorsque dans une base de connaissances, on définit une valeur initiale par défaut sous forme d’expression pour un attribut, il faudra veiller à ce que l’utilisation de cette base rende obligatoire la saisie d’une valeur pour les champs intervenant dans l’expression (en utilisant l’option OBLIGATOIRE pour la facette EDITION par exemple). En effet, si un champ de l’expression n’a pas de valeur initiale, le traitement ne pourra évaluer l’expression.</w:t>
      </w:r>
    </w:p>
    <w:p w:rsidR="00AE3BD8" w:rsidRDefault="00AE3BD8">
      <w:pPr>
        <w:pStyle w:val="Normalcouche"/>
        <w:outlineLvl w:val="0"/>
      </w:pPr>
      <w:r>
        <w:t xml:space="preserve">Facette REINITIALISATION (facultative) </w:t>
      </w:r>
      <w:r>
        <w:fldChar w:fldCharType="begin"/>
      </w:r>
      <w:r>
        <w:instrText xml:space="preserve"> XE "REINITIALISATION" </w:instrText>
      </w:r>
      <w:r>
        <w:fldChar w:fldCharType="end"/>
      </w:r>
    </w:p>
    <w:p w:rsidR="00AE3BD8" w:rsidRDefault="00AE3BD8">
      <w:pPr>
        <w:pStyle w:val="Retraitnormal"/>
      </w:pPr>
      <w:r>
        <w:t xml:space="preserve">Cette facette permet de déclarer qu'un attribut est une variable réinitialisée et de lui affecter une valeur de réinitialisation (cf. Paragraphe "Variables réinitialisées" de ce chapitre). Cette facette n'est autorisée que pour les variables déclarées comme attributs dans la base de connaissance. </w:t>
      </w:r>
    </w:p>
    <w:p w:rsidR="00AE3BD8" w:rsidRDefault="00AE3BD8">
      <w:pPr>
        <w:pStyle w:val="Retraitnormal"/>
        <w:outlineLvl w:val="0"/>
      </w:pPr>
      <w:r>
        <w:t>La valeur de réinitialisation doit obligatoirement être une constante.</w:t>
      </w:r>
    </w:p>
    <w:p w:rsidR="00AE3BD8" w:rsidRDefault="00AE3BD8">
      <w:pPr>
        <w:pStyle w:val="Titre4"/>
      </w:pPr>
      <w:r>
        <w:tab/>
      </w:r>
      <w:bookmarkStart w:id="542" w:name="_Toc399235940"/>
      <w:r>
        <w:t>PANNE</w:t>
      </w:r>
      <w:bookmarkEnd w:id="542"/>
      <w:r>
        <w:t xml:space="preserve"> </w:t>
      </w:r>
      <w:r>
        <w:fldChar w:fldCharType="begin"/>
      </w:r>
      <w:r>
        <w:instrText xml:space="preserve"> XE "PANNE (variable d'état)" </w:instrText>
      </w:r>
      <w:r>
        <w:fldChar w:fldCharType="end"/>
      </w:r>
    </w:p>
    <w:p w:rsidR="00AE3BD8" w:rsidRDefault="00AE3BD8">
      <w:pPr>
        <w:pStyle w:val="Courrier"/>
        <w:outlineLvl w:val="0"/>
        <w:rPr>
          <w:b/>
          <w:noProof w:val="0"/>
        </w:rPr>
      </w:pPr>
      <w:r>
        <w:rPr>
          <w:b/>
          <w:noProof w:val="0"/>
        </w:rPr>
        <w:t>Syntaxe:</w:t>
      </w:r>
    </w:p>
    <w:p w:rsidR="00AE3BD8" w:rsidRDefault="00AE3BD8">
      <w:pPr>
        <w:pStyle w:val="Courrier"/>
        <w:rPr>
          <w:b/>
          <w:noProof w:val="0"/>
        </w:rPr>
      </w:pPr>
      <w:r>
        <w:rPr>
          <w:b/>
          <w:noProof w:val="0"/>
        </w:rPr>
        <w:tab/>
        <w:t>PANNE</w:t>
      </w:r>
      <w:r>
        <w:rPr>
          <w:b/>
          <w:noProof w:val="0"/>
        </w:rPr>
        <w:tab/>
      </w:r>
      <w:r>
        <w:rPr>
          <w:noProof w:val="0"/>
        </w:rPr>
        <w:t>nom_panne</w:t>
      </w:r>
    </w:p>
    <w:p w:rsidR="00AE3BD8" w:rsidRDefault="00AE3BD8">
      <w:pPr>
        <w:pStyle w:val="Courrier"/>
        <w:rPr>
          <w:noProof w:val="0"/>
        </w:rPr>
      </w:pPr>
      <w:r>
        <w:rPr>
          <w:noProof w:val="0"/>
        </w:rPr>
        <w:tab/>
      </w:r>
      <w:r>
        <w:rPr>
          <w:noProof w:val="0"/>
        </w:rPr>
        <w:tab/>
        <w:t xml:space="preserve">[ </w:t>
      </w:r>
      <w:r>
        <w:rPr>
          <w:b/>
          <w:noProof w:val="0"/>
        </w:rPr>
        <w:t>LIBELLE</w:t>
      </w:r>
      <w:r>
        <w:rPr>
          <w:noProof w:val="0"/>
        </w:rPr>
        <w:tab/>
        <w:t xml:space="preserve">"description" ] </w:t>
      </w:r>
    </w:p>
    <w:p w:rsidR="00AE3BD8" w:rsidRDefault="00AE3BD8">
      <w:pPr>
        <w:pStyle w:val="Courrierp"/>
        <w:rPr>
          <w:noProof w:val="0"/>
        </w:rPr>
      </w:pPr>
      <w:r>
        <w:rPr>
          <w:b/>
          <w:noProof w:val="0"/>
        </w:rPr>
        <w:tab/>
      </w:r>
      <w:r>
        <w:rPr>
          <w:b/>
          <w:noProof w:val="0"/>
        </w:rPr>
        <w:tab/>
      </w:r>
      <w:r>
        <w:rPr>
          <w:noProof w:val="0"/>
        </w:rPr>
        <w:t xml:space="preserve">[ </w:t>
      </w:r>
      <w:r>
        <w:rPr>
          <w:b/>
          <w:noProof w:val="0"/>
        </w:rPr>
        <w:t>EDITION</w:t>
      </w:r>
      <w:r>
        <w:rPr>
          <w:b/>
          <w:noProof w:val="0"/>
        </w:rPr>
        <w:tab/>
        <w:t xml:space="preserve"> </w:t>
      </w:r>
      <w:r>
        <w:rPr>
          <w:noProof w:val="0"/>
        </w:rPr>
        <w:t>option_edition ]</w:t>
      </w:r>
    </w:p>
    <w:p w:rsidR="00AE3BD8" w:rsidRDefault="00AE3BD8">
      <w:r>
        <w:t>Lorsque l'on réalise l'étude de sûreté de fonctionnement d'un système, on s'intéresse principalement aux conséquences des dysfonctionnements des composants sur le fonctionnement du système. C'est pourquoi de nombreux événements modélisés dans une classe d'objets sont des événements représentatifs des pannes pouvant survenir sur les objets de cette classe.</w:t>
      </w:r>
    </w:p>
    <w:p w:rsidR="00AE3BD8" w:rsidRDefault="00AE3BD8">
      <w:pPr>
        <w:pStyle w:val="Retraitnormal"/>
      </w:pPr>
      <w:r>
        <w:t>Exemple : l'événement "défaillance en fonctionnement" peut survenir sur les objets de type pompe.</w:t>
      </w:r>
    </w:p>
    <w:p w:rsidR="00AE3BD8" w:rsidRDefault="00AE3BD8">
      <w:r>
        <w:t>Pour décrire les conséquences d'un "événement panne" sur le système, il est souvent utile d'associer aux classes d'objets des variables d'état booléennes représentatives de l'absence ou de la présence d'une panne (de l'occurrence ou non de "l'événement panne").</w:t>
      </w:r>
    </w:p>
    <w:p w:rsidR="00AE3BD8" w:rsidRDefault="00AE3BD8">
      <w:r>
        <w:t>Le langage FIGARO permet de regrouper ces variables particulières sous la catégorie de champs PANNE.</w:t>
      </w:r>
    </w:p>
    <w:p w:rsidR="00AE3BD8" w:rsidRDefault="00AE3BD8">
      <w:pPr>
        <w:pStyle w:val="Courrier"/>
        <w:outlineLvl w:val="0"/>
        <w:rPr>
          <w:b/>
          <w:noProof w:val="0"/>
        </w:rPr>
      </w:pPr>
      <w:r>
        <w:rPr>
          <w:b/>
          <w:noProof w:val="0"/>
        </w:rPr>
        <w:t>Exemple :</w:t>
      </w:r>
    </w:p>
    <w:p w:rsidR="00AE3BD8" w:rsidRDefault="00AE3BD8">
      <w:pPr>
        <w:pStyle w:val="Courrier"/>
        <w:outlineLvl w:val="0"/>
        <w:rPr>
          <w:b/>
          <w:noProof w:val="0"/>
        </w:rPr>
      </w:pPr>
      <w:r>
        <w:rPr>
          <w:b/>
          <w:noProof w:val="0"/>
        </w:rPr>
        <w:t>TYPE</w:t>
      </w:r>
      <w:r>
        <w:rPr>
          <w:noProof w:val="0"/>
        </w:rPr>
        <w:t xml:space="preserve"> pompe </w:t>
      </w:r>
      <w:r>
        <w:rPr>
          <w:b/>
          <w:noProof w:val="0"/>
        </w:rPr>
        <w:t>;</w:t>
      </w:r>
    </w:p>
    <w:p w:rsidR="00AE3BD8" w:rsidRDefault="00AE3BD8">
      <w:pPr>
        <w:pStyle w:val="Courrier"/>
        <w:outlineLvl w:val="0"/>
        <w:rPr>
          <w:b/>
          <w:noProof w:val="0"/>
        </w:rPr>
      </w:pPr>
      <w:r>
        <w:rPr>
          <w:b/>
          <w:noProof w:val="0"/>
        </w:rPr>
        <w:t>PANNE</w:t>
      </w:r>
    </w:p>
    <w:p w:rsidR="00AE3BD8" w:rsidRDefault="00AE3BD8">
      <w:pPr>
        <w:pStyle w:val="Courrierp"/>
        <w:rPr>
          <w:b/>
          <w:noProof w:val="0"/>
        </w:rPr>
      </w:pPr>
      <w:r>
        <w:rPr>
          <w:b/>
          <w:noProof w:val="0"/>
        </w:rPr>
        <w:tab/>
      </w:r>
      <w:r>
        <w:rPr>
          <w:noProof w:val="0"/>
        </w:rPr>
        <w:t xml:space="preserve">defaillance_en_fonctionnement </w:t>
      </w:r>
      <w:r>
        <w:rPr>
          <w:b/>
          <w:noProof w:val="0"/>
        </w:rPr>
        <w:t>;</w:t>
      </w:r>
    </w:p>
    <w:p w:rsidR="00AE3BD8" w:rsidRDefault="00AE3BD8" w:rsidP="00B1190F">
      <w:pPr>
        <w:pStyle w:val="Remarque"/>
        <w:numPr>
          <w:ilvl w:val="0"/>
          <w:numId w:val="63"/>
        </w:numPr>
        <w:ind w:left="567" w:firstLine="0"/>
      </w:pPr>
      <w:r>
        <w:t>Il ne faut pas confondre "l'événement panne", qui sera modélisé dans les règles d'occurrence, avec les "variables panne" qui mémorise si cet événement s'est produit ou non.</w:t>
      </w:r>
    </w:p>
    <w:p w:rsidR="00AE3BD8" w:rsidRDefault="00AE3BD8">
      <w:r>
        <w:t>Les variables d'état de la catégorie PANNE sont toujours des variables booléennes (VRAI si la panne s'est produite, FAUX sinon). Leur valeur initiale est FAUX.</w:t>
      </w:r>
    </w:p>
    <w:p w:rsidR="00AE3BD8" w:rsidRDefault="00AE3BD8">
      <w:r>
        <w:t>Les seules facettes disponibles pour une PANNE sont les facettes optionnelles EDITION et LIBELLE (cf. CONSTANTE).</w:t>
      </w:r>
    </w:p>
    <w:p w:rsidR="00AE3BD8" w:rsidRDefault="00AE3BD8">
      <w:pPr>
        <w:pStyle w:val="Titre4"/>
      </w:pPr>
      <w:r>
        <w:tab/>
      </w:r>
      <w:bookmarkStart w:id="543" w:name="_Toc399235941"/>
      <w:r>
        <w:t>EFFET</w:t>
      </w:r>
      <w:bookmarkEnd w:id="543"/>
      <w:r>
        <w:t xml:space="preserve"> </w:t>
      </w:r>
      <w:r>
        <w:fldChar w:fldCharType="begin"/>
      </w:r>
      <w:r>
        <w:instrText xml:space="preserve"> XE "EFFET" </w:instrText>
      </w:r>
      <w:r>
        <w:fldChar w:fldCharType="end"/>
      </w:r>
    </w:p>
    <w:p w:rsidR="00AE3BD8" w:rsidRDefault="00AE3BD8">
      <w:pPr>
        <w:pStyle w:val="Courrier"/>
        <w:outlineLvl w:val="0"/>
        <w:rPr>
          <w:b/>
          <w:noProof w:val="0"/>
        </w:rPr>
      </w:pPr>
      <w:r>
        <w:rPr>
          <w:b/>
          <w:noProof w:val="0"/>
        </w:rPr>
        <w:t>Syntaxe:</w:t>
      </w:r>
    </w:p>
    <w:p w:rsidR="00AE3BD8" w:rsidRDefault="00AE3BD8">
      <w:pPr>
        <w:pStyle w:val="Courrier"/>
        <w:outlineLvl w:val="0"/>
        <w:rPr>
          <w:b/>
          <w:noProof w:val="0"/>
        </w:rPr>
      </w:pPr>
      <w:r>
        <w:rPr>
          <w:b/>
          <w:noProof w:val="0"/>
        </w:rPr>
        <w:tab/>
        <w:t xml:space="preserve">EFFET </w:t>
      </w:r>
      <w:r>
        <w:rPr>
          <w:noProof w:val="0"/>
        </w:rPr>
        <w:t>nom_effet</w:t>
      </w:r>
    </w:p>
    <w:p w:rsidR="00AE3BD8" w:rsidRDefault="00AE3BD8">
      <w:pPr>
        <w:pStyle w:val="Courrier"/>
        <w:rPr>
          <w:noProof w:val="0"/>
        </w:rPr>
      </w:pPr>
      <w:r>
        <w:rPr>
          <w:noProof w:val="0"/>
        </w:rPr>
        <w:tab/>
      </w:r>
      <w:r>
        <w:rPr>
          <w:noProof w:val="0"/>
        </w:rPr>
        <w:tab/>
        <w:t xml:space="preserve">[ </w:t>
      </w:r>
      <w:r>
        <w:rPr>
          <w:b/>
          <w:noProof w:val="0"/>
        </w:rPr>
        <w:t>LIBELLE</w:t>
      </w:r>
      <w:r>
        <w:rPr>
          <w:noProof w:val="0"/>
        </w:rPr>
        <w:tab/>
        <w:t xml:space="preserve">"description" ] </w:t>
      </w:r>
    </w:p>
    <w:p w:rsidR="00AE3BD8" w:rsidRDefault="00AE3BD8">
      <w:pPr>
        <w:pStyle w:val="Courrierp"/>
        <w:rPr>
          <w:noProof w:val="0"/>
        </w:rPr>
      </w:pPr>
      <w:r>
        <w:rPr>
          <w:b/>
          <w:noProof w:val="0"/>
        </w:rPr>
        <w:tab/>
      </w:r>
      <w:r>
        <w:rPr>
          <w:b/>
          <w:noProof w:val="0"/>
        </w:rPr>
        <w:tab/>
      </w:r>
      <w:r>
        <w:rPr>
          <w:noProof w:val="0"/>
        </w:rPr>
        <w:t xml:space="preserve">[ </w:t>
      </w:r>
      <w:r>
        <w:rPr>
          <w:b/>
          <w:noProof w:val="0"/>
        </w:rPr>
        <w:t>EDITION</w:t>
      </w:r>
      <w:r>
        <w:rPr>
          <w:b/>
          <w:noProof w:val="0"/>
        </w:rPr>
        <w:tab/>
        <w:t xml:space="preserve"> </w:t>
      </w:r>
      <w:r>
        <w:rPr>
          <w:noProof w:val="0"/>
        </w:rPr>
        <w:t>option_edition ]</w:t>
      </w:r>
    </w:p>
    <w:p w:rsidR="00AE3BD8" w:rsidRDefault="00AE3BD8">
      <w:r>
        <w:t xml:space="preserve">Les effets </w:t>
      </w:r>
      <w:r>
        <w:rPr>
          <w:b/>
        </w:rPr>
        <w:t>sont équivalents à des variables booléennes réinitialisées à FAUX</w:t>
      </w:r>
      <w:r>
        <w:t>, mais étant donné leur emploi très fréquent (surtout dans les modèles destinés à la construction d'arbres de défaillances), il est utile de les distinguer, car cela allège beaucoup leur déclaration.</w:t>
      </w:r>
    </w:p>
    <w:p w:rsidR="00AE3BD8" w:rsidRDefault="00AE3BD8">
      <w:r>
        <w:t xml:space="preserve">Lorsqu'une variable est une variable réinitialisée à FAUX, cela signifie que, si aucune règle d'interaction ne permet de </w:t>
      </w:r>
      <w:r>
        <w:rPr>
          <w:b/>
        </w:rPr>
        <w:t>déduire</w:t>
      </w:r>
      <w:r>
        <w:t xml:space="preserve"> la valeur de cette variable, celle-ci est FAUSSE. C'est pourquoi un effet correspond à un comportement d'un composant, généralement de nature fonctionnelle (obstruction, fuite, etc.), observé à la suite de la réalisation d'un ensemble de causes. Un effet se produit donc de manière </w:t>
      </w:r>
      <w:r>
        <w:rPr>
          <w:b/>
        </w:rPr>
        <w:t>logique</w:t>
      </w:r>
      <w:r>
        <w:t>. Il disparaît dès que ses causes disparaissent : on dit qu'</w:t>
      </w:r>
      <w:r>
        <w:rPr>
          <w:i/>
        </w:rPr>
        <w:t>un effet est non rémanent.</w:t>
      </w:r>
      <w:r>
        <w:t xml:space="preserve"> Les effets sont à rapprocher de la notion d’événement intermédiaire dans les arbres de défaillances.</w:t>
      </w:r>
    </w:p>
    <w:p w:rsidR="00AE3BD8" w:rsidRDefault="00AE3BD8">
      <w:pPr>
        <w:pStyle w:val="Courrier"/>
        <w:rPr>
          <w:noProof w:val="0"/>
        </w:rPr>
      </w:pPr>
      <w:r>
        <w:rPr>
          <w:noProof w:val="0"/>
        </w:rPr>
        <w:t xml:space="preserve">Exemple : </w:t>
      </w:r>
    </w:p>
    <w:p w:rsidR="00AE3BD8" w:rsidRDefault="00AE3BD8">
      <w:pPr>
        <w:pStyle w:val="Courrier"/>
        <w:rPr>
          <w:noProof w:val="0"/>
        </w:rPr>
      </w:pPr>
    </w:p>
    <w:p w:rsidR="00AE3BD8" w:rsidRDefault="00AE3BD8">
      <w:pPr>
        <w:pStyle w:val="Courrier"/>
        <w:rPr>
          <w:noProof w:val="0"/>
        </w:rPr>
      </w:pPr>
      <w:r>
        <w:rPr>
          <w:b/>
          <w:noProof w:val="0"/>
        </w:rPr>
        <w:t xml:space="preserve">TYPE </w:t>
      </w:r>
      <w:r>
        <w:rPr>
          <w:noProof w:val="0"/>
        </w:rPr>
        <w:t>fonction ;</w:t>
      </w:r>
    </w:p>
    <w:p w:rsidR="00AE3BD8" w:rsidRDefault="00AE3BD8">
      <w:pPr>
        <w:pStyle w:val="Courrier"/>
        <w:rPr>
          <w:noProof w:val="0"/>
        </w:rPr>
      </w:pPr>
      <w:r>
        <w:rPr>
          <w:b/>
          <w:noProof w:val="0"/>
        </w:rPr>
        <w:tab/>
        <w:t xml:space="preserve">EFFET </w:t>
      </w:r>
      <w:r>
        <w:rPr>
          <w:noProof w:val="0"/>
        </w:rPr>
        <w:t>echec_fonction;</w:t>
      </w:r>
    </w:p>
    <w:p w:rsidR="00AE3BD8" w:rsidRDefault="00AE3BD8">
      <w:pPr>
        <w:pStyle w:val="Courrier"/>
        <w:rPr>
          <w:noProof w:val="0"/>
        </w:rPr>
      </w:pPr>
    </w:p>
    <w:p w:rsidR="00AE3BD8" w:rsidRDefault="00AE3BD8">
      <w:pPr>
        <w:pStyle w:val="Courrier"/>
        <w:outlineLvl w:val="0"/>
        <w:rPr>
          <w:noProof w:val="0"/>
        </w:rPr>
      </w:pPr>
      <w:r>
        <w:rPr>
          <w:noProof w:val="0"/>
        </w:rPr>
        <w:tab/>
      </w:r>
      <w:r>
        <w:rPr>
          <w:b/>
          <w:caps/>
          <w:noProof w:val="0"/>
        </w:rPr>
        <w:t>INTERACTION</w:t>
      </w:r>
      <w:r>
        <w:rPr>
          <w:b/>
          <w:noProof w:val="0"/>
        </w:rPr>
        <w:t xml:space="preserve"> </w:t>
      </w:r>
    </w:p>
    <w:p w:rsidR="00AE3BD8" w:rsidRDefault="00AE3BD8">
      <w:pPr>
        <w:pStyle w:val="Courrier"/>
        <w:rPr>
          <w:noProof w:val="0"/>
        </w:rPr>
      </w:pPr>
      <w:r>
        <w:rPr>
          <w:noProof w:val="0"/>
        </w:rPr>
        <w:tab/>
      </w:r>
      <w:r>
        <w:rPr>
          <w:b/>
          <w:noProof w:val="0"/>
        </w:rPr>
        <w:t>SI</w:t>
      </w:r>
      <w:r>
        <w:rPr>
          <w:noProof w:val="0"/>
        </w:rPr>
        <w:t xml:space="preserve"> ( perte DE chemin_1 ) ET ( perte DE chemin_2)</w:t>
      </w:r>
    </w:p>
    <w:p w:rsidR="00AE3BD8" w:rsidRDefault="00AE3BD8">
      <w:pPr>
        <w:pStyle w:val="Courrier"/>
        <w:rPr>
          <w:noProof w:val="0"/>
        </w:rPr>
      </w:pPr>
      <w:r>
        <w:rPr>
          <w:noProof w:val="0"/>
        </w:rPr>
        <w:tab/>
      </w:r>
      <w:r>
        <w:rPr>
          <w:b/>
          <w:noProof w:val="0"/>
        </w:rPr>
        <w:t>ALORS</w:t>
      </w:r>
      <w:r>
        <w:rPr>
          <w:noProof w:val="0"/>
        </w:rPr>
        <w:t xml:space="preserve"> echec_fonction;</w:t>
      </w:r>
    </w:p>
    <w:p w:rsidR="00AE3BD8" w:rsidRDefault="00AE3BD8">
      <w:pPr>
        <w:pStyle w:val="Courrier"/>
        <w:rPr>
          <w:noProof w:val="0"/>
        </w:rPr>
      </w:pPr>
    </w:p>
    <w:p w:rsidR="00AE3BD8" w:rsidRDefault="00AE3BD8">
      <w:r>
        <w:rPr>
          <w:b/>
        </w:rPr>
        <w:t>Pour déclarer un effet il suffit de donner son nom</w:t>
      </w:r>
      <w:r>
        <w:t xml:space="preserve">. Ici, echec_fonction est une conséquence (un effet) de perte de chemin_1 et de perte de chemin_2 : il y a échec_fonction (conséquent de la règle d'interaction) s’il y a perte de chemin_1 et de chemin_2 (prémisse de la règle). Si échec_fonction (pas de transmission de flux) se produit, la réparation de sa cause va la faire disparaître : l‘échec_fonction est un effet </w:t>
      </w:r>
      <w:r>
        <w:rPr>
          <w:i/>
        </w:rPr>
        <w:t>non rémanent</w:t>
      </w:r>
      <w:r>
        <w:t>.</w:t>
      </w:r>
    </w:p>
    <w:p w:rsidR="00AE3BD8" w:rsidRDefault="00AE3BD8">
      <w:pPr>
        <w:keepNext/>
        <w:outlineLvl w:val="0"/>
        <w:rPr>
          <w:u w:val="single"/>
        </w:rPr>
      </w:pPr>
      <w:r>
        <w:rPr>
          <w:u w:val="single"/>
        </w:rPr>
        <w:t>Utilisation des effets par le générateur d'arbres de défaillances</w:t>
      </w:r>
    </w:p>
    <w:p w:rsidR="00AE3BD8" w:rsidRDefault="00AE3BD8">
      <w:r>
        <w:t>Pour mieux comprendre l'utilisation des EFFETS dans une base de connaissances destinée à être utilisée pour générer des arbres de défaillances, il est important de comprendre comment ces variables sont utilisées par le traitement de génération d'arbres.</w:t>
      </w:r>
    </w:p>
    <w:p w:rsidR="00AE3BD8" w:rsidRDefault="00AE3BD8">
      <w:r>
        <w:t>Comme nous l'avons vu au chapitre 2, la génération d'un arbre de défaillances à partir d'un modèle FIGARO et d'un événement indésirable s'effectue en deux étapes :</w:t>
      </w:r>
    </w:p>
    <w:p w:rsidR="00AE3BD8" w:rsidRDefault="00AE3BD8">
      <w:pPr>
        <w:pStyle w:val="Dcal"/>
      </w:pPr>
      <w:r>
        <w:t>-</w:t>
      </w:r>
      <w:r>
        <w:tab/>
        <w:t>Construction d'un arbre des causes expliquant l'événement indésirable par chaînage arrière sur les règles d'interaction.</w:t>
      </w:r>
    </w:p>
    <w:p w:rsidR="00AE3BD8" w:rsidRDefault="00AE3BD8">
      <w:pPr>
        <w:pStyle w:val="Dcal"/>
      </w:pPr>
      <w:r>
        <w:t>-</w:t>
      </w:r>
      <w:r>
        <w:tab/>
        <w:t>Transformation de l'arbre des causes en arbre de défaillances.</w:t>
      </w:r>
    </w:p>
    <w:p w:rsidR="00AE3BD8" w:rsidRDefault="00AE3BD8">
      <w:r>
        <w:t>C'est dans cette deuxième étape que les effets seront utilisés. Suposons que l'arbre des causes contienne une feuille associée à une expression booléenne du type "effet(objet) = VRAI". Supposons encore qu'aucune règle d'occurrence ne provoque la mise à VRAI de cet effet. Dans ce cas, la feuille est considérée comme FAUSSE (l'effet n'a pu se produire car aucune cause ne s'est produite) et l'arbre est simplifié en conséquence.</w:t>
      </w:r>
    </w:p>
    <w:p w:rsidR="00AE3BD8" w:rsidRDefault="00AE3BD8">
      <w:pPr>
        <w:pStyle w:val="Titre2"/>
      </w:pPr>
      <w:bookmarkStart w:id="544" w:name="_Toc334607207"/>
      <w:bookmarkStart w:id="545" w:name="_Toc335111912"/>
      <w:bookmarkStart w:id="546" w:name="_Toc335647147"/>
      <w:bookmarkStart w:id="547" w:name="_Toc335647241"/>
      <w:bookmarkStart w:id="548" w:name="_Toc335704154"/>
      <w:bookmarkStart w:id="549" w:name="_Toc342099214"/>
      <w:bookmarkStart w:id="550" w:name="_Toc342986878"/>
      <w:bookmarkStart w:id="551" w:name="_Toc343072230"/>
      <w:bookmarkStart w:id="552" w:name="_Toc443104480"/>
      <w:bookmarkStart w:id="553" w:name="_Toc399235942"/>
      <w:r>
        <w:t>Les règles</w:t>
      </w:r>
      <w:bookmarkEnd w:id="544"/>
      <w:bookmarkEnd w:id="545"/>
      <w:bookmarkEnd w:id="546"/>
      <w:bookmarkEnd w:id="547"/>
      <w:bookmarkEnd w:id="548"/>
      <w:bookmarkEnd w:id="549"/>
      <w:bookmarkEnd w:id="550"/>
      <w:bookmarkEnd w:id="551"/>
      <w:bookmarkEnd w:id="552"/>
      <w:bookmarkEnd w:id="553"/>
      <w:r>
        <w:t xml:space="preserve"> </w:t>
      </w:r>
      <w:r>
        <w:fldChar w:fldCharType="begin"/>
      </w:r>
      <w:r>
        <w:instrText xml:space="preserve"> XE "Règle" </w:instrText>
      </w:r>
      <w:r>
        <w:fldChar w:fldCharType="end"/>
      </w:r>
    </w:p>
    <w:p w:rsidR="00AE3BD8" w:rsidRDefault="00AE3BD8">
      <w:r>
        <w:t>Comme nous l'avons vu au chapitre 2, les règles d'un type permettent de définir le comportement dynamique des objets d'un type. Les règles décrivent les événements pouvant survenir sur les différents types modélisés et leurs conséquences sur le système. Il existe deux types de règles en FIGARO.</w:t>
      </w:r>
    </w:p>
    <w:p w:rsidR="00AE3BD8" w:rsidRDefault="00AE3BD8">
      <w:r>
        <w:t xml:space="preserve">Les </w:t>
      </w:r>
      <w:r>
        <w:rPr>
          <w:b/>
        </w:rPr>
        <w:t>règles d'occurrence</w:t>
      </w:r>
      <w:r>
        <w:t xml:space="preserve"> permettent de modéliser l'occurrence des événements qui peuvent se produire sur un objet. Elles sont de la forme :</w:t>
      </w:r>
    </w:p>
    <w:p w:rsidR="00AE3BD8" w:rsidRDefault="00AE3BD8">
      <w:pPr>
        <w:ind w:left="851"/>
      </w:pPr>
      <w:r>
        <w:t>SI &lt;condition&gt;</w:t>
      </w:r>
    </w:p>
    <w:p w:rsidR="00AE3BD8" w:rsidRDefault="00AE3BD8">
      <w:pPr>
        <w:ind w:left="851"/>
      </w:pPr>
      <w:r>
        <w:t>IL_PEUT_SE_PRODUIRE &lt;événement&gt;</w:t>
      </w:r>
    </w:p>
    <w:p w:rsidR="00AE3BD8" w:rsidRDefault="00AE3BD8">
      <w:pPr>
        <w:ind w:left="851"/>
      </w:pPr>
      <w:r>
        <w:t>PROVOQUE &lt;actions&gt;</w:t>
      </w:r>
    </w:p>
    <w:p w:rsidR="00AE3BD8" w:rsidRDefault="00AE3BD8">
      <w:pPr>
        <w:pStyle w:val="Dcal"/>
      </w:pPr>
      <w:r>
        <w:t>*</w:t>
      </w:r>
      <w:r>
        <w:tab/>
        <w:t>La condition exprime la condition que doit vérifier l'état du système pour qu'un événement se déclenche sur un objet d'une classe.</w:t>
      </w:r>
    </w:p>
    <w:p w:rsidR="00AE3BD8" w:rsidRDefault="00AE3BD8">
      <w:pPr>
        <w:pStyle w:val="Dcal"/>
      </w:pPr>
      <w:r>
        <w:t>*</w:t>
      </w:r>
      <w:r>
        <w:tab/>
        <w:t>Les actions décrivent les conséquences de l'événement sur les variables d'état de la classe.</w:t>
      </w:r>
    </w:p>
    <w:p w:rsidR="00AE3BD8" w:rsidRDefault="00AE3BD8">
      <w:r>
        <w:t xml:space="preserve">Les </w:t>
      </w:r>
      <w:r>
        <w:rPr>
          <w:b/>
        </w:rPr>
        <w:t>règles d'interaction</w:t>
      </w:r>
      <w:r>
        <w:t xml:space="preserve"> modélisent l'influence de l'état des objets d'une classe sur les objets d'autres classes. Elles sont de la forme :</w:t>
      </w:r>
    </w:p>
    <w:p w:rsidR="00AE3BD8" w:rsidRDefault="00AE3BD8">
      <w:pPr>
        <w:ind w:left="851"/>
      </w:pPr>
      <w:r>
        <w:t>SI &lt;condition&gt;</w:t>
      </w:r>
    </w:p>
    <w:p w:rsidR="00AE3BD8" w:rsidRDefault="00AE3BD8">
      <w:pPr>
        <w:ind w:left="851"/>
      </w:pPr>
      <w:r>
        <w:t>ALORS &lt;actions&gt;</w:t>
      </w:r>
    </w:p>
    <w:p w:rsidR="00AE3BD8" w:rsidRDefault="00AE3BD8">
      <w:pPr>
        <w:ind w:left="851"/>
      </w:pPr>
      <w:r>
        <w:t>SINON &lt;actions&gt;</w:t>
      </w:r>
    </w:p>
    <w:p w:rsidR="00AE3BD8" w:rsidRDefault="00AE3BD8">
      <w:r>
        <w:t>Pour ces règles, la condition (SI) permet par sa réalisation (ALORS) ou par sa non réalisation (SINON) le déclenchement d'un ensemble d'actions affectant les variables des autres classes.</w:t>
      </w:r>
    </w:p>
    <w:p w:rsidR="00AE3BD8" w:rsidRDefault="00AE3BD8">
      <w:r>
        <w:t>Exploiter un modèle FIGARO (le faire tourner), c'est appliquer les règles de la base de connaissances à la base de faits décrivant le système à étudier. Les règles d'un modèle FIGARO peuvent être exploitées en chaînage avant (pour générer le graphe d’états du système par exemple) ou en chaînage arrière (pour générer des arbres de défaillances par exemple).</w:t>
      </w:r>
    </w:p>
    <w:p w:rsidR="00AE3BD8" w:rsidRDefault="00AE3BD8">
      <w:pPr>
        <w:pStyle w:val="Titre3"/>
      </w:pPr>
      <w:bookmarkStart w:id="554" w:name="_Toc334607208"/>
      <w:bookmarkStart w:id="555" w:name="_Toc335111913"/>
      <w:bookmarkStart w:id="556" w:name="_Toc335647148"/>
      <w:bookmarkStart w:id="557" w:name="_Toc335647242"/>
      <w:bookmarkStart w:id="558" w:name="_Toc335704155"/>
      <w:bookmarkStart w:id="559" w:name="_Toc342099215"/>
      <w:bookmarkStart w:id="560" w:name="_Toc342986879"/>
      <w:bookmarkStart w:id="561" w:name="_Toc343072231"/>
      <w:bookmarkStart w:id="562" w:name="_Toc443104481"/>
      <w:r>
        <w:tab/>
      </w:r>
      <w:bookmarkStart w:id="563" w:name="_Toc399235943"/>
      <w:r>
        <w:t>Les conditions</w:t>
      </w:r>
      <w:bookmarkEnd w:id="554"/>
      <w:bookmarkEnd w:id="555"/>
      <w:bookmarkEnd w:id="556"/>
      <w:bookmarkEnd w:id="557"/>
      <w:bookmarkEnd w:id="558"/>
      <w:bookmarkEnd w:id="559"/>
      <w:bookmarkEnd w:id="560"/>
      <w:bookmarkEnd w:id="561"/>
      <w:bookmarkEnd w:id="562"/>
      <w:bookmarkEnd w:id="563"/>
      <w:r>
        <w:t xml:space="preserve"> </w:t>
      </w:r>
      <w:r>
        <w:fldChar w:fldCharType="begin"/>
      </w:r>
      <w:r>
        <w:instrText xml:space="preserve"> XE "Condition de règle" </w:instrText>
      </w:r>
      <w:r>
        <w:fldChar w:fldCharType="end"/>
      </w:r>
    </w:p>
    <w:p w:rsidR="00AE3BD8" w:rsidRDefault="00AE3BD8">
      <w:r>
        <w:t>Les conditions des règles FIGARO sont des expressions booléennes complexes ou non. Elles correspondent à des tests sur l'état du système qui vont être évalués par les traitements (chaînage avant ou arrière) pour tester si la règle est applicable. Si la condition d'une règle d’un objet est évaluée à VRAI pour les valeurs des variables dans l'état courant du système, alors la règle est déclenchable et les actions peuvent être appliquées.</w:t>
      </w:r>
    </w:p>
    <w:p w:rsidR="00AE3BD8" w:rsidRDefault="00AE3BD8">
      <w:r>
        <w:t>La syntaxe des expressions utilisables pour définir les conditions des règles a été complètement définie précédemment. Rappelons simplement que, pour un type donné, on peut utiliser, dans l'expression associée à la condition d'une règle :</w:t>
      </w:r>
    </w:p>
    <w:p w:rsidR="00AE3BD8" w:rsidRDefault="00AE3BD8">
      <w:pPr>
        <w:pStyle w:val="Dcal"/>
      </w:pPr>
      <w:r>
        <w:t>-</w:t>
      </w:r>
      <w:r>
        <w:tab/>
        <w:t>les champs des objets du type,</w:t>
      </w:r>
    </w:p>
    <w:p w:rsidR="00AE3BD8" w:rsidRDefault="00AE3BD8">
      <w:pPr>
        <w:pStyle w:val="Dcal"/>
      </w:pPr>
      <w:r>
        <w:t>-</w:t>
      </w:r>
      <w:r>
        <w:tab/>
        <w:t>les champs des objets en interface en définissant un ensemble d’objets par une interface et en utilisant les opérateurs IL_EXISTE, IL_EXISTE AU_MOINS, QQSOIT ou SOIT (le comportement des objets d’un type dépend principalement des objets en interface),</w:t>
      </w:r>
    </w:p>
    <w:p w:rsidR="00AE3BD8" w:rsidRDefault="00AE3BD8">
      <w:pPr>
        <w:pStyle w:val="Dcal"/>
      </w:pPr>
      <w:r>
        <w:t>-</w:t>
      </w:r>
      <w:r>
        <w:tab/>
        <w:t>les champs des objets d’un type particulier du modèle en définissant l’ensemble d’objets par le nom du type et en utilisant les opérateurs IL_EXISTE, IL_EXISTE AU_MOINS, QQSOIT ou SOIT,</w:t>
      </w:r>
    </w:p>
    <w:p w:rsidR="00AE3BD8" w:rsidRDefault="00AE3BD8">
      <w:pPr>
        <w:pStyle w:val="Dcal"/>
      </w:pPr>
      <w:r>
        <w:t>-</w:t>
      </w:r>
      <w:r>
        <w:tab/>
        <w:t>les champs du paragraphe GLOBAL (variables globales).</w:t>
      </w:r>
    </w:p>
    <w:p w:rsidR="00AE3BD8" w:rsidRDefault="00AE3BD8">
      <w:r>
        <w:t>L'exemple suivant décrit une règle d'interaction pour une pompe de secours qui se déclenche (</w:t>
      </w:r>
      <w:r>
        <w:rPr>
          <w:i/>
        </w:rPr>
        <w:t>etat</w:t>
      </w:r>
      <w:r>
        <w:t xml:space="preserve"> passe à demande_demarrage) uniquement si la pompe secourue est en panne.</w:t>
      </w:r>
    </w:p>
    <w:p w:rsidR="00AE3BD8" w:rsidRDefault="00AE3BD8">
      <w:pPr>
        <w:pStyle w:val="Courrier"/>
        <w:keepNext/>
        <w:outlineLvl w:val="0"/>
        <w:rPr>
          <w:b/>
          <w:noProof w:val="0"/>
        </w:rPr>
      </w:pPr>
      <w:r>
        <w:rPr>
          <w:b/>
          <w:noProof w:val="0"/>
        </w:rPr>
        <w:t>Exemple :</w:t>
      </w:r>
    </w:p>
    <w:p w:rsidR="00AE3BD8" w:rsidRDefault="00AE3BD8">
      <w:pPr>
        <w:pStyle w:val="Courrier"/>
        <w:keepNext/>
        <w:outlineLvl w:val="0"/>
        <w:rPr>
          <w:b/>
          <w:noProof w:val="0"/>
        </w:rPr>
      </w:pPr>
      <w:r>
        <w:rPr>
          <w:b/>
          <w:noProof w:val="0"/>
        </w:rPr>
        <w:t xml:space="preserve">TYPE </w:t>
      </w:r>
      <w:r>
        <w:rPr>
          <w:noProof w:val="0"/>
        </w:rPr>
        <w:t>pompe</w:t>
      </w:r>
      <w:r>
        <w:rPr>
          <w:b/>
          <w:noProof w:val="0"/>
        </w:rPr>
        <w:t xml:space="preserve"> ;</w:t>
      </w:r>
    </w:p>
    <w:p w:rsidR="00AE3BD8" w:rsidRDefault="00AE3BD8">
      <w:pPr>
        <w:pStyle w:val="Courrier"/>
        <w:keepNext/>
        <w:outlineLvl w:val="0"/>
        <w:rPr>
          <w:b/>
          <w:noProof w:val="0"/>
        </w:rPr>
      </w:pPr>
      <w:r>
        <w:rPr>
          <w:b/>
          <w:noProof w:val="0"/>
        </w:rPr>
        <w:t>PANNE</w:t>
      </w:r>
    </w:p>
    <w:p w:rsidR="00AE3BD8" w:rsidRDefault="00AE3BD8">
      <w:pPr>
        <w:pStyle w:val="Courrier"/>
        <w:keepNext/>
        <w:rPr>
          <w:noProof w:val="0"/>
        </w:rPr>
      </w:pPr>
      <w:r>
        <w:rPr>
          <w:noProof w:val="0"/>
        </w:rPr>
        <w:tab/>
        <w:t>def_soll ;</w:t>
      </w:r>
    </w:p>
    <w:p w:rsidR="00AE3BD8" w:rsidRDefault="00AE3BD8">
      <w:pPr>
        <w:pStyle w:val="Courrier"/>
        <w:keepNext/>
        <w:rPr>
          <w:noProof w:val="0"/>
        </w:rPr>
      </w:pPr>
      <w:r>
        <w:rPr>
          <w:noProof w:val="0"/>
        </w:rPr>
        <w:tab/>
        <w:t>def_fonc ;</w:t>
      </w:r>
    </w:p>
    <w:p w:rsidR="00AE3BD8" w:rsidRDefault="00AE3BD8">
      <w:pPr>
        <w:pStyle w:val="Courrier"/>
        <w:keepNext/>
        <w:rPr>
          <w:b/>
          <w:noProof w:val="0"/>
        </w:rPr>
      </w:pPr>
    </w:p>
    <w:p w:rsidR="00AE3BD8" w:rsidRDefault="00AE3BD8">
      <w:pPr>
        <w:pStyle w:val="Courrier"/>
        <w:keepNext/>
        <w:outlineLvl w:val="0"/>
        <w:rPr>
          <w:b/>
          <w:noProof w:val="0"/>
        </w:rPr>
      </w:pPr>
      <w:r>
        <w:rPr>
          <w:b/>
          <w:noProof w:val="0"/>
        </w:rPr>
        <w:t xml:space="preserve">TYPE </w:t>
      </w:r>
      <w:r>
        <w:rPr>
          <w:noProof w:val="0"/>
        </w:rPr>
        <w:t xml:space="preserve">pompe_secours </w:t>
      </w:r>
      <w:r>
        <w:rPr>
          <w:b/>
          <w:noProof w:val="0"/>
        </w:rPr>
        <w:t xml:space="preserve">SORTE_DE </w:t>
      </w:r>
      <w:r>
        <w:rPr>
          <w:noProof w:val="0"/>
        </w:rPr>
        <w:t xml:space="preserve">pompe </w:t>
      </w:r>
      <w:r>
        <w:rPr>
          <w:b/>
          <w:noProof w:val="0"/>
        </w:rPr>
        <w:t>;</w:t>
      </w:r>
    </w:p>
    <w:p w:rsidR="00AE3BD8" w:rsidRDefault="00AE3BD8">
      <w:pPr>
        <w:pStyle w:val="Courrier"/>
        <w:keepNext/>
        <w:outlineLvl w:val="0"/>
        <w:rPr>
          <w:b/>
          <w:noProof w:val="0"/>
        </w:rPr>
      </w:pPr>
      <w:r>
        <w:rPr>
          <w:b/>
          <w:noProof w:val="0"/>
        </w:rPr>
        <w:t>ATTRIBUT</w:t>
      </w:r>
    </w:p>
    <w:p w:rsidR="00AE3BD8" w:rsidRDefault="00AE3BD8">
      <w:pPr>
        <w:pStyle w:val="Courrier"/>
        <w:keepNext/>
        <w:rPr>
          <w:b/>
          <w:noProof w:val="0"/>
        </w:rPr>
      </w:pPr>
      <w:r>
        <w:rPr>
          <w:b/>
          <w:noProof w:val="0"/>
        </w:rPr>
        <w:tab/>
      </w:r>
      <w:r>
        <w:rPr>
          <w:noProof w:val="0"/>
        </w:rPr>
        <w:t xml:space="preserve">etat  </w:t>
      </w:r>
      <w:r>
        <w:rPr>
          <w:b/>
          <w:noProof w:val="0"/>
        </w:rPr>
        <w:t xml:space="preserve">DOMAINE </w:t>
      </w:r>
      <w:r>
        <w:rPr>
          <w:noProof w:val="0"/>
        </w:rPr>
        <w:t>'arret' 'demande_demarrage' 'marche'</w:t>
      </w:r>
    </w:p>
    <w:p w:rsidR="00AE3BD8" w:rsidRDefault="00AE3BD8">
      <w:pPr>
        <w:pStyle w:val="Courrier"/>
        <w:keepNext/>
        <w:outlineLvl w:val="0"/>
        <w:rPr>
          <w:b/>
          <w:noProof w:val="0"/>
        </w:rPr>
      </w:pPr>
      <w:r>
        <w:rPr>
          <w:b/>
          <w:noProof w:val="0"/>
        </w:rPr>
        <w:tab/>
      </w:r>
      <w:r>
        <w:rPr>
          <w:b/>
          <w:noProof w:val="0"/>
        </w:rPr>
        <w:tab/>
        <w:t xml:space="preserve">PAR_DEFAUT </w:t>
      </w:r>
      <w:r>
        <w:rPr>
          <w:noProof w:val="0"/>
        </w:rPr>
        <w:t xml:space="preserve">'arret' </w:t>
      </w:r>
      <w:r>
        <w:rPr>
          <w:b/>
          <w:noProof w:val="0"/>
        </w:rPr>
        <w:t>;</w:t>
      </w:r>
    </w:p>
    <w:p w:rsidR="00AE3BD8" w:rsidRDefault="00AE3BD8">
      <w:pPr>
        <w:pStyle w:val="Courrier"/>
        <w:keepNext/>
        <w:outlineLvl w:val="0"/>
        <w:rPr>
          <w:b/>
          <w:noProof w:val="0"/>
        </w:rPr>
      </w:pPr>
      <w:r>
        <w:rPr>
          <w:b/>
          <w:noProof w:val="0"/>
        </w:rPr>
        <w:t>INTERFACE</w:t>
      </w:r>
    </w:p>
    <w:p w:rsidR="00AE3BD8" w:rsidRDefault="00AE3BD8">
      <w:pPr>
        <w:pStyle w:val="Courrier"/>
        <w:keepNext/>
        <w:rPr>
          <w:b/>
          <w:noProof w:val="0"/>
        </w:rPr>
      </w:pPr>
      <w:r>
        <w:rPr>
          <w:b/>
          <w:noProof w:val="0"/>
        </w:rPr>
        <w:tab/>
      </w:r>
      <w:r>
        <w:rPr>
          <w:noProof w:val="0"/>
        </w:rPr>
        <w:t xml:space="preserve">pompe_secourue </w:t>
      </w:r>
      <w:r>
        <w:rPr>
          <w:b/>
          <w:noProof w:val="0"/>
        </w:rPr>
        <w:t xml:space="preserve">GENRE </w:t>
      </w:r>
      <w:r>
        <w:rPr>
          <w:noProof w:val="0"/>
        </w:rPr>
        <w:t xml:space="preserve">pompe </w:t>
      </w:r>
      <w:r>
        <w:rPr>
          <w:b/>
          <w:noProof w:val="0"/>
        </w:rPr>
        <w:t xml:space="preserve">CARDINAL </w:t>
      </w:r>
      <w:r>
        <w:rPr>
          <w:noProof w:val="0"/>
        </w:rPr>
        <w:t>1</w:t>
      </w:r>
      <w:r>
        <w:rPr>
          <w:b/>
          <w:noProof w:val="0"/>
        </w:rPr>
        <w:t>;</w:t>
      </w:r>
    </w:p>
    <w:p w:rsidR="00AE3BD8" w:rsidRDefault="00AE3BD8">
      <w:pPr>
        <w:pStyle w:val="Courrier"/>
        <w:keepNext/>
        <w:outlineLvl w:val="0"/>
        <w:rPr>
          <w:b/>
          <w:noProof w:val="0"/>
        </w:rPr>
      </w:pPr>
      <w:r>
        <w:rPr>
          <w:b/>
          <w:noProof w:val="0"/>
        </w:rPr>
        <w:t>INTERACTION</w:t>
      </w:r>
    </w:p>
    <w:p w:rsidR="00AE3BD8" w:rsidRDefault="00AE3BD8">
      <w:pPr>
        <w:pStyle w:val="Courrier"/>
        <w:keepNext/>
        <w:outlineLvl w:val="0"/>
        <w:rPr>
          <w:b/>
          <w:noProof w:val="0"/>
        </w:rPr>
      </w:pPr>
      <w:r>
        <w:rPr>
          <w:b/>
          <w:noProof w:val="0"/>
        </w:rPr>
        <w:tab/>
        <w:t>SI PANNE(</w:t>
      </w:r>
      <w:r>
        <w:rPr>
          <w:noProof w:val="0"/>
        </w:rPr>
        <w:t xml:space="preserve"> pompe_secourue </w:t>
      </w:r>
      <w:r>
        <w:rPr>
          <w:b/>
          <w:noProof w:val="0"/>
        </w:rPr>
        <w:t>) ET MARCHE</w:t>
      </w:r>
    </w:p>
    <w:p w:rsidR="00AE3BD8" w:rsidRDefault="00AE3BD8">
      <w:pPr>
        <w:pStyle w:val="Courrier"/>
        <w:keepNext/>
        <w:outlineLvl w:val="0"/>
        <w:rPr>
          <w:b/>
          <w:noProof w:val="0"/>
        </w:rPr>
      </w:pPr>
      <w:r>
        <w:rPr>
          <w:b/>
          <w:noProof w:val="0"/>
        </w:rPr>
        <w:tab/>
        <w:t xml:space="preserve">   ET </w:t>
      </w:r>
      <w:r>
        <w:rPr>
          <w:noProof w:val="0"/>
        </w:rPr>
        <w:t>etat = 'arret'</w:t>
      </w:r>
    </w:p>
    <w:p w:rsidR="00AE3BD8" w:rsidRDefault="00AE3BD8">
      <w:pPr>
        <w:pStyle w:val="Courrier"/>
        <w:keepNext/>
        <w:outlineLvl w:val="0"/>
        <w:rPr>
          <w:b/>
          <w:noProof w:val="0"/>
        </w:rPr>
      </w:pPr>
      <w:r>
        <w:rPr>
          <w:b/>
          <w:noProof w:val="0"/>
        </w:rPr>
        <w:tab/>
        <w:t>ALORS</w:t>
      </w:r>
    </w:p>
    <w:p w:rsidR="00AE3BD8" w:rsidRDefault="00AE3BD8">
      <w:pPr>
        <w:pStyle w:val="Courrierp"/>
        <w:rPr>
          <w:b/>
          <w:noProof w:val="0"/>
        </w:rPr>
      </w:pPr>
      <w:r>
        <w:rPr>
          <w:b/>
          <w:noProof w:val="0"/>
        </w:rPr>
        <w:tab/>
      </w:r>
      <w:r>
        <w:rPr>
          <w:b/>
          <w:noProof w:val="0"/>
        </w:rPr>
        <w:tab/>
      </w:r>
      <w:r>
        <w:rPr>
          <w:noProof w:val="0"/>
        </w:rPr>
        <w:t xml:space="preserve">etat &lt;-- 'demande_demarrage' </w:t>
      </w:r>
      <w:r>
        <w:rPr>
          <w:b/>
          <w:noProof w:val="0"/>
        </w:rPr>
        <w:t>;</w:t>
      </w:r>
    </w:p>
    <w:p w:rsidR="00AE3BD8" w:rsidRDefault="00AE3BD8">
      <w:pPr>
        <w:pStyle w:val="Titre3"/>
      </w:pPr>
      <w:bookmarkStart w:id="564" w:name="_Toc334607209"/>
      <w:bookmarkStart w:id="565" w:name="_Toc335111914"/>
      <w:bookmarkStart w:id="566" w:name="_Toc335647149"/>
      <w:bookmarkStart w:id="567" w:name="_Toc335647243"/>
      <w:bookmarkStart w:id="568" w:name="_Toc335704156"/>
      <w:bookmarkStart w:id="569" w:name="_Toc342099216"/>
      <w:bookmarkStart w:id="570" w:name="_Toc342986880"/>
      <w:bookmarkStart w:id="571" w:name="_Toc343072232"/>
      <w:bookmarkStart w:id="572" w:name="_Toc443104482"/>
      <w:r>
        <w:tab/>
      </w:r>
      <w:bookmarkStart w:id="573" w:name="_Toc399235944"/>
      <w:r>
        <w:t>Les actions</w:t>
      </w:r>
      <w:bookmarkEnd w:id="564"/>
      <w:bookmarkEnd w:id="565"/>
      <w:bookmarkEnd w:id="566"/>
      <w:bookmarkEnd w:id="567"/>
      <w:bookmarkEnd w:id="568"/>
      <w:bookmarkEnd w:id="569"/>
      <w:bookmarkEnd w:id="570"/>
      <w:bookmarkEnd w:id="571"/>
      <w:bookmarkEnd w:id="572"/>
      <w:bookmarkEnd w:id="573"/>
      <w:r>
        <w:t xml:space="preserve"> </w:t>
      </w:r>
      <w:r>
        <w:fldChar w:fldCharType="begin"/>
      </w:r>
      <w:r>
        <w:instrText xml:space="preserve"> XE "Action" </w:instrText>
      </w:r>
      <w:r>
        <w:fldChar w:fldCharType="end"/>
      </w:r>
    </w:p>
    <w:p w:rsidR="00AE3BD8" w:rsidRDefault="00AE3BD8">
      <w:r>
        <w:t xml:space="preserve">Les actions sont les opérations qui permettent de modifier les variables d'état du modèle, faisant ainsi évoluer l'état du système. Une action peut donc modifier uniquement des attributs, des pannes ou des effets. Pour un type donné, on peut modifier par une action les </w:t>
      </w:r>
      <w:r>
        <w:rPr>
          <w:b/>
        </w:rPr>
        <w:t>variables d’état</w:t>
      </w:r>
      <w:r>
        <w:t> :</w:t>
      </w:r>
    </w:p>
    <w:p w:rsidR="00AE3BD8" w:rsidRDefault="00AE3BD8">
      <w:pPr>
        <w:pStyle w:val="Dcal"/>
      </w:pPr>
      <w:r>
        <w:t>-</w:t>
      </w:r>
      <w:r>
        <w:tab/>
        <w:t>des objets du type,</w:t>
      </w:r>
    </w:p>
    <w:p w:rsidR="00AE3BD8" w:rsidRDefault="00AE3BD8">
      <w:pPr>
        <w:pStyle w:val="Dcal"/>
      </w:pPr>
      <w:r>
        <w:t>-</w:t>
      </w:r>
      <w:r>
        <w:tab/>
        <w:t>des objets en interface en définissant un ensemble d’objets par une interface et en utilisant les opérateurs POUR_TOUT ou SOIT (lorsque le comportement des objets d’un type dépend principalement des objets en interface),</w:t>
      </w:r>
    </w:p>
    <w:p w:rsidR="00AE3BD8" w:rsidRDefault="00AE3BD8">
      <w:pPr>
        <w:pStyle w:val="Dcal"/>
      </w:pPr>
      <w:r>
        <w:t>-</w:t>
      </w:r>
      <w:r>
        <w:tab/>
        <w:t>des objets d’un type particulier du modèle en définissant l’ensemble d’objets par le nom du type et en utilisant les opérateurs POUR_TOUT ou SOIT,</w:t>
      </w:r>
    </w:p>
    <w:p w:rsidR="00AE3BD8" w:rsidRDefault="00AE3BD8">
      <w:pPr>
        <w:pStyle w:val="Dcal"/>
      </w:pPr>
      <w:r>
        <w:t>-</w:t>
      </w:r>
      <w:r>
        <w:tab/>
        <w:t>du paragraphe GLOBAL (variables globales).</w:t>
      </w:r>
    </w:p>
    <w:p w:rsidR="00AE3BD8" w:rsidRDefault="00AE3BD8">
      <w:r>
        <w:t xml:space="preserve">Une règle peut provoquer plusieurs </w:t>
      </w:r>
      <w:r>
        <w:rPr>
          <w:b/>
        </w:rPr>
        <w:t xml:space="preserve">actions élémentaires </w:t>
      </w:r>
      <w:r>
        <w:t>(liste d'actions)</w:t>
      </w:r>
      <w:r>
        <w:fldChar w:fldCharType="begin"/>
      </w:r>
      <w:r>
        <w:instrText xml:space="preserve"> XE "Liste" </w:instrText>
      </w:r>
      <w:r>
        <w:fldChar w:fldCharType="end"/>
      </w:r>
      <w:r>
        <w:t>. Dans ce cas, il faut les lier par des virgules. Il existe trois sortes d'actions élémentaires.</w:t>
      </w:r>
    </w:p>
    <w:p w:rsidR="00AE3BD8" w:rsidRDefault="00AE3BD8">
      <w:pPr>
        <w:pStyle w:val="Titre4"/>
      </w:pPr>
      <w:r>
        <w:tab/>
      </w:r>
      <w:bookmarkStart w:id="574" w:name="_Toc399235945"/>
      <w:r>
        <w:t>Affectation d'une valeur à une variable</w:t>
      </w:r>
      <w:bookmarkEnd w:id="574"/>
    </w:p>
    <w:p w:rsidR="00AE3BD8" w:rsidRDefault="00AE3BD8">
      <w:r>
        <w:t>L'affectation d'une nouvelle valeur à un attribut, une panne ou un effet est réalisée grâce à la facette &lt;--.</w:t>
      </w:r>
    </w:p>
    <w:p w:rsidR="00AE3BD8" w:rsidRDefault="00AE3BD8">
      <w:pPr>
        <w:pStyle w:val="Courrierp"/>
        <w:rPr>
          <w:noProof w:val="0"/>
        </w:rPr>
      </w:pPr>
      <w:r>
        <w:rPr>
          <w:noProof w:val="0"/>
        </w:rPr>
        <w:t xml:space="preserve">&lt;variable&gt; </w:t>
      </w:r>
      <w:r>
        <w:rPr>
          <w:b/>
          <w:noProof w:val="0"/>
        </w:rPr>
        <w:t xml:space="preserve">&lt;-- </w:t>
      </w:r>
      <w:r>
        <w:rPr>
          <w:noProof w:val="0"/>
        </w:rPr>
        <w:t>&lt;nouvelle valeur&gt;</w:t>
      </w:r>
    </w:p>
    <w:p w:rsidR="00AE3BD8" w:rsidRDefault="00AE3BD8">
      <w:r>
        <w:t>La nouvelle valeur doit bien sûr appartenir au domaine de valeurs possibles spécifié pour la variable.</w:t>
      </w:r>
    </w:p>
    <w:p w:rsidR="00AE3BD8" w:rsidRDefault="00AE3BD8">
      <w:r>
        <w:t xml:space="preserve">Afin d'alléger certaines bases de connaissances, la gestion des variables booléennes et notamment des variables PANNE et EFFET est simplifiée. Ainsi, </w:t>
      </w:r>
      <w:r>
        <w:rPr>
          <w:b/>
        </w:rPr>
        <w:t>pour une variable booléenne</w:t>
      </w:r>
      <w:r>
        <w:t> :</w:t>
      </w:r>
    </w:p>
    <w:p w:rsidR="00AE3BD8" w:rsidRDefault="00AE3BD8">
      <w:pPr>
        <w:pStyle w:val="Courrier"/>
        <w:rPr>
          <w:noProof w:val="0"/>
        </w:rPr>
      </w:pPr>
      <w:r>
        <w:rPr>
          <w:noProof w:val="0"/>
        </w:rPr>
        <w:t xml:space="preserve">&lt;variable&gt; </w:t>
      </w:r>
      <w:r>
        <w:rPr>
          <w:b/>
          <w:noProof w:val="0"/>
        </w:rPr>
        <w:t>&lt;-- VRAI</w:t>
      </w:r>
      <w:r>
        <w:rPr>
          <w:noProof w:val="0"/>
        </w:rPr>
        <w:tab/>
        <w:t>est équivalent à</w:t>
      </w:r>
      <w:r>
        <w:rPr>
          <w:noProof w:val="0"/>
        </w:rPr>
        <w:tab/>
      </w:r>
      <w:r>
        <w:rPr>
          <w:noProof w:val="0"/>
        </w:rPr>
        <w:tab/>
        <w:t>&lt;variable&gt;</w:t>
      </w:r>
    </w:p>
    <w:p w:rsidR="00AE3BD8" w:rsidRDefault="00AE3BD8">
      <w:pPr>
        <w:pStyle w:val="Courrierp"/>
        <w:rPr>
          <w:noProof w:val="0"/>
        </w:rPr>
      </w:pPr>
      <w:r>
        <w:rPr>
          <w:noProof w:val="0"/>
        </w:rPr>
        <w:t xml:space="preserve">&lt;variable&gt; </w:t>
      </w:r>
      <w:r>
        <w:rPr>
          <w:b/>
          <w:noProof w:val="0"/>
        </w:rPr>
        <w:t>&lt;-- FAUX</w:t>
      </w:r>
      <w:r>
        <w:rPr>
          <w:noProof w:val="0"/>
        </w:rPr>
        <w:tab/>
        <w:t>est équivalent à</w:t>
      </w:r>
      <w:r>
        <w:rPr>
          <w:noProof w:val="0"/>
        </w:rPr>
        <w:tab/>
      </w:r>
      <w:r>
        <w:rPr>
          <w:noProof w:val="0"/>
        </w:rPr>
        <w:tab/>
      </w:r>
      <w:r>
        <w:rPr>
          <w:b/>
          <w:noProof w:val="0"/>
        </w:rPr>
        <w:t xml:space="preserve">NON </w:t>
      </w:r>
      <w:r>
        <w:rPr>
          <w:noProof w:val="0"/>
        </w:rPr>
        <w:t>&lt;variable&gt;</w:t>
      </w:r>
    </w:p>
    <w:p w:rsidR="00AE3BD8" w:rsidRDefault="00AE3BD8">
      <w:r>
        <w:t>Ces deux notations sont strictement équivalentes.</w:t>
      </w:r>
    </w:p>
    <w:p w:rsidR="00AE3BD8" w:rsidRDefault="00AE3BD8">
      <w:pPr>
        <w:pStyle w:val="Courrier"/>
        <w:outlineLvl w:val="0"/>
        <w:rPr>
          <w:b/>
          <w:noProof w:val="0"/>
        </w:rPr>
      </w:pPr>
      <w:r>
        <w:rPr>
          <w:b/>
          <w:noProof w:val="0"/>
        </w:rPr>
        <w:t>Exemples :</w:t>
      </w:r>
    </w:p>
    <w:p w:rsidR="00AE3BD8" w:rsidRDefault="00AE3BD8">
      <w:pPr>
        <w:pStyle w:val="Courrier"/>
        <w:rPr>
          <w:noProof w:val="0"/>
        </w:rPr>
      </w:pPr>
      <w:r>
        <w:rPr>
          <w:b/>
          <w:noProof w:val="0"/>
        </w:rPr>
        <w:t xml:space="preserve">... ALORS </w:t>
      </w:r>
      <w:r>
        <w:rPr>
          <w:noProof w:val="0"/>
        </w:rPr>
        <w:t xml:space="preserve">position </w:t>
      </w:r>
      <w:r>
        <w:rPr>
          <w:b/>
          <w:noProof w:val="0"/>
        </w:rPr>
        <w:t>DE</w:t>
      </w:r>
      <w:r>
        <w:rPr>
          <w:noProof w:val="0"/>
        </w:rPr>
        <w:t xml:space="preserve"> x </w:t>
      </w:r>
      <w:r>
        <w:rPr>
          <w:b/>
          <w:noProof w:val="0"/>
        </w:rPr>
        <w:t xml:space="preserve">&lt;-- </w:t>
      </w:r>
      <w:r>
        <w:rPr>
          <w:noProof w:val="0"/>
        </w:rPr>
        <w:t>'ouvert' ,</w:t>
      </w:r>
    </w:p>
    <w:p w:rsidR="00AE3BD8" w:rsidRDefault="00AE3BD8">
      <w:pPr>
        <w:pStyle w:val="Courrier"/>
        <w:rPr>
          <w:noProof w:val="0"/>
        </w:rPr>
      </w:pPr>
      <w:r>
        <w:rPr>
          <w:b/>
          <w:noProof w:val="0"/>
        </w:rPr>
        <w:t xml:space="preserve">          </w:t>
      </w:r>
      <w:r>
        <w:rPr>
          <w:noProof w:val="0"/>
        </w:rPr>
        <w:t xml:space="preserve">valeur </w:t>
      </w:r>
      <w:r>
        <w:rPr>
          <w:b/>
          <w:noProof w:val="0"/>
        </w:rPr>
        <w:t xml:space="preserve">DE </w:t>
      </w:r>
      <w:r>
        <w:rPr>
          <w:noProof w:val="0"/>
        </w:rPr>
        <w:t xml:space="preserve">y </w:t>
      </w:r>
      <w:r>
        <w:rPr>
          <w:b/>
          <w:noProof w:val="0"/>
        </w:rPr>
        <w:t xml:space="preserve">&lt;-- </w:t>
      </w:r>
      <w:r>
        <w:rPr>
          <w:noProof w:val="0"/>
        </w:rPr>
        <w:t xml:space="preserve">valeur </w:t>
      </w:r>
      <w:r>
        <w:rPr>
          <w:b/>
          <w:noProof w:val="0"/>
        </w:rPr>
        <w:t xml:space="preserve">DE </w:t>
      </w:r>
      <w:r>
        <w:rPr>
          <w:noProof w:val="0"/>
        </w:rPr>
        <w:t xml:space="preserve">y </w:t>
      </w:r>
      <w:r>
        <w:rPr>
          <w:b/>
          <w:noProof w:val="0"/>
        </w:rPr>
        <w:t xml:space="preserve">+ </w:t>
      </w:r>
      <w:r>
        <w:rPr>
          <w:noProof w:val="0"/>
        </w:rPr>
        <w:t xml:space="preserve">poids </w:t>
      </w:r>
      <w:r>
        <w:rPr>
          <w:b/>
          <w:noProof w:val="0"/>
        </w:rPr>
        <w:t xml:space="preserve">DE </w:t>
      </w:r>
      <w:r>
        <w:rPr>
          <w:noProof w:val="0"/>
        </w:rPr>
        <w:t>y ;</w:t>
      </w:r>
    </w:p>
    <w:p w:rsidR="00AE3BD8" w:rsidRDefault="00AE3BD8">
      <w:pPr>
        <w:pStyle w:val="Courrier"/>
        <w:rPr>
          <w:noProof w:val="0"/>
        </w:rPr>
      </w:pPr>
      <w:r>
        <w:rPr>
          <w:noProof w:val="0"/>
        </w:rPr>
        <w:tab/>
        <w:t>(* la règle execute deux actions élementaires *)</w:t>
      </w:r>
    </w:p>
    <w:p w:rsidR="00AE3BD8" w:rsidRDefault="00AE3BD8">
      <w:pPr>
        <w:pStyle w:val="Courrier"/>
        <w:rPr>
          <w:b/>
          <w:noProof w:val="0"/>
        </w:rPr>
      </w:pPr>
    </w:p>
    <w:p w:rsidR="00AE3BD8" w:rsidRDefault="00AE3BD8">
      <w:pPr>
        <w:pStyle w:val="Courrier"/>
        <w:rPr>
          <w:noProof w:val="0"/>
        </w:rPr>
      </w:pPr>
      <w:r>
        <w:rPr>
          <w:b/>
          <w:noProof w:val="0"/>
        </w:rPr>
        <w:t xml:space="preserve">... ALORS </w:t>
      </w:r>
      <w:r>
        <w:rPr>
          <w:noProof w:val="0"/>
        </w:rPr>
        <w:t>refus_demarrage</w:t>
      </w:r>
      <w:r>
        <w:rPr>
          <w:noProof w:val="0"/>
        </w:rPr>
        <w:tab/>
        <w:t xml:space="preserve"> ;</w:t>
      </w:r>
    </w:p>
    <w:p w:rsidR="00AE3BD8" w:rsidRDefault="00AE3BD8">
      <w:pPr>
        <w:pStyle w:val="Courrier"/>
        <w:rPr>
          <w:b/>
          <w:noProof w:val="0"/>
        </w:rPr>
      </w:pPr>
      <w:r>
        <w:rPr>
          <w:noProof w:val="0"/>
        </w:rPr>
        <w:t>(* refus_demarrage est soit un attribut booléen, une panne ou un effet *)</w:t>
      </w:r>
    </w:p>
    <w:p w:rsidR="00AE3BD8" w:rsidRDefault="00AE3BD8">
      <w:pPr>
        <w:pStyle w:val="Courrier"/>
        <w:rPr>
          <w:b/>
          <w:noProof w:val="0"/>
        </w:rPr>
      </w:pPr>
    </w:p>
    <w:p w:rsidR="00AE3BD8" w:rsidRDefault="00AE3BD8">
      <w:pPr>
        <w:pStyle w:val="Courrier"/>
        <w:rPr>
          <w:noProof w:val="0"/>
        </w:rPr>
      </w:pPr>
      <w:r>
        <w:rPr>
          <w:b/>
          <w:noProof w:val="0"/>
        </w:rPr>
        <w:t xml:space="preserve">... ALORS NON </w:t>
      </w:r>
      <w:r>
        <w:rPr>
          <w:noProof w:val="0"/>
        </w:rPr>
        <w:t>alim ;</w:t>
      </w:r>
    </w:p>
    <w:p w:rsidR="00AE3BD8" w:rsidRDefault="00AE3BD8">
      <w:pPr>
        <w:pStyle w:val="Courrierp"/>
        <w:rPr>
          <w:b/>
          <w:noProof w:val="0"/>
        </w:rPr>
      </w:pPr>
      <w:r>
        <w:rPr>
          <w:noProof w:val="0"/>
        </w:rPr>
        <w:tab/>
        <w:t>(* alim est soit un attribut booléen, une panne ou un effet *)</w:t>
      </w:r>
    </w:p>
    <w:p w:rsidR="00AE3BD8" w:rsidRDefault="00AE3BD8">
      <w:pPr>
        <w:pStyle w:val="Titre4"/>
      </w:pPr>
      <w:r>
        <w:tab/>
      </w:r>
      <w:bookmarkStart w:id="575" w:name="_Toc399235946"/>
      <w:r>
        <w:t>Action sur un ensemble d'objets</w:t>
      </w:r>
      <w:bookmarkEnd w:id="575"/>
    </w:p>
    <w:p w:rsidR="00AE3BD8" w:rsidRDefault="00AE3BD8">
      <w:r>
        <w:t xml:space="preserve">L'opérateur POUR_TOUT </w:t>
      </w:r>
      <w:r>
        <w:fldChar w:fldCharType="begin"/>
      </w:r>
      <w:r>
        <w:instrText xml:space="preserve"> XE "POUR_TOUT" </w:instrText>
      </w:r>
      <w:r>
        <w:fldChar w:fldCharType="end"/>
      </w:r>
      <w:r>
        <w:t>permet de modifier successivement les attributs d'un ensemble d'objets. Il agit comme les opérateurs complexes IL_EXISTE, IL_EXISTE AU_MOINS, QQSOIT, SOMME et PRODUIT (cf. Expressions et Notions Avancées).</w:t>
      </w:r>
    </w:p>
    <w:p w:rsidR="00AE3BD8" w:rsidRDefault="00AE3BD8">
      <w:pPr>
        <w:pStyle w:val="Courrierp"/>
        <w:rPr>
          <w:noProof w:val="0"/>
        </w:rPr>
      </w:pPr>
      <w:r>
        <w:rPr>
          <w:b/>
          <w:noProof w:val="0"/>
        </w:rPr>
        <w:t xml:space="preserve">POUR_TOUT </w:t>
      </w:r>
      <w:r>
        <w:rPr>
          <w:noProof w:val="0"/>
        </w:rPr>
        <w:t xml:space="preserve">x </w:t>
      </w:r>
      <w:r>
        <w:rPr>
          <w:b/>
          <w:noProof w:val="0"/>
        </w:rPr>
        <w:t>UN</w:t>
      </w:r>
      <w:r>
        <w:rPr>
          <w:noProof w:val="0"/>
        </w:rPr>
        <w:t xml:space="preserve"> &lt;ensemble d'objets&gt;</w:t>
      </w:r>
    </w:p>
    <w:p w:rsidR="00AE3BD8" w:rsidRDefault="00AE3BD8">
      <w:pPr>
        <w:pStyle w:val="Courrier"/>
        <w:outlineLvl w:val="0"/>
        <w:rPr>
          <w:b/>
          <w:noProof w:val="0"/>
        </w:rPr>
      </w:pPr>
      <w:r>
        <w:rPr>
          <w:b/>
          <w:noProof w:val="0"/>
        </w:rPr>
        <w:t>Syntaxe :</w:t>
      </w:r>
    </w:p>
    <w:p w:rsidR="00AE3BD8" w:rsidRDefault="00AE3BD8">
      <w:pPr>
        <w:pStyle w:val="Courrier"/>
        <w:outlineLvl w:val="0"/>
        <w:rPr>
          <w:noProof w:val="0"/>
        </w:rPr>
      </w:pPr>
      <w:r>
        <w:rPr>
          <w:b/>
          <w:noProof w:val="0"/>
        </w:rPr>
        <w:t xml:space="preserve">POUR_TOUT </w:t>
      </w:r>
      <w:r>
        <w:rPr>
          <w:noProof w:val="0"/>
        </w:rPr>
        <w:t>variable</w:t>
      </w:r>
    </w:p>
    <w:p w:rsidR="00AE3BD8" w:rsidRDefault="00AE3BD8">
      <w:pPr>
        <w:pStyle w:val="Courrier"/>
        <w:rPr>
          <w:noProof w:val="0"/>
        </w:rPr>
      </w:pPr>
      <w:r>
        <w:rPr>
          <w:noProof w:val="0"/>
        </w:rPr>
        <w:tab/>
      </w:r>
      <w:r>
        <w:rPr>
          <w:noProof w:val="0"/>
        </w:rPr>
        <w:tab/>
      </w:r>
      <w:r>
        <w:rPr>
          <w:b/>
          <w:noProof w:val="0"/>
        </w:rPr>
        <w:t>UN | UNE</w:t>
      </w:r>
      <w:r>
        <w:rPr>
          <w:b/>
          <w:noProof w:val="0"/>
        </w:rPr>
        <w:tab/>
      </w:r>
      <w:r>
        <w:rPr>
          <w:noProof w:val="0"/>
        </w:rPr>
        <w:t>nom_d_ensemble</w:t>
      </w:r>
    </w:p>
    <w:p w:rsidR="00AE3BD8" w:rsidRDefault="00AE3BD8">
      <w:pPr>
        <w:pStyle w:val="Courrier"/>
        <w:rPr>
          <w:noProof w:val="0"/>
        </w:rPr>
      </w:pPr>
      <w:r>
        <w:rPr>
          <w:noProof w:val="0"/>
        </w:rPr>
        <w:tab/>
      </w:r>
      <w:r>
        <w:rPr>
          <w:noProof w:val="0"/>
        </w:rPr>
        <w:tab/>
        <w:t xml:space="preserve">[ </w:t>
      </w:r>
      <w:r>
        <w:rPr>
          <w:b/>
          <w:noProof w:val="0"/>
        </w:rPr>
        <w:t>DE_TYPE</w:t>
      </w:r>
      <w:r>
        <w:rPr>
          <w:noProof w:val="0"/>
        </w:rPr>
        <w:tab/>
        <w:t>type</w:t>
      </w:r>
      <w:r>
        <w:rPr>
          <w:b/>
          <w:noProof w:val="0"/>
        </w:rPr>
        <w:t xml:space="preserve"> </w:t>
      </w:r>
      <w:r>
        <w:rPr>
          <w:noProof w:val="0"/>
        </w:rPr>
        <w:t>]</w:t>
      </w:r>
    </w:p>
    <w:p w:rsidR="00AE3BD8" w:rsidRDefault="00AE3BD8">
      <w:pPr>
        <w:pStyle w:val="Courrier"/>
        <w:rPr>
          <w:noProof w:val="0"/>
        </w:rPr>
      </w:pPr>
      <w:r>
        <w:rPr>
          <w:noProof w:val="0"/>
        </w:rPr>
        <w:tab/>
      </w:r>
      <w:r>
        <w:rPr>
          <w:noProof w:val="0"/>
        </w:rPr>
        <w:tab/>
        <w:t xml:space="preserve">[ </w:t>
      </w:r>
      <w:r>
        <w:rPr>
          <w:b/>
          <w:noProof w:val="0"/>
        </w:rPr>
        <w:t>VERIFIANT</w:t>
      </w:r>
      <w:r>
        <w:rPr>
          <w:noProof w:val="0"/>
        </w:rPr>
        <w:tab/>
        <w:t>condition ]</w:t>
      </w:r>
    </w:p>
    <w:p w:rsidR="00AE3BD8" w:rsidRDefault="00AE3BD8">
      <w:pPr>
        <w:pStyle w:val="Courrierp"/>
        <w:rPr>
          <w:noProof w:val="0"/>
        </w:rPr>
      </w:pPr>
      <w:r>
        <w:rPr>
          <w:noProof w:val="0"/>
        </w:rPr>
        <w:tab/>
      </w:r>
      <w:r>
        <w:rPr>
          <w:noProof w:val="0"/>
        </w:rPr>
        <w:tab/>
      </w:r>
      <w:r>
        <w:rPr>
          <w:b/>
          <w:noProof w:val="0"/>
        </w:rPr>
        <w:t xml:space="preserve">FAIRE </w:t>
      </w:r>
      <w:r>
        <w:rPr>
          <w:noProof w:val="0"/>
        </w:rPr>
        <w:t>action</w:t>
      </w:r>
    </w:p>
    <w:p w:rsidR="00AE3BD8" w:rsidRDefault="00AE3BD8">
      <w:r>
        <w:t xml:space="preserve">POUR_TOUT définit une variable </w:t>
      </w:r>
      <w:r>
        <w:rPr>
          <w:b/>
        </w:rPr>
        <w:t xml:space="preserve">liée </w:t>
      </w:r>
      <w:r>
        <w:t xml:space="preserve">à l'opérateur qui prendra successivement toutes les valeurs de l'ensemble. L'ensemble est soit un nom d'interface (multivaluée) soit un nom de type. Comme pour les opérateurs complexes, il est possible de préciser des contraintes optionnelles (DE_TYPE et VERIFIANT) pour effectuer l'action (facette FAIRE) </w:t>
      </w:r>
      <w:r>
        <w:fldChar w:fldCharType="begin"/>
      </w:r>
      <w:r>
        <w:instrText xml:space="preserve"> XE "FAIRE" </w:instrText>
      </w:r>
      <w:r>
        <w:fldChar w:fldCharType="end"/>
      </w:r>
      <w:r>
        <w:t xml:space="preserve"> uniquement sur un sous-ensemble d'objets.</w:t>
      </w:r>
    </w:p>
    <w:p w:rsidR="00AE3BD8" w:rsidRDefault="00AE3BD8">
      <w:r>
        <w:t>Le mécanisme de cet opérateur est le suivant :</w:t>
      </w:r>
    </w:p>
    <w:p w:rsidR="00AE3BD8" w:rsidRDefault="00AE3BD8">
      <w:pPr>
        <w:pStyle w:val="Retraitnormal"/>
      </w:pPr>
      <w:r>
        <w:t>- Si l'ensemble est non vide, on effectue pour chaque objet de l'ensemble, l'action précisée par la facette FAIRE.</w:t>
      </w:r>
    </w:p>
    <w:p w:rsidR="00AE3BD8" w:rsidRDefault="00AE3BD8">
      <w:pPr>
        <w:pStyle w:val="Retraitnormal"/>
      </w:pPr>
      <w:r>
        <w:t>- Si l'ensemble est vide, aucune action n'est effectuée.</w:t>
      </w:r>
    </w:p>
    <w:p w:rsidR="00AE3BD8" w:rsidRDefault="00AE3BD8">
      <w:pPr>
        <w:pStyle w:val="Courrier"/>
        <w:outlineLvl w:val="0"/>
        <w:rPr>
          <w:b/>
          <w:noProof w:val="0"/>
        </w:rPr>
      </w:pPr>
      <w:r>
        <w:rPr>
          <w:b/>
          <w:noProof w:val="0"/>
        </w:rPr>
        <w:t>Exemple :</w:t>
      </w:r>
    </w:p>
    <w:p w:rsidR="00AE3BD8" w:rsidRDefault="00AE3BD8">
      <w:pPr>
        <w:pStyle w:val="Courrier"/>
        <w:rPr>
          <w:noProof w:val="0"/>
        </w:rPr>
      </w:pPr>
      <w:r>
        <w:rPr>
          <w:b/>
          <w:noProof w:val="0"/>
        </w:rPr>
        <w:t xml:space="preserve">POUR_TOUT </w:t>
      </w:r>
      <w:r>
        <w:rPr>
          <w:noProof w:val="0"/>
        </w:rPr>
        <w:t xml:space="preserve">x </w:t>
      </w:r>
      <w:r>
        <w:rPr>
          <w:b/>
          <w:noProof w:val="0"/>
        </w:rPr>
        <w:t>UN</w:t>
      </w:r>
      <w:r>
        <w:rPr>
          <w:noProof w:val="0"/>
        </w:rPr>
        <w:t xml:space="preserve"> &lt;ensemble d'objets&gt;</w:t>
      </w:r>
    </w:p>
    <w:p w:rsidR="00AE3BD8" w:rsidRDefault="00AE3BD8">
      <w:pPr>
        <w:pStyle w:val="Courrier"/>
        <w:rPr>
          <w:b/>
          <w:noProof w:val="0"/>
        </w:rPr>
      </w:pPr>
      <w:r>
        <w:rPr>
          <w:noProof w:val="0"/>
        </w:rPr>
        <w:tab/>
      </w:r>
      <w:r>
        <w:rPr>
          <w:b/>
          <w:noProof w:val="0"/>
        </w:rPr>
        <w:t>FAIRE</w:t>
      </w:r>
      <w:r>
        <w:rPr>
          <w:noProof w:val="0"/>
        </w:rPr>
        <w:t xml:space="preserve"> &lt;affectation&gt;</w:t>
      </w:r>
    </w:p>
    <w:p w:rsidR="00AE3BD8" w:rsidRDefault="00AE3BD8">
      <w:pPr>
        <w:pStyle w:val="Courrier"/>
        <w:rPr>
          <w:b/>
          <w:noProof w:val="0"/>
        </w:rPr>
      </w:pPr>
    </w:p>
    <w:p w:rsidR="00AE3BD8" w:rsidRDefault="00AE3BD8">
      <w:pPr>
        <w:pStyle w:val="Courrier"/>
        <w:outlineLvl w:val="0"/>
        <w:rPr>
          <w:noProof w:val="0"/>
        </w:rPr>
      </w:pPr>
      <w:r>
        <w:rPr>
          <w:b/>
          <w:noProof w:val="0"/>
        </w:rPr>
        <w:t xml:space="preserve">ALORS POUR_TOUT </w:t>
      </w:r>
      <w:r>
        <w:rPr>
          <w:noProof w:val="0"/>
        </w:rPr>
        <w:t>x</w:t>
      </w:r>
      <w:r>
        <w:rPr>
          <w:b/>
          <w:noProof w:val="0"/>
        </w:rPr>
        <w:t xml:space="preserve"> UNE </w:t>
      </w:r>
      <w:r>
        <w:rPr>
          <w:noProof w:val="0"/>
        </w:rPr>
        <w:t>commande</w:t>
      </w:r>
    </w:p>
    <w:p w:rsidR="00AE3BD8" w:rsidRDefault="00AE3BD8">
      <w:pPr>
        <w:pStyle w:val="Courrierp"/>
        <w:outlineLvl w:val="0"/>
        <w:rPr>
          <w:b/>
          <w:noProof w:val="0"/>
        </w:rPr>
      </w:pPr>
      <w:r>
        <w:rPr>
          <w:noProof w:val="0"/>
        </w:rPr>
        <w:t xml:space="preserve">      </w:t>
      </w:r>
      <w:r>
        <w:rPr>
          <w:b/>
          <w:noProof w:val="0"/>
        </w:rPr>
        <w:t xml:space="preserve">FAIRE </w:t>
      </w:r>
      <w:r>
        <w:rPr>
          <w:noProof w:val="0"/>
        </w:rPr>
        <w:t xml:space="preserve">position </w:t>
      </w:r>
      <w:r>
        <w:rPr>
          <w:b/>
          <w:noProof w:val="0"/>
        </w:rPr>
        <w:t xml:space="preserve">DE </w:t>
      </w:r>
      <w:r>
        <w:rPr>
          <w:noProof w:val="0"/>
        </w:rPr>
        <w:t>x</w:t>
      </w:r>
      <w:r>
        <w:rPr>
          <w:b/>
          <w:noProof w:val="0"/>
        </w:rPr>
        <w:t xml:space="preserve"> &lt;-- </w:t>
      </w:r>
      <w:r>
        <w:rPr>
          <w:noProof w:val="0"/>
        </w:rPr>
        <w:t xml:space="preserve">'ouvert' </w:t>
      </w:r>
      <w:r>
        <w:rPr>
          <w:b/>
          <w:noProof w:val="0"/>
        </w:rPr>
        <w:t>;</w:t>
      </w:r>
    </w:p>
    <w:p w:rsidR="00AE3BD8" w:rsidRDefault="00AE3BD8">
      <w:pPr>
        <w:pStyle w:val="Courrier"/>
        <w:rPr>
          <w:noProof w:val="0"/>
        </w:rPr>
      </w:pPr>
      <w:r>
        <w:rPr>
          <w:noProof w:val="0"/>
        </w:rPr>
        <w:t>(* Imbrication d'opérateurs POUR_TOUT *)</w:t>
      </w:r>
    </w:p>
    <w:p w:rsidR="00AE3BD8" w:rsidRDefault="00AE3BD8">
      <w:pPr>
        <w:pStyle w:val="Courrier"/>
        <w:outlineLvl w:val="0"/>
        <w:rPr>
          <w:noProof w:val="0"/>
        </w:rPr>
      </w:pPr>
      <w:r>
        <w:rPr>
          <w:b/>
          <w:noProof w:val="0"/>
        </w:rPr>
        <w:t xml:space="preserve">ALORS POUR_TOUT </w:t>
      </w:r>
      <w:r>
        <w:rPr>
          <w:noProof w:val="0"/>
        </w:rPr>
        <w:t>x</w:t>
      </w:r>
      <w:r>
        <w:rPr>
          <w:b/>
          <w:noProof w:val="0"/>
        </w:rPr>
        <w:t xml:space="preserve"> UN </w:t>
      </w:r>
      <w:r>
        <w:rPr>
          <w:noProof w:val="0"/>
        </w:rPr>
        <w:t>amont</w:t>
      </w:r>
      <w:r>
        <w:rPr>
          <w:b/>
          <w:noProof w:val="0"/>
        </w:rPr>
        <w:t xml:space="preserve"> </w:t>
      </w:r>
    </w:p>
    <w:p w:rsidR="00AE3BD8" w:rsidRDefault="00AE3BD8">
      <w:pPr>
        <w:pStyle w:val="Courrier"/>
        <w:outlineLvl w:val="0"/>
        <w:rPr>
          <w:b/>
          <w:noProof w:val="0"/>
        </w:rPr>
      </w:pPr>
      <w:r>
        <w:rPr>
          <w:noProof w:val="0"/>
        </w:rPr>
        <w:t xml:space="preserve">      </w:t>
      </w:r>
      <w:r>
        <w:rPr>
          <w:b/>
          <w:noProof w:val="0"/>
        </w:rPr>
        <w:t xml:space="preserve">FAIRE ( POUR_TOUT </w:t>
      </w:r>
      <w:r>
        <w:rPr>
          <w:noProof w:val="0"/>
        </w:rPr>
        <w:t xml:space="preserve">y </w:t>
      </w:r>
      <w:r>
        <w:rPr>
          <w:b/>
          <w:noProof w:val="0"/>
        </w:rPr>
        <w:t xml:space="preserve">UN </w:t>
      </w:r>
      <w:r>
        <w:rPr>
          <w:noProof w:val="0"/>
        </w:rPr>
        <w:t xml:space="preserve">aval </w:t>
      </w:r>
      <w:r>
        <w:rPr>
          <w:b/>
          <w:noProof w:val="0"/>
        </w:rPr>
        <w:t xml:space="preserve">DE </w:t>
      </w:r>
      <w:r>
        <w:rPr>
          <w:noProof w:val="0"/>
        </w:rPr>
        <w:t>x</w:t>
      </w:r>
    </w:p>
    <w:p w:rsidR="00AE3BD8" w:rsidRDefault="00AE3BD8">
      <w:pPr>
        <w:pStyle w:val="Courrier"/>
        <w:outlineLvl w:val="0"/>
        <w:rPr>
          <w:b/>
          <w:noProof w:val="0"/>
        </w:rPr>
      </w:pPr>
      <w:r>
        <w:rPr>
          <w:b/>
          <w:noProof w:val="0"/>
        </w:rPr>
        <w:tab/>
      </w:r>
      <w:r>
        <w:rPr>
          <w:b/>
          <w:noProof w:val="0"/>
        </w:rPr>
        <w:tab/>
        <w:t xml:space="preserve">                 VERIFIANT </w:t>
      </w:r>
      <w:r>
        <w:rPr>
          <w:noProof w:val="0"/>
        </w:rPr>
        <w:t xml:space="preserve">x </w:t>
      </w:r>
      <w:r>
        <w:rPr>
          <w:b/>
          <w:noProof w:val="0"/>
        </w:rPr>
        <w:t xml:space="preserve">&lt;&gt; </w:t>
      </w:r>
      <w:r>
        <w:rPr>
          <w:noProof w:val="0"/>
        </w:rPr>
        <w:t>y</w:t>
      </w:r>
    </w:p>
    <w:p w:rsidR="00AE3BD8" w:rsidRDefault="00AE3BD8">
      <w:pPr>
        <w:pStyle w:val="Courrierp"/>
        <w:outlineLvl w:val="0"/>
        <w:rPr>
          <w:noProof w:val="0"/>
        </w:rPr>
      </w:pPr>
      <w:r>
        <w:rPr>
          <w:b/>
          <w:noProof w:val="0"/>
        </w:rPr>
        <w:tab/>
      </w:r>
      <w:r>
        <w:rPr>
          <w:b/>
          <w:noProof w:val="0"/>
        </w:rPr>
        <w:tab/>
        <w:t xml:space="preserve">     FAIRE </w:t>
      </w:r>
      <w:r>
        <w:rPr>
          <w:noProof w:val="0"/>
        </w:rPr>
        <w:t xml:space="preserve">valeur </w:t>
      </w:r>
      <w:r>
        <w:rPr>
          <w:b/>
          <w:noProof w:val="0"/>
        </w:rPr>
        <w:t xml:space="preserve">DE </w:t>
      </w:r>
      <w:r>
        <w:rPr>
          <w:noProof w:val="0"/>
        </w:rPr>
        <w:t xml:space="preserve">y </w:t>
      </w:r>
      <w:r>
        <w:rPr>
          <w:b/>
          <w:noProof w:val="0"/>
        </w:rPr>
        <w:t xml:space="preserve">&lt;-- </w:t>
      </w:r>
      <w:r>
        <w:rPr>
          <w:noProof w:val="0"/>
        </w:rPr>
        <w:t xml:space="preserve">valeur </w:t>
      </w:r>
      <w:r>
        <w:rPr>
          <w:b/>
          <w:noProof w:val="0"/>
        </w:rPr>
        <w:t xml:space="preserve">DE </w:t>
      </w:r>
      <w:r>
        <w:rPr>
          <w:noProof w:val="0"/>
        </w:rPr>
        <w:t xml:space="preserve">x </w:t>
      </w:r>
      <w:r>
        <w:rPr>
          <w:b/>
          <w:noProof w:val="0"/>
        </w:rPr>
        <w:t>) ;</w:t>
      </w:r>
    </w:p>
    <w:p w:rsidR="00AE3BD8" w:rsidRDefault="00AE3BD8" w:rsidP="00B1190F">
      <w:pPr>
        <w:pStyle w:val="Remarque"/>
        <w:numPr>
          <w:ilvl w:val="0"/>
          <w:numId w:val="64"/>
        </w:numPr>
        <w:ind w:left="567" w:firstLine="0"/>
      </w:pPr>
      <w:r>
        <w:t>La portée de la variable liée est réduite à l'opérateur POUR_TOUT. Elle n'est donc accessible que dans l'action précisée par FAIRE. Pour combiner plusieurs actions sous une même facette FAIRE, il faut utiliser des parenthèses et non des virgules. En effet, la virgule a une priorité plus élevée que le mot-clé FAIRE. Les exemples suivants éclaircissent cet aspect :</w:t>
      </w:r>
    </w:p>
    <w:p w:rsidR="00AE3BD8" w:rsidRDefault="00AE3BD8">
      <w:pPr>
        <w:pStyle w:val="Courrier"/>
        <w:outlineLvl w:val="0"/>
        <w:rPr>
          <w:b/>
          <w:noProof w:val="0"/>
        </w:rPr>
      </w:pPr>
      <w:r>
        <w:rPr>
          <w:b/>
          <w:noProof w:val="0"/>
        </w:rPr>
        <w:t>Exemples :</w:t>
      </w:r>
    </w:p>
    <w:p w:rsidR="00AE3BD8" w:rsidRDefault="00AE3BD8">
      <w:pPr>
        <w:pStyle w:val="Courrier"/>
        <w:outlineLvl w:val="0"/>
        <w:rPr>
          <w:b/>
          <w:noProof w:val="0"/>
        </w:rPr>
      </w:pPr>
      <w:r>
        <w:rPr>
          <w:b/>
          <w:noProof w:val="0"/>
        </w:rPr>
        <w:t>ALORS POUR_TOUT x UN amont</w:t>
      </w:r>
    </w:p>
    <w:p w:rsidR="00AE3BD8" w:rsidRDefault="00AE3BD8">
      <w:pPr>
        <w:pStyle w:val="Courrierp"/>
        <w:rPr>
          <w:b/>
          <w:noProof w:val="0"/>
        </w:rPr>
      </w:pPr>
      <w:r>
        <w:rPr>
          <w:noProof w:val="0"/>
        </w:rPr>
        <w:t xml:space="preserve">           </w:t>
      </w:r>
      <w:r>
        <w:rPr>
          <w:b/>
          <w:noProof w:val="0"/>
        </w:rPr>
        <w:t xml:space="preserve">FAIRE </w:t>
      </w:r>
      <w:r>
        <w:rPr>
          <w:noProof w:val="0"/>
        </w:rPr>
        <w:t xml:space="preserve">etat </w:t>
      </w:r>
      <w:r>
        <w:rPr>
          <w:b/>
          <w:noProof w:val="0"/>
        </w:rPr>
        <w:t xml:space="preserve">DE </w:t>
      </w:r>
      <w:r>
        <w:rPr>
          <w:noProof w:val="0"/>
        </w:rPr>
        <w:t xml:space="preserve">x </w:t>
      </w:r>
      <w:r>
        <w:rPr>
          <w:b/>
          <w:noProof w:val="0"/>
        </w:rPr>
        <w:t>&lt;--</w:t>
      </w:r>
      <w:r>
        <w:rPr>
          <w:noProof w:val="0"/>
        </w:rPr>
        <w:t xml:space="preserve"> 'arret', position </w:t>
      </w:r>
      <w:r>
        <w:rPr>
          <w:b/>
          <w:noProof w:val="0"/>
        </w:rPr>
        <w:t xml:space="preserve">DE </w:t>
      </w:r>
      <w:r>
        <w:rPr>
          <w:noProof w:val="0"/>
        </w:rPr>
        <w:t xml:space="preserve">x </w:t>
      </w:r>
      <w:r>
        <w:rPr>
          <w:b/>
          <w:noProof w:val="0"/>
        </w:rPr>
        <w:t xml:space="preserve">&lt;-- </w:t>
      </w:r>
      <w:r>
        <w:rPr>
          <w:noProof w:val="0"/>
        </w:rPr>
        <w:t>'ouvert'</w:t>
      </w:r>
      <w:r>
        <w:rPr>
          <w:b/>
          <w:noProof w:val="0"/>
        </w:rPr>
        <w:t xml:space="preserve"> ;</w:t>
      </w:r>
    </w:p>
    <w:p w:rsidR="00AE3BD8" w:rsidRDefault="00AE3BD8">
      <w:r>
        <w:t>Cet exemple provoque une erreur car FIGARO assimile cette phrase comme deux actions successives après le mot-clé ALORS et non pas après le mot-clé FAIRE :</w:t>
      </w:r>
    </w:p>
    <w:p w:rsidR="00AE3BD8" w:rsidRDefault="00AE3BD8">
      <w:pPr>
        <w:pStyle w:val="Courrier"/>
        <w:rPr>
          <w:noProof w:val="0"/>
        </w:rPr>
      </w:pPr>
      <w:r>
        <w:rPr>
          <w:noProof w:val="0"/>
        </w:rPr>
        <w:t>(* Voici comment FIGARO lit la phrase précédente *)</w:t>
      </w:r>
    </w:p>
    <w:p w:rsidR="00AE3BD8" w:rsidRDefault="00AE3BD8">
      <w:pPr>
        <w:pStyle w:val="Courrier"/>
        <w:outlineLvl w:val="0"/>
        <w:rPr>
          <w:b/>
          <w:noProof w:val="0"/>
        </w:rPr>
      </w:pPr>
      <w:r>
        <w:rPr>
          <w:b/>
          <w:noProof w:val="0"/>
        </w:rPr>
        <w:t>Exemples :</w:t>
      </w:r>
    </w:p>
    <w:p w:rsidR="00AE3BD8" w:rsidRDefault="00AE3BD8">
      <w:pPr>
        <w:pStyle w:val="Courrier"/>
        <w:outlineLvl w:val="0"/>
        <w:rPr>
          <w:b/>
          <w:noProof w:val="0"/>
        </w:rPr>
      </w:pPr>
      <w:r>
        <w:rPr>
          <w:b/>
          <w:noProof w:val="0"/>
        </w:rPr>
        <w:t>ALORS POUR_TOUT x UN amont</w:t>
      </w:r>
    </w:p>
    <w:p w:rsidR="00AE3BD8" w:rsidRDefault="00AE3BD8">
      <w:pPr>
        <w:pStyle w:val="Courrier"/>
        <w:rPr>
          <w:noProof w:val="0"/>
        </w:rPr>
      </w:pPr>
      <w:r>
        <w:rPr>
          <w:noProof w:val="0"/>
        </w:rPr>
        <w:t xml:space="preserve">           </w:t>
      </w:r>
      <w:r>
        <w:rPr>
          <w:b/>
          <w:noProof w:val="0"/>
        </w:rPr>
        <w:t xml:space="preserve">FAIRE </w:t>
      </w:r>
      <w:r>
        <w:rPr>
          <w:noProof w:val="0"/>
        </w:rPr>
        <w:t xml:space="preserve">etat </w:t>
      </w:r>
      <w:r>
        <w:rPr>
          <w:b/>
          <w:noProof w:val="0"/>
        </w:rPr>
        <w:t xml:space="preserve">DE </w:t>
      </w:r>
      <w:r>
        <w:rPr>
          <w:noProof w:val="0"/>
        </w:rPr>
        <w:t xml:space="preserve">x </w:t>
      </w:r>
      <w:r>
        <w:rPr>
          <w:b/>
          <w:noProof w:val="0"/>
        </w:rPr>
        <w:t>&lt;--</w:t>
      </w:r>
      <w:r>
        <w:rPr>
          <w:noProof w:val="0"/>
        </w:rPr>
        <w:t xml:space="preserve"> 'arret',</w:t>
      </w:r>
    </w:p>
    <w:p w:rsidR="00AE3BD8" w:rsidRDefault="00AE3BD8">
      <w:pPr>
        <w:pStyle w:val="Courrierp"/>
        <w:rPr>
          <w:noProof w:val="0"/>
        </w:rPr>
      </w:pPr>
      <w:r>
        <w:rPr>
          <w:noProof w:val="0"/>
        </w:rPr>
        <w:tab/>
        <w:t xml:space="preserve">  position </w:t>
      </w:r>
      <w:r>
        <w:rPr>
          <w:b/>
          <w:noProof w:val="0"/>
        </w:rPr>
        <w:t xml:space="preserve">DE </w:t>
      </w:r>
      <w:r>
        <w:rPr>
          <w:noProof w:val="0"/>
        </w:rPr>
        <w:t xml:space="preserve">x </w:t>
      </w:r>
      <w:r>
        <w:rPr>
          <w:b/>
          <w:noProof w:val="0"/>
        </w:rPr>
        <w:t xml:space="preserve">&lt;-- </w:t>
      </w:r>
      <w:r>
        <w:rPr>
          <w:noProof w:val="0"/>
        </w:rPr>
        <w:t>'ouvert'</w:t>
      </w:r>
      <w:r>
        <w:rPr>
          <w:b/>
          <w:noProof w:val="0"/>
        </w:rPr>
        <w:t xml:space="preserve"> ;  </w:t>
      </w:r>
      <w:r>
        <w:rPr>
          <w:noProof w:val="0"/>
        </w:rPr>
        <w:t>(* x est inconnu !!! *)</w:t>
      </w:r>
    </w:p>
    <w:p w:rsidR="00AE3BD8" w:rsidRDefault="00AE3BD8">
      <w:r>
        <w:t>Il aurait fallu écrire :</w:t>
      </w:r>
    </w:p>
    <w:p w:rsidR="00AE3BD8" w:rsidRDefault="00AE3BD8">
      <w:pPr>
        <w:pStyle w:val="Courrier"/>
        <w:outlineLvl w:val="0"/>
        <w:rPr>
          <w:b/>
          <w:noProof w:val="0"/>
        </w:rPr>
      </w:pPr>
      <w:r>
        <w:rPr>
          <w:b/>
          <w:noProof w:val="0"/>
        </w:rPr>
        <w:t>ALORS POUR_TOUT x UN amont</w:t>
      </w:r>
    </w:p>
    <w:p w:rsidR="00AE3BD8" w:rsidRDefault="00AE3BD8">
      <w:pPr>
        <w:pStyle w:val="Courrier"/>
        <w:outlineLvl w:val="0"/>
        <w:rPr>
          <w:b/>
          <w:noProof w:val="0"/>
        </w:rPr>
      </w:pPr>
      <w:r>
        <w:rPr>
          <w:noProof w:val="0"/>
        </w:rPr>
        <w:t xml:space="preserve">      </w:t>
      </w:r>
      <w:r>
        <w:rPr>
          <w:noProof w:val="0"/>
        </w:rPr>
        <w:tab/>
      </w:r>
      <w:r>
        <w:rPr>
          <w:b/>
          <w:noProof w:val="0"/>
        </w:rPr>
        <w:t xml:space="preserve">FAIRE ( </w:t>
      </w:r>
      <w:r>
        <w:rPr>
          <w:noProof w:val="0"/>
        </w:rPr>
        <w:t>etat</w:t>
      </w:r>
      <w:r>
        <w:rPr>
          <w:b/>
          <w:noProof w:val="0"/>
        </w:rPr>
        <w:t xml:space="preserve"> DE </w:t>
      </w:r>
      <w:r>
        <w:rPr>
          <w:noProof w:val="0"/>
        </w:rPr>
        <w:t xml:space="preserve">x </w:t>
      </w:r>
      <w:r>
        <w:rPr>
          <w:b/>
          <w:noProof w:val="0"/>
        </w:rPr>
        <w:t xml:space="preserve">&lt;-- </w:t>
      </w:r>
      <w:r>
        <w:rPr>
          <w:noProof w:val="0"/>
        </w:rPr>
        <w:t xml:space="preserve">'arret', position </w:t>
      </w:r>
      <w:r>
        <w:rPr>
          <w:b/>
          <w:noProof w:val="0"/>
        </w:rPr>
        <w:t xml:space="preserve">DE </w:t>
      </w:r>
      <w:r>
        <w:rPr>
          <w:noProof w:val="0"/>
        </w:rPr>
        <w:t xml:space="preserve">x </w:t>
      </w:r>
      <w:r>
        <w:rPr>
          <w:b/>
          <w:noProof w:val="0"/>
        </w:rPr>
        <w:t xml:space="preserve">&lt;-- </w:t>
      </w:r>
      <w:r>
        <w:rPr>
          <w:noProof w:val="0"/>
        </w:rPr>
        <w:t xml:space="preserve">'ouvert' </w:t>
      </w:r>
      <w:r>
        <w:rPr>
          <w:b/>
          <w:noProof w:val="0"/>
        </w:rPr>
        <w:t>);</w:t>
      </w:r>
    </w:p>
    <w:p w:rsidR="00AE3BD8" w:rsidRDefault="00AE3BD8">
      <w:pPr>
        <w:pStyle w:val="Courrierp"/>
        <w:rPr>
          <w:b/>
          <w:noProof w:val="0"/>
        </w:rPr>
      </w:pPr>
      <w:r>
        <w:rPr>
          <w:b/>
          <w:noProof w:val="0"/>
        </w:rPr>
        <w:tab/>
      </w:r>
      <w:r>
        <w:rPr>
          <w:noProof w:val="0"/>
        </w:rPr>
        <w:t>(* x est connu : les parenthèses sont nécessaires *)</w:t>
      </w:r>
    </w:p>
    <w:p w:rsidR="00AE3BD8" w:rsidRDefault="00AE3BD8">
      <w:pPr>
        <w:pStyle w:val="Titre4"/>
      </w:pPr>
      <w:r>
        <w:tab/>
      </w:r>
      <w:bookmarkStart w:id="576" w:name="_Toc399235947"/>
      <w:r>
        <w:t>Résolution de système d'équations</w:t>
      </w:r>
      <w:bookmarkEnd w:id="576"/>
      <w:r>
        <w:t xml:space="preserve"> </w:t>
      </w:r>
      <w:r>
        <w:fldChar w:fldCharType="begin"/>
      </w:r>
      <w:r>
        <w:instrText xml:space="preserve"> XE "Système d'équations" </w:instrText>
      </w:r>
      <w:r>
        <w:fldChar w:fldCharType="end"/>
      </w:r>
    </w:p>
    <w:p w:rsidR="00AE3BD8" w:rsidRDefault="00AE3BD8">
      <w:r>
        <w:t xml:space="preserve">La facette RESOUDRE_SYSTEME </w:t>
      </w:r>
      <w:r>
        <w:fldChar w:fldCharType="begin"/>
      </w:r>
      <w:r>
        <w:instrText xml:space="preserve"> XE "RESOUDRE_SYSTEME" </w:instrText>
      </w:r>
      <w:r>
        <w:fldChar w:fldCharType="end"/>
      </w:r>
      <w:r>
        <w:t xml:space="preserve"> permet de préciser le système d'équations à résoudre. Le mécanisme de résolution est le suivant :</w:t>
      </w:r>
    </w:p>
    <w:p w:rsidR="00AE3BD8" w:rsidRDefault="00AE3BD8">
      <w:pPr>
        <w:ind w:left="708"/>
      </w:pPr>
      <w:r>
        <w:t>- Si la règle est déclenchable, FIGARO résout les systèmes d'équations.</w:t>
      </w:r>
    </w:p>
    <w:p w:rsidR="00AE3BD8" w:rsidRDefault="00AE3BD8">
      <w:pPr>
        <w:ind w:left="708"/>
      </w:pPr>
      <w:r>
        <w:t>- Les valeurs des inconnues sont alors calculées.</w:t>
      </w:r>
    </w:p>
    <w:p w:rsidR="00AE3BD8" w:rsidRDefault="00AE3BD8">
      <w:pPr>
        <w:ind w:left="708"/>
      </w:pPr>
      <w:r>
        <w:t>- Comme ces inconnues représentent des attributs, FIGARO leur affecte leur nouvelle valeur.</w:t>
      </w:r>
    </w:p>
    <w:p w:rsidR="00AE3BD8" w:rsidRDefault="00AE3BD8">
      <w:r>
        <w:t>La valeur des attributs/inconnues a donc été modifiée. L'état du système est modifié.</w:t>
      </w:r>
    </w:p>
    <w:p w:rsidR="00AE3BD8" w:rsidRDefault="00AE3BD8">
      <w:pPr>
        <w:pStyle w:val="Titre3"/>
      </w:pPr>
      <w:bookmarkStart w:id="577" w:name="_Toc334607210"/>
      <w:bookmarkStart w:id="578" w:name="_Toc335111915"/>
      <w:bookmarkStart w:id="579" w:name="_Toc335647150"/>
      <w:bookmarkStart w:id="580" w:name="_Toc335647244"/>
      <w:bookmarkStart w:id="581" w:name="_Toc335704157"/>
      <w:bookmarkStart w:id="582" w:name="_Toc342099217"/>
      <w:bookmarkStart w:id="583" w:name="_Toc342986881"/>
      <w:bookmarkStart w:id="584" w:name="_Toc343072233"/>
      <w:bookmarkStart w:id="585" w:name="_Toc443104483"/>
      <w:r>
        <w:tab/>
      </w:r>
      <w:bookmarkStart w:id="586" w:name="_Toc399235948"/>
      <w:r>
        <w:t>Les règles d’occurrence</w:t>
      </w:r>
      <w:bookmarkEnd w:id="577"/>
      <w:bookmarkEnd w:id="578"/>
      <w:bookmarkEnd w:id="579"/>
      <w:bookmarkEnd w:id="580"/>
      <w:bookmarkEnd w:id="581"/>
      <w:bookmarkEnd w:id="582"/>
      <w:bookmarkEnd w:id="583"/>
      <w:bookmarkEnd w:id="584"/>
      <w:bookmarkEnd w:id="585"/>
      <w:bookmarkEnd w:id="586"/>
      <w:r>
        <w:t xml:space="preserve"> </w:t>
      </w:r>
      <w:r>
        <w:fldChar w:fldCharType="begin"/>
      </w:r>
      <w:r>
        <w:instrText xml:space="preserve"> XE "Règle d'occurrence" </w:instrText>
      </w:r>
      <w:r>
        <w:fldChar w:fldCharType="end"/>
      </w:r>
    </w:p>
    <w:p w:rsidR="00AE3BD8" w:rsidRDefault="00AE3BD8">
      <w:r>
        <w:t>Les règles d'occurrence d'un type modélisent l'occurrence des événements possibles et leurs conséquences sur ce type.</w:t>
      </w:r>
    </w:p>
    <w:p w:rsidR="00AE3BD8" w:rsidRDefault="00AE3BD8">
      <w:r>
        <w:t>L'occurrence d'un événement est fonction d'une certaine loi de probabilité. On distingue plusieurs types d'événements possibles, en fonction de la loi de probabilité associée à l'événement :</w:t>
      </w:r>
    </w:p>
    <w:p w:rsidR="00AE3BD8" w:rsidRDefault="00AE3BD8">
      <w:pPr>
        <w:pStyle w:val="Dcal"/>
      </w:pPr>
      <w:r>
        <w:t>-</w:t>
      </w:r>
      <w:r>
        <w:tab/>
        <w:t>Les événements associés à une loi instantanée : ces événements se produisent instantanément, dès lors que leur condition d'occurrence est vérifiée. Le paramètre loi associé est un taux d'occurrence sans dimension.</w:t>
      </w:r>
    </w:p>
    <w:p w:rsidR="00AE3BD8" w:rsidRDefault="00AE3BD8">
      <w:pPr>
        <w:pStyle w:val="Dcal"/>
      </w:pPr>
      <w:r>
        <w:t>-</w:t>
      </w:r>
      <w:r>
        <w:tab/>
        <w:t>Les événements dont l'occurrence est différée dans le temps (par rapport au moment où leurs conditions d'occurrence sont vérifiées). On distingue :</w:t>
      </w:r>
    </w:p>
    <w:p w:rsidR="00AE3BD8" w:rsidRDefault="00AE3BD8">
      <w:pPr>
        <w:ind w:left="1701" w:hanging="141"/>
      </w:pPr>
      <w:r>
        <w:t>*</w:t>
      </w:r>
      <w:r>
        <w:tab/>
        <w:t>Les événements associés à une loi exponentielle : ces événements peuvent se produire au bout d'un temps aléatoire. Le paramètre loi associé est un taux d'occurrence horaire.</w:t>
      </w:r>
    </w:p>
    <w:p w:rsidR="00AE3BD8" w:rsidRDefault="00AE3BD8">
      <w:pPr>
        <w:ind w:left="1701" w:hanging="141"/>
      </w:pPr>
      <w:r>
        <w:t>*</w:t>
      </w:r>
      <w:r>
        <w:tab/>
        <w:t>Les événements associés à une loi temps constant : ces événement se produisent de façon certaine au bout d'un temps défini T, si les conditions d'occurrence de l'événement sont maintenues pendant toute la durée de T.</w:t>
      </w:r>
    </w:p>
    <w:p w:rsidR="00AE3BD8" w:rsidRDefault="00AE3BD8">
      <w:r>
        <w:t>Une règle d'occurrence peut être associée à un ou plusieurs événements. Tous les événements associés à une même règle doivent suivre le même type de loi. Ainsi, on distingue trois types de règles d'occurrence :</w:t>
      </w:r>
    </w:p>
    <w:p w:rsidR="00AE3BD8" w:rsidRDefault="00AE3BD8">
      <w:pPr>
        <w:pStyle w:val="Dcal"/>
      </w:pPr>
      <w:r>
        <w:t>-</w:t>
      </w:r>
      <w:r>
        <w:tab/>
        <w:t xml:space="preserve">Les règles d'occurrence de type exponentiel qui déclenchent </w:t>
      </w:r>
      <w:r>
        <w:rPr>
          <w:b/>
        </w:rPr>
        <w:t>un et un seul</w:t>
      </w:r>
      <w:r>
        <w:t xml:space="preserve"> événement associé à une loi exponentielle.</w:t>
      </w:r>
    </w:p>
    <w:p w:rsidR="00AE3BD8" w:rsidRDefault="00AE3BD8">
      <w:pPr>
        <w:pStyle w:val="Dcal"/>
      </w:pPr>
      <w:r>
        <w:t>-</w:t>
      </w:r>
      <w:r>
        <w:tab/>
        <w:t xml:space="preserve">Les règles d'occurrence de type temps constant qui déclenchent </w:t>
      </w:r>
      <w:r>
        <w:rPr>
          <w:b/>
        </w:rPr>
        <w:t>un et un seul</w:t>
      </w:r>
      <w:r>
        <w:t xml:space="preserve"> événement associé à une loi temps constant.</w:t>
      </w:r>
    </w:p>
    <w:p w:rsidR="00AE3BD8" w:rsidRDefault="00AE3BD8">
      <w:pPr>
        <w:pStyle w:val="Dcal"/>
      </w:pPr>
      <w:r>
        <w:t>-</w:t>
      </w:r>
      <w:r>
        <w:tab/>
        <w:t xml:space="preserve">Les règles d'occurrence de type instantané qui déclenchent </w:t>
      </w:r>
      <w:r>
        <w:rPr>
          <w:b/>
        </w:rPr>
        <w:t>plusieurs</w:t>
      </w:r>
      <w:r>
        <w:t xml:space="preserve"> événements associés à des lois instantanées.</w:t>
      </w:r>
    </w:p>
    <w:p w:rsidR="00AE3BD8" w:rsidRDefault="00AE3BD8">
      <w:pPr>
        <w:keepNext/>
        <w:ind w:left="567"/>
        <w:outlineLvl w:val="0"/>
        <w:rPr>
          <w:b/>
        </w:rPr>
      </w:pPr>
      <w:r>
        <w:rPr>
          <w:b/>
        </w:rPr>
        <w:t>Règles d'occurrence instantanées</w:t>
      </w:r>
    </w:p>
    <w:p w:rsidR="00AE3BD8" w:rsidRDefault="00AE3BD8">
      <w:r>
        <w:t xml:space="preserve">Lorsqu'un système est dans un état donné, il peut arriver qu'il ait le choix entre plusieurs évolutions incompatibles. C'est le cas par exemple lorsqu'un composant sollicité peut démarrer ou refuser de démarrer. Le système a le choix entre ces deux évolutions, mais l'une des deux </w:t>
      </w:r>
      <w:r>
        <w:rPr>
          <w:b/>
        </w:rPr>
        <w:t>doit forcément</w:t>
      </w:r>
      <w:r>
        <w:t xml:space="preserve"> se produire. Ainsi, les règles d'occurrence instantanées permettent de modéliser l'occurrence d'événements :</w:t>
      </w:r>
    </w:p>
    <w:p w:rsidR="00AE3BD8" w:rsidRDefault="00AE3BD8">
      <w:pPr>
        <w:pStyle w:val="Dcal"/>
      </w:pPr>
      <w:r>
        <w:t>-</w:t>
      </w:r>
      <w:r>
        <w:tab/>
        <w:t>incompatibles entre eux (exclusifs),</w:t>
      </w:r>
    </w:p>
    <w:p w:rsidR="00AE3BD8" w:rsidRDefault="00AE3BD8">
      <w:pPr>
        <w:pStyle w:val="Dcal"/>
      </w:pPr>
      <w:r>
        <w:t>-</w:t>
      </w:r>
      <w:r>
        <w:tab/>
        <w:t>dont l'un au moins doit se produire instantanément.</w:t>
      </w:r>
    </w:p>
    <w:p w:rsidR="00AE3BD8" w:rsidRDefault="00AE3BD8">
      <w:r>
        <w:t>Une règle d'occurrence instantanée aura donc une syntaxe de la forme :</w:t>
      </w:r>
    </w:p>
    <w:p w:rsidR="00AE3BD8" w:rsidRDefault="00AE3BD8">
      <w:r>
        <w:t>SI &lt;condition&gt;</w:t>
      </w:r>
    </w:p>
    <w:p w:rsidR="00AE3BD8" w:rsidRDefault="00AE3BD8">
      <w:r>
        <w:t xml:space="preserve">IL_PEUT_SE_PRODUIRE </w:t>
      </w:r>
      <w:r>
        <w:tab/>
      </w:r>
      <w:r>
        <w:tab/>
        <w:t>&lt;événement&gt;</w:t>
      </w:r>
    </w:p>
    <w:p w:rsidR="00AE3BD8" w:rsidRDefault="00AE3BD8">
      <w:r>
        <w:tab/>
      </w:r>
      <w:r>
        <w:tab/>
      </w:r>
      <w:r>
        <w:tab/>
      </w:r>
      <w:r>
        <w:tab/>
      </w:r>
      <w:r>
        <w:tab/>
        <w:t>PROVOQUE &lt;actions&gt;</w:t>
      </w:r>
    </w:p>
    <w:p w:rsidR="00AE3BD8" w:rsidRDefault="00AE3BD8">
      <w:r>
        <w:tab/>
      </w:r>
      <w:r>
        <w:tab/>
      </w:r>
      <w:r>
        <w:tab/>
        <w:t xml:space="preserve">OU_BIEN </w:t>
      </w:r>
      <w:r>
        <w:tab/>
        <w:t>&lt;événement&gt;</w:t>
      </w:r>
    </w:p>
    <w:p w:rsidR="00AE3BD8" w:rsidRDefault="00AE3BD8">
      <w:r>
        <w:tab/>
      </w:r>
      <w:r>
        <w:tab/>
      </w:r>
      <w:r>
        <w:tab/>
      </w:r>
      <w:r>
        <w:tab/>
      </w:r>
      <w:r>
        <w:tab/>
        <w:t>PROVOQUE &lt;actions&gt;</w:t>
      </w:r>
    </w:p>
    <w:p w:rsidR="00AE3BD8" w:rsidRDefault="00AE3BD8">
      <w:r>
        <w:tab/>
      </w:r>
      <w:r>
        <w:tab/>
      </w:r>
      <w:r>
        <w:tab/>
        <w:t xml:space="preserve">OU_BIEN </w:t>
      </w:r>
      <w:r>
        <w:fldChar w:fldCharType="begin"/>
      </w:r>
      <w:r>
        <w:instrText xml:space="preserve"> XE "OU_BIEN" </w:instrText>
      </w:r>
      <w:r>
        <w:fldChar w:fldCharType="end"/>
      </w:r>
      <w:r>
        <w:t>...</w:t>
      </w:r>
    </w:p>
    <w:p w:rsidR="00AE3BD8" w:rsidRDefault="00AE3BD8">
      <w:r>
        <w:t xml:space="preserve">Chaque événement est associé à une loi instantanée. </w:t>
      </w:r>
      <w:r>
        <w:rPr>
          <w:b/>
        </w:rPr>
        <w:t>La somme des paramètres loi de chaque événement doit obligatoirement être égale à 1</w:t>
      </w:r>
      <w:r>
        <w:t xml:space="preserve"> (un des événements doit obligatoirement se produire).</w:t>
      </w:r>
    </w:p>
    <w:p w:rsidR="00AE3BD8" w:rsidRDefault="00AE3BD8" w:rsidP="00B1190F">
      <w:pPr>
        <w:pStyle w:val="Remarque"/>
        <w:numPr>
          <w:ilvl w:val="0"/>
          <w:numId w:val="65"/>
        </w:numPr>
        <w:ind w:left="567" w:firstLine="0"/>
      </w:pPr>
      <w:r>
        <w:rPr>
          <w:b/>
        </w:rPr>
        <w:t>Remarque</w:t>
      </w:r>
      <w:r>
        <w:t xml:space="preserve"> : </w:t>
      </w:r>
      <w:r>
        <w:tab/>
        <w:t xml:space="preserve">pour l'événement déclenché par la </w:t>
      </w:r>
      <w:r>
        <w:rPr>
          <w:b/>
        </w:rPr>
        <w:t>dernière</w:t>
      </w:r>
      <w:r>
        <w:t xml:space="preserve"> facette OU_BIEN, il n'est pas obligatoire de renseigner le paramètre loi associé à l'événement. Si celui-ci n'est pas renseigné, FIGARO rajoutera automatiquement un paramètre loi instantanée de valeur égale à :</w:t>
      </w:r>
    </w:p>
    <w:p w:rsidR="00AE3BD8" w:rsidRDefault="00AE3BD8" w:rsidP="00B1190F">
      <w:pPr>
        <w:pStyle w:val="Remarque"/>
        <w:numPr>
          <w:ilvl w:val="0"/>
          <w:numId w:val="66"/>
        </w:numPr>
        <w:ind w:left="567" w:firstLine="0"/>
      </w:pPr>
      <w:r>
        <w:tab/>
        <w:t xml:space="preserve">1 - </w:t>
      </w:r>
      <w:r>
        <w:sym w:font="Symbol" w:char="F0E5"/>
      </w:r>
      <w:r>
        <w:t>(paramètres loi des autres événements déclenchés par la règle)</w:t>
      </w:r>
    </w:p>
    <w:p w:rsidR="00AE3BD8" w:rsidRDefault="00AE3BD8">
      <w:pPr>
        <w:keepNext/>
        <w:ind w:left="567"/>
        <w:outlineLvl w:val="0"/>
        <w:rPr>
          <w:b/>
        </w:rPr>
      </w:pPr>
      <w:r>
        <w:rPr>
          <w:b/>
        </w:rPr>
        <w:t>Ordre d'application des règles d'occurrence en chaînage avant</w:t>
      </w:r>
    </w:p>
    <w:p w:rsidR="00AE3BD8" w:rsidRDefault="00AE3BD8">
      <w:r>
        <w:t>Dans le chapitre 2, nous avons étudié le principe d'exploitation des règles d'un modèle FIGARO en chaînage avant. Nous avons vu que, lorsque le système est dans un état donné, le traitement trouve les règles d'occurrence des objets applicables (règles des objets dont la condition est vérifiée), choisit une de ces règles et l'applique pour déclencher un événement.</w:t>
      </w:r>
    </w:p>
    <w:p w:rsidR="00AE3BD8" w:rsidRDefault="00AE3BD8">
      <w:r>
        <w:t>Ce processus de choix et d'application des règles d'occurrence est en fait un peu plus complexe.</w:t>
      </w:r>
    </w:p>
    <w:p w:rsidR="00AE3BD8" w:rsidRDefault="00AE3BD8">
      <w:r>
        <w:t xml:space="preserve">Lorsque dans un état du système, le traitement trouve des règles d'occurrence instantanées applicables, cela signifie qu'au moins un événement de chaque règle doit être déclenché instantanément. Ainsi, le traitement ne choisit pas </w:t>
      </w:r>
      <w:r>
        <w:rPr>
          <w:b/>
        </w:rPr>
        <w:t>un</w:t>
      </w:r>
      <w:r>
        <w:t xml:space="preserve"> événement mais une </w:t>
      </w:r>
      <w:r>
        <w:rPr>
          <w:b/>
        </w:rPr>
        <w:t>combinaison</w:t>
      </w:r>
      <w:r>
        <w:t xml:space="preserve"> d'événements formée d'un événement de chaque règle applicable.</w:t>
      </w:r>
    </w:p>
    <w:p w:rsidR="00AE3BD8" w:rsidRDefault="00AE3BD8">
      <w:r>
        <w:t>Ensuite, le traitement applique successivement chaque événement de la combinaison en déclenchant les actions provoquées par les événements. Il est important de noter que l'ordre d'application des événements de la combinaison est indifférent. Tout se passe comme si les événements étaient appliqués en parallèle (les prémisses des règles sont toutes évaluées avant que les actions ne soient exécutées). Ainsi, le concepteur de base de connaissances devra veiller à ce que les règles d'occurrence instantanées du système susceptibles d'être applicables simultanément ne concluent pas sur des faits incompatibles.</w:t>
      </w:r>
    </w:p>
    <w:p w:rsidR="00AE3BD8" w:rsidRDefault="00AE3BD8">
      <w:r>
        <w:t>Si, dans un état du système, aucune règle instantanée n'est applicable, le système recherche les règles exponentielles ou temps constant applicables (un même modèle FIGARO ne peut contenir à la fois des règles exponentielles et temps constant).</w:t>
      </w:r>
    </w:p>
    <w:p w:rsidR="00AE3BD8" w:rsidRDefault="00AE3BD8">
      <w:r>
        <w:t>Si plusieurs règles exponentielles sont applicables, le traitement choisit simplement l'une d'elles et applique l'événement associé.</w:t>
      </w:r>
    </w:p>
    <w:p w:rsidR="00AE3BD8" w:rsidRDefault="00AE3BD8">
      <w:r>
        <w:t>Si plusieurs règles temps constant sont applicables (leurs conditions ont été vérifiées pendant toute la durée associée au paramètre temps), le traitement choisit les règles à déclencher en priorité et applique les événements associés. Comme dans le cas des règles instantanées, l'ordre d'application des événements est indifférent.</w:t>
      </w:r>
    </w:p>
    <w:p w:rsidR="00AE3BD8" w:rsidRDefault="00AE3BD8">
      <w:pPr>
        <w:keepNext/>
        <w:ind w:left="567"/>
        <w:outlineLvl w:val="0"/>
        <w:rPr>
          <w:b/>
        </w:rPr>
      </w:pPr>
      <w:r>
        <w:rPr>
          <w:b/>
        </w:rPr>
        <w:t xml:space="preserve">Variables Panne et Evénements </w:t>
      </w:r>
      <w:r>
        <w:rPr>
          <w:b/>
        </w:rPr>
        <w:fldChar w:fldCharType="begin"/>
      </w:r>
      <w:r>
        <w:rPr>
          <w:b/>
        </w:rPr>
        <w:instrText xml:space="preserve"> XE"PANNE (variable d'état)" </w:instrText>
      </w:r>
      <w:r>
        <w:rPr>
          <w:b/>
        </w:rPr>
        <w:fldChar w:fldCharType="end"/>
      </w:r>
      <w:r>
        <w:rPr>
          <w:b/>
        </w:rPr>
        <w:t xml:space="preserve"> </w:t>
      </w:r>
      <w:r>
        <w:rPr>
          <w:b/>
        </w:rPr>
        <w:fldChar w:fldCharType="begin"/>
      </w:r>
      <w:r>
        <w:rPr>
          <w:b/>
        </w:rPr>
        <w:instrText xml:space="preserve"> XE "Evénement" </w:instrText>
      </w:r>
      <w:r>
        <w:rPr>
          <w:b/>
        </w:rPr>
        <w:fldChar w:fldCharType="end"/>
      </w:r>
    </w:p>
    <w:p w:rsidR="00AE3BD8" w:rsidRDefault="00AE3BD8">
      <w:r>
        <w:t>De façon qualitative, on peut classifier les événements susceptibles de survenir sur un système en quatre catégories :</w:t>
      </w:r>
    </w:p>
    <w:p w:rsidR="00AE3BD8" w:rsidRDefault="00AE3BD8">
      <w:pPr>
        <w:pStyle w:val="Dcal"/>
      </w:pPr>
      <w:r>
        <w:t>-</w:t>
      </w:r>
      <w:r>
        <w:tab/>
        <w:t xml:space="preserve">Les </w:t>
      </w:r>
      <w:r>
        <w:rPr>
          <w:b/>
        </w:rPr>
        <w:t>transitions</w:t>
      </w:r>
      <w:r>
        <w:t xml:space="preserve"> </w:t>
      </w:r>
      <w:r>
        <w:fldChar w:fldCharType="begin"/>
      </w:r>
      <w:r>
        <w:instrText xml:space="preserve"> XE "TRANSITION" </w:instrText>
      </w:r>
      <w:r>
        <w:fldChar w:fldCharType="end"/>
      </w:r>
      <w:r>
        <w:t>sont des événements décrivant le comportement normal des composants. Exemple : démarrage d'une pompe après sollicitation.</w:t>
      </w:r>
    </w:p>
    <w:p w:rsidR="00AE3BD8" w:rsidRDefault="00AE3BD8">
      <w:pPr>
        <w:pStyle w:val="Dcal"/>
      </w:pPr>
      <w:r>
        <w:t>-</w:t>
      </w:r>
      <w:r>
        <w:tab/>
        <w:t xml:space="preserve">Les </w:t>
      </w:r>
      <w:r>
        <w:rPr>
          <w:b/>
        </w:rPr>
        <w:t>défaillances</w:t>
      </w:r>
      <w:r>
        <w:t xml:space="preserve"> </w:t>
      </w:r>
      <w:r>
        <w:fldChar w:fldCharType="begin"/>
      </w:r>
      <w:r>
        <w:instrText xml:space="preserve"> XE "DEFAILLANCE" </w:instrText>
      </w:r>
      <w:r>
        <w:fldChar w:fldCharType="end"/>
      </w:r>
      <w:r>
        <w:t>sont des événements décrivant les défaillances des composants. Exemple : défaillance à la sollicitation d'une pompe.</w:t>
      </w:r>
    </w:p>
    <w:p w:rsidR="00AE3BD8" w:rsidRDefault="00AE3BD8">
      <w:pPr>
        <w:pStyle w:val="Dcal"/>
      </w:pPr>
      <w:r>
        <w:t>-</w:t>
      </w:r>
      <w:r>
        <w:tab/>
        <w:t xml:space="preserve">Les </w:t>
      </w:r>
      <w:r>
        <w:rPr>
          <w:b/>
        </w:rPr>
        <w:t>indisponibilités</w:t>
      </w:r>
      <w:r>
        <w:t xml:space="preserve"> </w:t>
      </w:r>
      <w:r>
        <w:fldChar w:fldCharType="begin"/>
      </w:r>
      <w:r>
        <w:instrText xml:space="preserve"> XE "INDISPONIBILITE" </w:instrText>
      </w:r>
      <w:r>
        <w:fldChar w:fldCharType="end"/>
      </w:r>
      <w:r>
        <w:t>représentent un type particulier de défaillance à la sollicitation. Ce sont le plus souvent des événements qui se sont produits dans le passé du système et qui se révèlent à la première sollicitation des composants. (Exemple : oubli fermé d'une vanne dont la position est normalement ouvert). Le traitement des événements de type INDISPONIBILITE sera exactement le même que le traitement des défaillances à la sollicitation. Autrement dit, l'information INDISPONIBILITE est une information purement qualitative par rapport à une simple défaillance à la sollicitation.</w:t>
      </w:r>
    </w:p>
    <w:p w:rsidR="00AE3BD8" w:rsidRDefault="00AE3BD8">
      <w:pPr>
        <w:pStyle w:val="Dcal"/>
      </w:pPr>
      <w:r>
        <w:t>-</w:t>
      </w:r>
      <w:r>
        <w:tab/>
        <w:t xml:space="preserve">Les </w:t>
      </w:r>
      <w:r>
        <w:rPr>
          <w:b/>
        </w:rPr>
        <w:t>réparations</w:t>
      </w:r>
      <w:r>
        <w:t xml:space="preserve"> </w:t>
      </w:r>
      <w:r>
        <w:fldChar w:fldCharType="begin"/>
      </w:r>
      <w:r>
        <w:instrText xml:space="preserve"> XE "REPARATION" </w:instrText>
      </w:r>
      <w:r>
        <w:fldChar w:fldCharType="end"/>
      </w:r>
      <w:r>
        <w:t>représentent des changements d'états dus aux opérations de maintenance sur un système. Exemple : réparation d'une pompe suite à défaillance à la sollicitation ou en fonctionnement de la pompe.</w:t>
      </w:r>
    </w:p>
    <w:p w:rsidR="00AE3BD8" w:rsidRDefault="00AE3BD8">
      <w:r>
        <w:t>Ainsi, pour décrire un événement dans une règle d'occurrence on pourra écrire :</w:t>
      </w:r>
    </w:p>
    <w:p w:rsidR="00AE3BD8" w:rsidRDefault="00AE3BD8">
      <w:r>
        <w:t xml:space="preserve">IL_PEUT_SE_PRODUIRE </w:t>
      </w:r>
      <w:r>
        <w:rPr>
          <w:b/>
        </w:rPr>
        <w:t>TRANSITION</w:t>
      </w:r>
      <w:r>
        <w:t xml:space="preserve"> &lt;événement&gt;</w:t>
      </w:r>
    </w:p>
    <w:p w:rsidR="00AE3BD8" w:rsidRDefault="00AE3BD8">
      <w:r>
        <w:t>ou</w:t>
      </w:r>
    </w:p>
    <w:p w:rsidR="00AE3BD8" w:rsidRDefault="00AE3BD8">
      <w:r>
        <w:t xml:space="preserve">IL_PEUT_SE_PRODUIRE </w:t>
      </w:r>
      <w:r>
        <w:rPr>
          <w:b/>
        </w:rPr>
        <w:t>DEFAILLANCE</w:t>
      </w:r>
      <w:r>
        <w:t xml:space="preserve"> &lt;événement&gt;</w:t>
      </w:r>
    </w:p>
    <w:p w:rsidR="00AE3BD8" w:rsidRDefault="00AE3BD8">
      <w:r>
        <w:t>ou</w:t>
      </w:r>
    </w:p>
    <w:p w:rsidR="00AE3BD8" w:rsidRDefault="00AE3BD8">
      <w:r>
        <w:t xml:space="preserve">IL_PEUT_SE_PRODUIRE </w:t>
      </w:r>
      <w:r>
        <w:rPr>
          <w:b/>
        </w:rPr>
        <w:t>INDISPONIBILITE</w:t>
      </w:r>
      <w:r>
        <w:t xml:space="preserve"> &lt;événement&gt;</w:t>
      </w:r>
    </w:p>
    <w:p w:rsidR="00AE3BD8" w:rsidRDefault="00AE3BD8">
      <w:r>
        <w:t>ou</w:t>
      </w:r>
    </w:p>
    <w:p w:rsidR="00AE3BD8" w:rsidRDefault="00AE3BD8">
      <w:r>
        <w:t xml:space="preserve">IL_PEUT_SE_PRODUIRE </w:t>
      </w:r>
      <w:r>
        <w:rPr>
          <w:b/>
        </w:rPr>
        <w:t>REPARATION</w:t>
      </w:r>
      <w:r>
        <w:t xml:space="preserve"> &lt;événement&gt;</w:t>
      </w:r>
    </w:p>
    <w:p w:rsidR="00AE3BD8" w:rsidRDefault="00AE3BD8">
      <w:r>
        <w:t>Comme nous l'avons vu précédemment, on peut définir en FIGARO dans le champ PANNE des variables d'état booléennes particulières, qui indique si un "événement panne" s'est produit.</w:t>
      </w:r>
    </w:p>
    <w:p w:rsidR="00AE3BD8" w:rsidRDefault="00AE3BD8">
      <w:r>
        <w:t>- Un événement du type DEFAILLANCE ou INDISPONIBILITE peut ou non être associé à une variable PANNE.</w:t>
      </w:r>
    </w:p>
    <w:p w:rsidR="00AE3BD8" w:rsidRDefault="00AE3BD8">
      <w:pPr>
        <w:pStyle w:val="Dcal"/>
      </w:pPr>
      <w:r>
        <w:t>*</w:t>
      </w:r>
      <w:r>
        <w:tab/>
        <w:t>Si l'événement est associé à une variable PANNE, c'est-à-dire si l'identificateur d'une variable PANNE est le même que l'identificateur de l'événement, la règle décrivant l'occurrence de la défaillance ou de l'indisponibilité pourra s'écrire de façon plus concise en utilisant des informations implicites. Il ne sera pas nécessaire, par exemple, de décrire que l'occurrence d'une défaillance provoque la mise à VRAI de la variable PANNE associée.</w:t>
      </w:r>
    </w:p>
    <w:p w:rsidR="00AE3BD8" w:rsidRDefault="00AE3BD8">
      <w:pPr>
        <w:pStyle w:val="Dcal"/>
      </w:pPr>
      <w:r>
        <w:t>*</w:t>
      </w:r>
      <w:r>
        <w:tab/>
      </w:r>
      <w:r w:rsidR="00232F04">
        <w:t>En revanche</w:t>
      </w:r>
      <w:r>
        <w:t>, si l'événement n'est pas associé à une variable PANNE, l'utilisation des mots clés DEFAILLANCE ou INDISPONIBILITE permettra uniquement de fournir une information qualitative sur l'événement.</w:t>
      </w:r>
    </w:p>
    <w:p w:rsidR="00AE3BD8" w:rsidRDefault="00AE3BD8">
      <w:r>
        <w:t>- De même, un événement du type REPARATION peut ou non être associé à une ou plusieurs variables PANNE.</w:t>
      </w:r>
    </w:p>
    <w:p w:rsidR="00AE3BD8" w:rsidRDefault="00AE3BD8">
      <w:pPr>
        <w:pStyle w:val="Dcal"/>
      </w:pPr>
      <w:r>
        <w:t>*</w:t>
      </w:r>
      <w:r>
        <w:tab/>
        <w:t>Si l'événement est associé à une ou plusieurs variables PANNE, c'est-à-dire si on décrit explicitement que l'événement REPARE une ou plusieurs variables PANNE, la règle décrivant l'occurrence de la réparation pourra s'écrire de façon plus concise en utilisant des informations implicites. Il ne sera pas nécessaire, par exemple, de décrire que l'occurrence de la réparation provoque la mise à FAUX des variables PANNE associées.</w:t>
      </w:r>
    </w:p>
    <w:p w:rsidR="00AE3BD8" w:rsidRDefault="00AE3BD8">
      <w:pPr>
        <w:pStyle w:val="Dcal"/>
      </w:pPr>
      <w:r>
        <w:t>*</w:t>
      </w:r>
      <w:r>
        <w:tab/>
      </w:r>
      <w:r w:rsidR="00232F04">
        <w:t>En revanche</w:t>
      </w:r>
      <w:r>
        <w:t>, si l'événement n'est associé à aucune variable PANNE, l'utilisation du mot clé REPARATION permettra uniquement de fournir une information qualitative sur l'événement.</w:t>
      </w:r>
    </w:p>
    <w:p w:rsidR="00AE3BD8" w:rsidRDefault="00AE3BD8"/>
    <w:p w:rsidR="00AE3BD8" w:rsidRDefault="00AE3BD8">
      <w:pPr>
        <w:pStyle w:val="Titre4"/>
      </w:pPr>
      <w:r>
        <w:tab/>
      </w:r>
      <w:bookmarkStart w:id="587" w:name="_Toc399235949"/>
      <w:r>
        <w:t>Syntaxe d'une règle d'occurrence</w:t>
      </w:r>
      <w:bookmarkEnd w:id="587"/>
      <w:r>
        <w:t xml:space="preserve"> </w:t>
      </w:r>
      <w:r>
        <w:fldChar w:fldCharType="begin"/>
      </w:r>
      <w:r>
        <w:instrText xml:space="preserve"> XE "Evénement" </w:instrText>
      </w:r>
      <w:r>
        <w:fldChar w:fldCharType="end"/>
      </w:r>
    </w:p>
    <w:p w:rsidR="00AE3BD8" w:rsidRDefault="00AE3BD8">
      <w:pPr>
        <w:pStyle w:val="Courrier"/>
        <w:rPr>
          <w:b/>
          <w:noProof w:val="0"/>
        </w:rPr>
      </w:pPr>
      <w:r>
        <w:rPr>
          <w:b/>
          <w:noProof w:val="0"/>
        </w:rPr>
        <w:t>OCCURRENCE</w:t>
      </w:r>
      <w:r>
        <w:rPr>
          <w:b/>
          <w:noProof w:val="0"/>
        </w:rPr>
        <w:tab/>
      </w:r>
      <w:r>
        <w:rPr>
          <w:noProof w:val="0"/>
        </w:rPr>
        <w:t>[nom_de_règle]</w:t>
      </w:r>
    </w:p>
    <w:p w:rsidR="00AE3BD8" w:rsidRDefault="00AE3BD8">
      <w:pPr>
        <w:pStyle w:val="Courrier"/>
        <w:rPr>
          <w:noProof w:val="0"/>
        </w:rPr>
      </w:pPr>
      <w:r>
        <w:rPr>
          <w:noProof w:val="0"/>
        </w:rPr>
        <w:tab/>
        <w:t xml:space="preserve">[ </w:t>
      </w:r>
      <w:r>
        <w:rPr>
          <w:b/>
          <w:noProof w:val="0"/>
        </w:rPr>
        <w:t>GROUPE</w:t>
      </w:r>
      <w:r>
        <w:rPr>
          <w:b/>
          <w:noProof w:val="0"/>
        </w:rPr>
        <w:tab/>
      </w:r>
      <w:r>
        <w:rPr>
          <w:noProof w:val="0"/>
        </w:rPr>
        <w:t>liste_groupes ]</w:t>
      </w:r>
    </w:p>
    <w:p w:rsidR="00AE3BD8" w:rsidRDefault="00AE3BD8">
      <w:pPr>
        <w:pStyle w:val="Courrier"/>
        <w:rPr>
          <w:noProof w:val="0"/>
        </w:rPr>
      </w:pPr>
      <w:r>
        <w:rPr>
          <w:noProof w:val="0"/>
        </w:rPr>
        <w:tab/>
        <w:t xml:space="preserve">[ </w:t>
      </w:r>
      <w:r>
        <w:rPr>
          <w:b/>
          <w:noProof w:val="0"/>
        </w:rPr>
        <w:t>SI</w:t>
      </w:r>
      <w:r>
        <w:rPr>
          <w:b/>
          <w:noProof w:val="0"/>
        </w:rPr>
        <w:tab/>
      </w:r>
      <w:r>
        <w:rPr>
          <w:b/>
          <w:noProof w:val="0"/>
        </w:rPr>
        <w:tab/>
      </w:r>
      <w:r>
        <w:rPr>
          <w:noProof w:val="0"/>
        </w:rPr>
        <w:t>condition]</w:t>
      </w:r>
    </w:p>
    <w:p w:rsidR="00AE3BD8" w:rsidRDefault="00AE3BD8">
      <w:pPr>
        <w:pStyle w:val="Courrier"/>
        <w:rPr>
          <w:noProof w:val="0"/>
        </w:rPr>
      </w:pPr>
    </w:p>
    <w:p w:rsidR="00AE3BD8" w:rsidRDefault="00AE3BD8">
      <w:pPr>
        <w:pStyle w:val="Courrier"/>
        <w:outlineLvl w:val="0"/>
        <w:rPr>
          <w:b/>
          <w:noProof w:val="0"/>
        </w:rPr>
      </w:pPr>
      <w:r>
        <w:rPr>
          <w:noProof w:val="0"/>
        </w:rPr>
        <w:tab/>
      </w:r>
      <w:r>
        <w:rPr>
          <w:b/>
          <w:noProof w:val="0"/>
        </w:rPr>
        <w:t>IL_PEUT_SE_PRODUIRE</w:t>
      </w:r>
    </w:p>
    <w:p w:rsidR="00AE3BD8" w:rsidRDefault="00AE3BD8">
      <w:pPr>
        <w:pStyle w:val="Courrier"/>
        <w:rPr>
          <w:noProof w:val="0"/>
        </w:rPr>
      </w:pPr>
      <w:r>
        <w:rPr>
          <w:b/>
          <w:noProof w:val="0"/>
        </w:rPr>
        <w:tab/>
        <w:t>TRANSITION</w:t>
      </w:r>
      <w:r>
        <w:rPr>
          <w:b/>
          <w:noProof w:val="0"/>
        </w:rPr>
        <w:tab/>
      </w:r>
      <w:r>
        <w:rPr>
          <w:noProof w:val="0"/>
        </w:rPr>
        <w:t>nom_transition</w:t>
      </w:r>
    </w:p>
    <w:p w:rsidR="00AE3BD8" w:rsidRDefault="00AE3BD8">
      <w:pPr>
        <w:pStyle w:val="Courrier"/>
        <w:rPr>
          <w:noProof w:val="0"/>
        </w:rPr>
      </w:pPr>
      <w:r>
        <w:rPr>
          <w:noProof w:val="0"/>
        </w:rPr>
        <w:tab/>
      </w:r>
      <w:r>
        <w:rPr>
          <w:noProof w:val="0"/>
        </w:rPr>
        <w:tab/>
      </w:r>
      <w:r>
        <w:rPr>
          <w:noProof w:val="0"/>
        </w:rPr>
        <w:tab/>
      </w:r>
      <w:r>
        <w:rPr>
          <w:noProof w:val="0"/>
        </w:rPr>
        <w:tab/>
        <w:t xml:space="preserve">[ </w:t>
      </w:r>
      <w:r>
        <w:rPr>
          <w:b/>
          <w:noProof w:val="0"/>
        </w:rPr>
        <w:t>LIBELLE</w:t>
      </w:r>
      <w:r>
        <w:rPr>
          <w:noProof w:val="0"/>
        </w:rPr>
        <w:tab/>
        <w:t xml:space="preserve">"description" ] </w:t>
      </w:r>
    </w:p>
    <w:p w:rsidR="00AE3BD8" w:rsidRDefault="00AE3BD8">
      <w:pPr>
        <w:pStyle w:val="Courrier"/>
        <w:rPr>
          <w:b/>
          <w:noProof w:val="0"/>
        </w:rPr>
      </w:pPr>
      <w:r>
        <w:rPr>
          <w:noProof w:val="0"/>
        </w:rPr>
        <w:tab/>
      </w:r>
      <w:r>
        <w:rPr>
          <w:noProof w:val="0"/>
        </w:rPr>
        <w:tab/>
      </w:r>
      <w:r>
        <w:rPr>
          <w:noProof w:val="0"/>
        </w:rPr>
        <w:tab/>
      </w:r>
      <w:r>
        <w:rPr>
          <w:noProof w:val="0"/>
        </w:rPr>
        <w:tab/>
      </w:r>
      <w:r>
        <w:rPr>
          <w:b/>
          <w:noProof w:val="0"/>
        </w:rPr>
        <w:t>LOI</w:t>
      </w:r>
      <w:r>
        <w:rPr>
          <w:b/>
          <w:noProof w:val="0"/>
        </w:rPr>
        <w:tab/>
      </w:r>
      <w:r>
        <w:rPr>
          <w:noProof w:val="0"/>
        </w:rPr>
        <w:tab/>
        <w:t xml:space="preserve">{ </w:t>
      </w:r>
      <w:r>
        <w:rPr>
          <w:b/>
          <w:noProof w:val="0"/>
        </w:rPr>
        <w:t xml:space="preserve">EXP </w:t>
      </w:r>
      <w:r>
        <w:rPr>
          <w:noProof w:val="0"/>
        </w:rPr>
        <w:t>|</w:t>
      </w:r>
      <w:r>
        <w:rPr>
          <w:b/>
          <w:noProof w:val="0"/>
        </w:rPr>
        <w:t xml:space="preserve"> EXPONENTIELLE,</w:t>
      </w:r>
    </w:p>
    <w:p w:rsidR="00AE3BD8" w:rsidRDefault="00AE3BD8">
      <w:pPr>
        <w:pStyle w:val="Courrier"/>
        <w:rPr>
          <w:b/>
          <w:noProof w:val="0"/>
        </w:rPr>
      </w:pPr>
      <w:r>
        <w:rPr>
          <w:b/>
          <w:noProof w:val="0"/>
        </w:rPr>
        <w:tab/>
      </w:r>
      <w:r>
        <w:rPr>
          <w:b/>
          <w:noProof w:val="0"/>
        </w:rPr>
        <w:tab/>
      </w:r>
      <w:r>
        <w:rPr>
          <w:b/>
          <w:noProof w:val="0"/>
        </w:rPr>
        <w:tab/>
      </w:r>
      <w:r>
        <w:rPr>
          <w:b/>
          <w:noProof w:val="0"/>
        </w:rPr>
        <w:tab/>
      </w:r>
      <w:r>
        <w:rPr>
          <w:b/>
          <w:noProof w:val="0"/>
        </w:rPr>
        <w:tab/>
      </w:r>
      <w:r>
        <w:rPr>
          <w:b/>
          <w:noProof w:val="0"/>
        </w:rPr>
        <w:tab/>
        <w:t xml:space="preserve">  INS </w:t>
      </w:r>
      <w:r>
        <w:rPr>
          <w:noProof w:val="0"/>
        </w:rPr>
        <w:t>|</w:t>
      </w:r>
      <w:r>
        <w:rPr>
          <w:b/>
          <w:noProof w:val="0"/>
        </w:rPr>
        <w:t xml:space="preserve"> INSTANTANEE,</w:t>
      </w:r>
    </w:p>
    <w:p w:rsidR="00AE3BD8" w:rsidRDefault="00AE3BD8">
      <w:pPr>
        <w:pStyle w:val="Courrier"/>
        <w:rPr>
          <w:noProof w:val="0"/>
        </w:rPr>
      </w:pPr>
      <w:r>
        <w:rPr>
          <w:b/>
          <w:noProof w:val="0"/>
        </w:rPr>
        <w:tab/>
      </w:r>
      <w:r>
        <w:rPr>
          <w:b/>
          <w:noProof w:val="0"/>
        </w:rPr>
        <w:tab/>
      </w:r>
      <w:r>
        <w:rPr>
          <w:b/>
          <w:noProof w:val="0"/>
        </w:rPr>
        <w:tab/>
      </w:r>
      <w:r>
        <w:rPr>
          <w:b/>
          <w:noProof w:val="0"/>
        </w:rPr>
        <w:tab/>
      </w:r>
      <w:r>
        <w:rPr>
          <w:b/>
          <w:noProof w:val="0"/>
        </w:rPr>
        <w:tab/>
      </w:r>
      <w:r>
        <w:rPr>
          <w:b/>
          <w:noProof w:val="0"/>
        </w:rPr>
        <w:tab/>
        <w:t xml:space="preserve">  T_C </w:t>
      </w:r>
      <w:r>
        <w:rPr>
          <w:noProof w:val="0"/>
        </w:rPr>
        <w:t>|</w:t>
      </w:r>
      <w:r>
        <w:rPr>
          <w:b/>
          <w:noProof w:val="0"/>
        </w:rPr>
        <w:t xml:space="preserve"> TEMPS_CONSTANT </w:t>
      </w:r>
      <w:r>
        <w:rPr>
          <w:noProof w:val="0"/>
        </w:rPr>
        <w:t>}</w:t>
      </w:r>
    </w:p>
    <w:p w:rsidR="00AE3BD8" w:rsidRDefault="00AE3BD8">
      <w:pPr>
        <w:pStyle w:val="Courrier"/>
        <w:rPr>
          <w:noProof w:val="0"/>
        </w:rPr>
      </w:pPr>
      <w:r>
        <w:rPr>
          <w:noProof w:val="0"/>
        </w:rPr>
        <w:tab/>
      </w:r>
      <w:r>
        <w:rPr>
          <w:noProof w:val="0"/>
        </w:rPr>
        <w:tab/>
      </w:r>
      <w:r>
        <w:rPr>
          <w:noProof w:val="0"/>
        </w:rPr>
        <w:tab/>
      </w:r>
      <w:r>
        <w:rPr>
          <w:noProof w:val="0"/>
        </w:rPr>
        <w:tab/>
      </w:r>
      <w:r>
        <w:rPr>
          <w:noProof w:val="0"/>
        </w:rPr>
        <w:tab/>
      </w:r>
      <w:r>
        <w:rPr>
          <w:noProof w:val="0"/>
        </w:rPr>
        <w:tab/>
      </w:r>
      <w:r>
        <w:rPr>
          <w:b/>
          <w:noProof w:val="0"/>
        </w:rPr>
        <w:t>(</w:t>
      </w:r>
      <w:r>
        <w:rPr>
          <w:noProof w:val="0"/>
        </w:rPr>
        <w:t xml:space="preserve"> expression </w:t>
      </w:r>
      <w:r>
        <w:rPr>
          <w:b/>
          <w:noProof w:val="0"/>
        </w:rPr>
        <w:t>)</w:t>
      </w:r>
    </w:p>
    <w:p w:rsidR="00AE3BD8" w:rsidRDefault="00AE3BD8">
      <w:pPr>
        <w:pStyle w:val="Courrier"/>
        <w:rPr>
          <w:noProof w:val="0"/>
        </w:rPr>
      </w:pPr>
      <w:r>
        <w:rPr>
          <w:noProof w:val="0"/>
        </w:rPr>
        <w:tab/>
      </w:r>
      <w:r>
        <w:rPr>
          <w:noProof w:val="0"/>
        </w:rPr>
        <w:tab/>
      </w:r>
      <w:r>
        <w:rPr>
          <w:noProof w:val="0"/>
        </w:rPr>
        <w:tab/>
      </w:r>
      <w:r>
        <w:rPr>
          <w:noProof w:val="0"/>
        </w:rPr>
        <w:tab/>
        <w:t xml:space="preserve">[ </w:t>
      </w:r>
      <w:r>
        <w:rPr>
          <w:b/>
          <w:noProof w:val="0"/>
        </w:rPr>
        <w:t>PROVOQUE</w:t>
      </w:r>
      <w:r>
        <w:rPr>
          <w:b/>
          <w:noProof w:val="0"/>
        </w:rPr>
        <w:tab/>
      </w:r>
      <w:r>
        <w:rPr>
          <w:noProof w:val="0"/>
        </w:rPr>
        <w:t xml:space="preserve">action ] </w:t>
      </w:r>
    </w:p>
    <w:p w:rsidR="00AE3BD8" w:rsidRDefault="00AE3BD8">
      <w:pPr>
        <w:pStyle w:val="Courrier"/>
        <w:rPr>
          <w:b/>
          <w:noProof w:val="0"/>
        </w:rPr>
      </w:pPr>
    </w:p>
    <w:p w:rsidR="00AE3BD8" w:rsidRDefault="00AE3BD8">
      <w:pPr>
        <w:pStyle w:val="Courrier"/>
        <w:rPr>
          <w:noProof w:val="0"/>
        </w:rPr>
      </w:pPr>
      <w:r>
        <w:rPr>
          <w:b/>
          <w:noProof w:val="0"/>
        </w:rPr>
        <w:tab/>
      </w:r>
      <w:r>
        <w:rPr>
          <w:noProof w:val="0"/>
        </w:rPr>
        <w:t xml:space="preserve">| </w:t>
      </w:r>
      <w:r>
        <w:rPr>
          <w:b/>
          <w:noProof w:val="0"/>
        </w:rPr>
        <w:t>DEFAILLANCE</w:t>
      </w:r>
      <w:r>
        <w:rPr>
          <w:b/>
          <w:noProof w:val="0"/>
        </w:rPr>
        <w:tab/>
      </w:r>
      <w:r>
        <w:rPr>
          <w:noProof w:val="0"/>
        </w:rPr>
        <w:t>nom_de_defaillance | nom_de_panne</w:t>
      </w:r>
    </w:p>
    <w:p w:rsidR="00AE3BD8" w:rsidRDefault="00AE3BD8">
      <w:pPr>
        <w:pStyle w:val="Courrier"/>
        <w:rPr>
          <w:noProof w:val="0"/>
        </w:rPr>
      </w:pPr>
      <w:r>
        <w:rPr>
          <w:noProof w:val="0"/>
        </w:rPr>
        <w:tab/>
      </w:r>
      <w:r>
        <w:rPr>
          <w:noProof w:val="0"/>
        </w:rPr>
        <w:tab/>
      </w:r>
      <w:r>
        <w:rPr>
          <w:noProof w:val="0"/>
        </w:rPr>
        <w:tab/>
      </w:r>
      <w:r>
        <w:rPr>
          <w:noProof w:val="0"/>
        </w:rPr>
        <w:tab/>
        <w:t xml:space="preserve">[ </w:t>
      </w:r>
      <w:r>
        <w:rPr>
          <w:b/>
          <w:noProof w:val="0"/>
        </w:rPr>
        <w:t>LIBELLE</w:t>
      </w:r>
      <w:r>
        <w:rPr>
          <w:noProof w:val="0"/>
        </w:rPr>
        <w:tab/>
        <w:t xml:space="preserve">"description" ] </w:t>
      </w:r>
    </w:p>
    <w:p w:rsidR="00AE3BD8" w:rsidRDefault="00AE3BD8">
      <w:pPr>
        <w:pStyle w:val="Courrier"/>
        <w:rPr>
          <w:b/>
          <w:noProof w:val="0"/>
        </w:rPr>
      </w:pPr>
      <w:r>
        <w:rPr>
          <w:noProof w:val="0"/>
        </w:rPr>
        <w:tab/>
      </w:r>
      <w:r>
        <w:rPr>
          <w:noProof w:val="0"/>
        </w:rPr>
        <w:tab/>
      </w:r>
      <w:r>
        <w:rPr>
          <w:noProof w:val="0"/>
        </w:rPr>
        <w:tab/>
      </w:r>
      <w:r>
        <w:rPr>
          <w:noProof w:val="0"/>
        </w:rPr>
        <w:tab/>
      </w:r>
      <w:r>
        <w:rPr>
          <w:b/>
          <w:noProof w:val="0"/>
        </w:rPr>
        <w:t>LOI</w:t>
      </w:r>
      <w:r>
        <w:rPr>
          <w:b/>
          <w:noProof w:val="0"/>
        </w:rPr>
        <w:tab/>
      </w:r>
      <w:r>
        <w:rPr>
          <w:noProof w:val="0"/>
        </w:rPr>
        <w:tab/>
        <w:t xml:space="preserve">{ </w:t>
      </w:r>
      <w:r>
        <w:rPr>
          <w:b/>
          <w:noProof w:val="0"/>
        </w:rPr>
        <w:t xml:space="preserve">EXP </w:t>
      </w:r>
      <w:r>
        <w:rPr>
          <w:noProof w:val="0"/>
        </w:rPr>
        <w:t>|</w:t>
      </w:r>
      <w:r>
        <w:rPr>
          <w:b/>
          <w:noProof w:val="0"/>
        </w:rPr>
        <w:t xml:space="preserve"> EXPONENTIELLE,</w:t>
      </w:r>
    </w:p>
    <w:p w:rsidR="00AE3BD8" w:rsidRDefault="00AE3BD8">
      <w:pPr>
        <w:pStyle w:val="Courrier"/>
        <w:rPr>
          <w:b/>
          <w:noProof w:val="0"/>
        </w:rPr>
      </w:pPr>
      <w:r>
        <w:rPr>
          <w:b/>
          <w:noProof w:val="0"/>
        </w:rPr>
        <w:tab/>
      </w:r>
      <w:r>
        <w:rPr>
          <w:b/>
          <w:noProof w:val="0"/>
        </w:rPr>
        <w:tab/>
      </w:r>
      <w:r>
        <w:rPr>
          <w:b/>
          <w:noProof w:val="0"/>
        </w:rPr>
        <w:tab/>
      </w:r>
      <w:r>
        <w:rPr>
          <w:b/>
          <w:noProof w:val="0"/>
        </w:rPr>
        <w:tab/>
      </w:r>
      <w:r>
        <w:rPr>
          <w:b/>
          <w:noProof w:val="0"/>
        </w:rPr>
        <w:tab/>
      </w:r>
      <w:r>
        <w:rPr>
          <w:b/>
          <w:noProof w:val="0"/>
        </w:rPr>
        <w:tab/>
        <w:t xml:space="preserve">  INS </w:t>
      </w:r>
      <w:r>
        <w:rPr>
          <w:noProof w:val="0"/>
        </w:rPr>
        <w:t>|</w:t>
      </w:r>
      <w:r>
        <w:rPr>
          <w:b/>
          <w:noProof w:val="0"/>
        </w:rPr>
        <w:t xml:space="preserve"> INSTANTANEE,</w:t>
      </w:r>
    </w:p>
    <w:p w:rsidR="00AE3BD8" w:rsidRDefault="00AE3BD8">
      <w:pPr>
        <w:pStyle w:val="Courrier"/>
        <w:rPr>
          <w:noProof w:val="0"/>
        </w:rPr>
      </w:pPr>
      <w:r>
        <w:rPr>
          <w:b/>
          <w:noProof w:val="0"/>
        </w:rPr>
        <w:tab/>
      </w:r>
      <w:r>
        <w:rPr>
          <w:b/>
          <w:noProof w:val="0"/>
        </w:rPr>
        <w:tab/>
      </w:r>
      <w:r>
        <w:rPr>
          <w:b/>
          <w:noProof w:val="0"/>
        </w:rPr>
        <w:tab/>
      </w:r>
      <w:r>
        <w:rPr>
          <w:b/>
          <w:noProof w:val="0"/>
        </w:rPr>
        <w:tab/>
      </w:r>
      <w:r>
        <w:rPr>
          <w:b/>
          <w:noProof w:val="0"/>
        </w:rPr>
        <w:tab/>
      </w:r>
      <w:r>
        <w:rPr>
          <w:b/>
          <w:noProof w:val="0"/>
        </w:rPr>
        <w:tab/>
        <w:t xml:space="preserve">  T_C </w:t>
      </w:r>
      <w:r>
        <w:rPr>
          <w:noProof w:val="0"/>
        </w:rPr>
        <w:t>|</w:t>
      </w:r>
      <w:r>
        <w:rPr>
          <w:b/>
          <w:noProof w:val="0"/>
        </w:rPr>
        <w:t xml:space="preserve"> TEMPS_CONSTANT </w:t>
      </w:r>
      <w:r>
        <w:rPr>
          <w:noProof w:val="0"/>
        </w:rPr>
        <w:t>}</w:t>
      </w:r>
    </w:p>
    <w:p w:rsidR="00AE3BD8" w:rsidRDefault="00AE3BD8">
      <w:pPr>
        <w:pStyle w:val="Courrier"/>
        <w:rPr>
          <w:noProof w:val="0"/>
        </w:rPr>
      </w:pPr>
      <w:r>
        <w:rPr>
          <w:noProof w:val="0"/>
        </w:rPr>
        <w:tab/>
      </w:r>
      <w:r>
        <w:rPr>
          <w:noProof w:val="0"/>
        </w:rPr>
        <w:tab/>
      </w:r>
      <w:r>
        <w:rPr>
          <w:noProof w:val="0"/>
        </w:rPr>
        <w:tab/>
      </w:r>
      <w:r>
        <w:rPr>
          <w:noProof w:val="0"/>
        </w:rPr>
        <w:tab/>
      </w:r>
      <w:r>
        <w:rPr>
          <w:noProof w:val="0"/>
        </w:rPr>
        <w:tab/>
      </w:r>
      <w:r>
        <w:rPr>
          <w:noProof w:val="0"/>
        </w:rPr>
        <w:tab/>
      </w:r>
      <w:r>
        <w:rPr>
          <w:b/>
          <w:noProof w:val="0"/>
        </w:rPr>
        <w:t>(</w:t>
      </w:r>
      <w:r>
        <w:rPr>
          <w:noProof w:val="0"/>
        </w:rPr>
        <w:t xml:space="preserve"> expression </w:t>
      </w:r>
      <w:r>
        <w:rPr>
          <w:b/>
          <w:noProof w:val="0"/>
        </w:rPr>
        <w:t>)</w:t>
      </w:r>
    </w:p>
    <w:p w:rsidR="00AE3BD8" w:rsidRDefault="00AE3BD8">
      <w:pPr>
        <w:pStyle w:val="Courrier"/>
        <w:rPr>
          <w:noProof w:val="0"/>
        </w:rPr>
      </w:pPr>
      <w:r>
        <w:rPr>
          <w:noProof w:val="0"/>
        </w:rPr>
        <w:tab/>
      </w:r>
      <w:r>
        <w:rPr>
          <w:noProof w:val="0"/>
        </w:rPr>
        <w:tab/>
      </w:r>
      <w:r>
        <w:rPr>
          <w:noProof w:val="0"/>
        </w:rPr>
        <w:tab/>
      </w:r>
      <w:r>
        <w:rPr>
          <w:noProof w:val="0"/>
        </w:rPr>
        <w:tab/>
        <w:t xml:space="preserve">[ </w:t>
      </w:r>
      <w:r>
        <w:rPr>
          <w:b/>
          <w:noProof w:val="0"/>
        </w:rPr>
        <w:t>PROVOQUE</w:t>
      </w:r>
      <w:r>
        <w:rPr>
          <w:b/>
          <w:noProof w:val="0"/>
        </w:rPr>
        <w:tab/>
      </w:r>
      <w:r>
        <w:rPr>
          <w:noProof w:val="0"/>
        </w:rPr>
        <w:t xml:space="preserve">action ] </w:t>
      </w:r>
    </w:p>
    <w:p w:rsidR="00AE3BD8" w:rsidRDefault="00AE3BD8">
      <w:pPr>
        <w:pStyle w:val="Courrier"/>
        <w:rPr>
          <w:b/>
          <w:noProof w:val="0"/>
        </w:rPr>
      </w:pPr>
    </w:p>
    <w:p w:rsidR="00AE3BD8" w:rsidRDefault="00AE3BD8">
      <w:pPr>
        <w:pStyle w:val="Courrier"/>
        <w:rPr>
          <w:noProof w:val="0"/>
        </w:rPr>
      </w:pPr>
      <w:r>
        <w:rPr>
          <w:b/>
          <w:noProof w:val="0"/>
        </w:rPr>
        <w:tab/>
      </w:r>
      <w:r>
        <w:rPr>
          <w:noProof w:val="0"/>
        </w:rPr>
        <w:t xml:space="preserve">| </w:t>
      </w:r>
      <w:r>
        <w:rPr>
          <w:b/>
          <w:noProof w:val="0"/>
        </w:rPr>
        <w:t>REPARATION</w:t>
      </w:r>
      <w:r>
        <w:rPr>
          <w:b/>
          <w:noProof w:val="0"/>
        </w:rPr>
        <w:tab/>
      </w:r>
      <w:r>
        <w:rPr>
          <w:noProof w:val="0"/>
        </w:rPr>
        <w:t>nom_reparation</w:t>
      </w:r>
    </w:p>
    <w:p w:rsidR="00AE3BD8" w:rsidRDefault="00AE3BD8">
      <w:pPr>
        <w:pStyle w:val="Courrier"/>
        <w:rPr>
          <w:noProof w:val="0"/>
        </w:rPr>
      </w:pPr>
      <w:r>
        <w:rPr>
          <w:noProof w:val="0"/>
        </w:rPr>
        <w:tab/>
      </w:r>
      <w:r>
        <w:rPr>
          <w:noProof w:val="0"/>
        </w:rPr>
        <w:tab/>
      </w:r>
      <w:r>
        <w:rPr>
          <w:noProof w:val="0"/>
        </w:rPr>
        <w:tab/>
      </w:r>
      <w:r>
        <w:rPr>
          <w:noProof w:val="0"/>
        </w:rPr>
        <w:tab/>
        <w:t xml:space="preserve">[ </w:t>
      </w:r>
      <w:r>
        <w:rPr>
          <w:b/>
          <w:noProof w:val="0"/>
        </w:rPr>
        <w:t>LIBELLE</w:t>
      </w:r>
      <w:r>
        <w:rPr>
          <w:noProof w:val="0"/>
        </w:rPr>
        <w:tab/>
        <w:t xml:space="preserve">"description" ] </w:t>
      </w:r>
    </w:p>
    <w:p w:rsidR="00AE3BD8" w:rsidRDefault="00AE3BD8">
      <w:pPr>
        <w:pStyle w:val="Courrier"/>
        <w:rPr>
          <w:b/>
          <w:noProof w:val="0"/>
        </w:rPr>
      </w:pPr>
      <w:r>
        <w:rPr>
          <w:noProof w:val="0"/>
        </w:rPr>
        <w:tab/>
      </w:r>
      <w:r>
        <w:rPr>
          <w:noProof w:val="0"/>
        </w:rPr>
        <w:tab/>
      </w:r>
      <w:r>
        <w:rPr>
          <w:noProof w:val="0"/>
        </w:rPr>
        <w:tab/>
      </w:r>
      <w:r>
        <w:rPr>
          <w:noProof w:val="0"/>
        </w:rPr>
        <w:tab/>
      </w:r>
      <w:r>
        <w:rPr>
          <w:b/>
          <w:noProof w:val="0"/>
        </w:rPr>
        <w:t>LOI</w:t>
      </w:r>
      <w:r>
        <w:rPr>
          <w:b/>
          <w:noProof w:val="0"/>
        </w:rPr>
        <w:tab/>
      </w:r>
      <w:r>
        <w:rPr>
          <w:noProof w:val="0"/>
        </w:rPr>
        <w:tab/>
        <w:t xml:space="preserve">{ </w:t>
      </w:r>
      <w:r>
        <w:rPr>
          <w:b/>
          <w:noProof w:val="0"/>
        </w:rPr>
        <w:t xml:space="preserve">EXP </w:t>
      </w:r>
      <w:r>
        <w:rPr>
          <w:noProof w:val="0"/>
        </w:rPr>
        <w:t>|</w:t>
      </w:r>
      <w:r>
        <w:rPr>
          <w:b/>
          <w:noProof w:val="0"/>
        </w:rPr>
        <w:t xml:space="preserve"> EXPONENTIELLE,</w:t>
      </w:r>
    </w:p>
    <w:p w:rsidR="00AE3BD8" w:rsidRDefault="00AE3BD8">
      <w:pPr>
        <w:pStyle w:val="Courrier"/>
        <w:rPr>
          <w:b/>
          <w:noProof w:val="0"/>
        </w:rPr>
      </w:pPr>
      <w:r>
        <w:rPr>
          <w:b/>
          <w:noProof w:val="0"/>
        </w:rPr>
        <w:tab/>
      </w:r>
      <w:r>
        <w:rPr>
          <w:b/>
          <w:noProof w:val="0"/>
        </w:rPr>
        <w:tab/>
      </w:r>
      <w:r>
        <w:rPr>
          <w:b/>
          <w:noProof w:val="0"/>
        </w:rPr>
        <w:tab/>
      </w:r>
      <w:r>
        <w:rPr>
          <w:b/>
          <w:noProof w:val="0"/>
        </w:rPr>
        <w:tab/>
      </w:r>
      <w:r>
        <w:rPr>
          <w:b/>
          <w:noProof w:val="0"/>
        </w:rPr>
        <w:tab/>
      </w:r>
      <w:r>
        <w:rPr>
          <w:b/>
          <w:noProof w:val="0"/>
        </w:rPr>
        <w:tab/>
        <w:t xml:space="preserve">  INS </w:t>
      </w:r>
      <w:r>
        <w:rPr>
          <w:noProof w:val="0"/>
        </w:rPr>
        <w:t>|</w:t>
      </w:r>
      <w:r>
        <w:rPr>
          <w:b/>
          <w:noProof w:val="0"/>
        </w:rPr>
        <w:t xml:space="preserve"> INSTANTANEE,</w:t>
      </w:r>
    </w:p>
    <w:p w:rsidR="00AE3BD8" w:rsidRDefault="00AE3BD8">
      <w:pPr>
        <w:pStyle w:val="Courrier"/>
        <w:rPr>
          <w:noProof w:val="0"/>
        </w:rPr>
      </w:pPr>
      <w:r>
        <w:rPr>
          <w:b/>
          <w:noProof w:val="0"/>
        </w:rPr>
        <w:tab/>
      </w:r>
      <w:r>
        <w:rPr>
          <w:b/>
          <w:noProof w:val="0"/>
        </w:rPr>
        <w:tab/>
      </w:r>
      <w:r>
        <w:rPr>
          <w:b/>
          <w:noProof w:val="0"/>
        </w:rPr>
        <w:tab/>
      </w:r>
      <w:r>
        <w:rPr>
          <w:b/>
          <w:noProof w:val="0"/>
        </w:rPr>
        <w:tab/>
      </w:r>
      <w:r>
        <w:rPr>
          <w:b/>
          <w:noProof w:val="0"/>
        </w:rPr>
        <w:tab/>
      </w:r>
      <w:r>
        <w:rPr>
          <w:b/>
          <w:noProof w:val="0"/>
        </w:rPr>
        <w:tab/>
        <w:t xml:space="preserve">  T_C </w:t>
      </w:r>
      <w:r>
        <w:rPr>
          <w:noProof w:val="0"/>
        </w:rPr>
        <w:t>|</w:t>
      </w:r>
      <w:r>
        <w:rPr>
          <w:b/>
          <w:noProof w:val="0"/>
        </w:rPr>
        <w:t xml:space="preserve"> TEMPS_CONSTANT </w:t>
      </w:r>
      <w:r>
        <w:rPr>
          <w:noProof w:val="0"/>
        </w:rPr>
        <w:t>}</w:t>
      </w:r>
    </w:p>
    <w:p w:rsidR="00AE3BD8" w:rsidRDefault="00AE3BD8">
      <w:pPr>
        <w:pStyle w:val="Courrier"/>
        <w:rPr>
          <w:noProof w:val="0"/>
        </w:rPr>
      </w:pPr>
      <w:r>
        <w:rPr>
          <w:noProof w:val="0"/>
        </w:rPr>
        <w:tab/>
      </w:r>
      <w:r>
        <w:rPr>
          <w:noProof w:val="0"/>
        </w:rPr>
        <w:tab/>
      </w:r>
      <w:r>
        <w:rPr>
          <w:noProof w:val="0"/>
        </w:rPr>
        <w:tab/>
      </w:r>
      <w:r>
        <w:rPr>
          <w:noProof w:val="0"/>
        </w:rPr>
        <w:tab/>
      </w:r>
      <w:r>
        <w:rPr>
          <w:noProof w:val="0"/>
        </w:rPr>
        <w:tab/>
      </w:r>
      <w:r>
        <w:rPr>
          <w:noProof w:val="0"/>
        </w:rPr>
        <w:tab/>
      </w:r>
      <w:r>
        <w:rPr>
          <w:b/>
          <w:noProof w:val="0"/>
        </w:rPr>
        <w:t>(</w:t>
      </w:r>
      <w:r>
        <w:rPr>
          <w:noProof w:val="0"/>
        </w:rPr>
        <w:t xml:space="preserve"> expression </w:t>
      </w:r>
      <w:r>
        <w:rPr>
          <w:b/>
          <w:noProof w:val="0"/>
        </w:rPr>
        <w:t>)</w:t>
      </w:r>
    </w:p>
    <w:p w:rsidR="00AE3BD8" w:rsidRDefault="00AE3BD8">
      <w:pPr>
        <w:pStyle w:val="Courrier"/>
        <w:rPr>
          <w:noProof w:val="0"/>
        </w:rPr>
      </w:pPr>
      <w:r>
        <w:rPr>
          <w:noProof w:val="0"/>
        </w:rPr>
        <w:tab/>
      </w:r>
      <w:r>
        <w:rPr>
          <w:noProof w:val="0"/>
        </w:rPr>
        <w:tab/>
      </w:r>
      <w:r>
        <w:rPr>
          <w:noProof w:val="0"/>
        </w:rPr>
        <w:tab/>
      </w:r>
      <w:r>
        <w:rPr>
          <w:noProof w:val="0"/>
        </w:rPr>
        <w:tab/>
        <w:t xml:space="preserve">[ </w:t>
      </w:r>
      <w:r>
        <w:rPr>
          <w:b/>
          <w:noProof w:val="0"/>
        </w:rPr>
        <w:t>REPARE</w:t>
      </w:r>
      <w:r>
        <w:rPr>
          <w:noProof w:val="0"/>
        </w:rPr>
        <w:tab/>
        <w:t xml:space="preserve">liste_pannes ] </w:t>
      </w:r>
    </w:p>
    <w:p w:rsidR="00AE3BD8" w:rsidRDefault="00AE3BD8">
      <w:pPr>
        <w:pStyle w:val="Courrier"/>
        <w:rPr>
          <w:noProof w:val="0"/>
        </w:rPr>
      </w:pPr>
      <w:r>
        <w:rPr>
          <w:noProof w:val="0"/>
        </w:rPr>
        <w:tab/>
      </w:r>
      <w:r>
        <w:rPr>
          <w:noProof w:val="0"/>
        </w:rPr>
        <w:tab/>
      </w:r>
      <w:r>
        <w:rPr>
          <w:noProof w:val="0"/>
        </w:rPr>
        <w:tab/>
      </w:r>
      <w:r>
        <w:rPr>
          <w:noProof w:val="0"/>
        </w:rPr>
        <w:tab/>
        <w:t xml:space="preserve">[ </w:t>
      </w:r>
      <w:r>
        <w:rPr>
          <w:b/>
          <w:noProof w:val="0"/>
        </w:rPr>
        <w:t>PROVOQUE</w:t>
      </w:r>
      <w:r>
        <w:rPr>
          <w:b/>
          <w:noProof w:val="0"/>
        </w:rPr>
        <w:tab/>
      </w:r>
      <w:r>
        <w:rPr>
          <w:noProof w:val="0"/>
        </w:rPr>
        <w:t xml:space="preserve">action ] </w:t>
      </w:r>
    </w:p>
    <w:p w:rsidR="00AE3BD8" w:rsidRDefault="00AE3BD8">
      <w:pPr>
        <w:pStyle w:val="Courrier"/>
        <w:rPr>
          <w:b/>
          <w:noProof w:val="0"/>
        </w:rPr>
      </w:pPr>
    </w:p>
    <w:p w:rsidR="00AE3BD8" w:rsidRDefault="00AE3BD8">
      <w:pPr>
        <w:pStyle w:val="Courrier"/>
        <w:rPr>
          <w:noProof w:val="0"/>
        </w:rPr>
      </w:pPr>
      <w:r>
        <w:rPr>
          <w:b/>
          <w:noProof w:val="0"/>
        </w:rPr>
        <w:tab/>
      </w:r>
      <w:r>
        <w:rPr>
          <w:noProof w:val="0"/>
        </w:rPr>
        <w:t xml:space="preserve">| </w:t>
      </w:r>
      <w:r>
        <w:rPr>
          <w:b/>
          <w:noProof w:val="0"/>
        </w:rPr>
        <w:t>INDISPONIBILITE</w:t>
      </w:r>
      <w:r>
        <w:rPr>
          <w:b/>
          <w:noProof w:val="0"/>
        </w:rPr>
        <w:tab/>
      </w:r>
      <w:r>
        <w:rPr>
          <w:noProof w:val="0"/>
        </w:rPr>
        <w:t>nom_indisponibilité | nom_de_panne</w:t>
      </w:r>
    </w:p>
    <w:p w:rsidR="00AE3BD8" w:rsidRDefault="00AE3BD8">
      <w:pPr>
        <w:pStyle w:val="Courrier"/>
        <w:rPr>
          <w:noProof w:val="0"/>
        </w:rPr>
      </w:pPr>
      <w:r>
        <w:rPr>
          <w:noProof w:val="0"/>
        </w:rPr>
        <w:tab/>
      </w:r>
      <w:r>
        <w:rPr>
          <w:noProof w:val="0"/>
        </w:rPr>
        <w:tab/>
      </w:r>
      <w:r>
        <w:rPr>
          <w:noProof w:val="0"/>
        </w:rPr>
        <w:tab/>
      </w:r>
      <w:r>
        <w:rPr>
          <w:noProof w:val="0"/>
        </w:rPr>
        <w:tab/>
        <w:t xml:space="preserve">[ </w:t>
      </w:r>
      <w:r>
        <w:rPr>
          <w:b/>
          <w:noProof w:val="0"/>
        </w:rPr>
        <w:t>LIBELLE</w:t>
      </w:r>
      <w:r>
        <w:rPr>
          <w:noProof w:val="0"/>
        </w:rPr>
        <w:tab/>
        <w:t xml:space="preserve">"description" ] </w:t>
      </w:r>
    </w:p>
    <w:p w:rsidR="00AE3BD8" w:rsidRDefault="00AE3BD8">
      <w:pPr>
        <w:pStyle w:val="Courrier"/>
        <w:rPr>
          <w:b/>
          <w:noProof w:val="0"/>
        </w:rPr>
      </w:pPr>
      <w:r>
        <w:rPr>
          <w:noProof w:val="0"/>
        </w:rPr>
        <w:tab/>
      </w:r>
      <w:r>
        <w:rPr>
          <w:noProof w:val="0"/>
        </w:rPr>
        <w:tab/>
      </w:r>
      <w:r>
        <w:rPr>
          <w:noProof w:val="0"/>
        </w:rPr>
        <w:tab/>
      </w:r>
      <w:r>
        <w:rPr>
          <w:noProof w:val="0"/>
        </w:rPr>
        <w:tab/>
      </w:r>
      <w:r>
        <w:rPr>
          <w:b/>
          <w:noProof w:val="0"/>
        </w:rPr>
        <w:t>LOI</w:t>
      </w:r>
      <w:r>
        <w:rPr>
          <w:b/>
          <w:noProof w:val="0"/>
        </w:rPr>
        <w:tab/>
      </w:r>
      <w:r>
        <w:rPr>
          <w:noProof w:val="0"/>
        </w:rPr>
        <w:tab/>
        <w:t xml:space="preserve">{ </w:t>
      </w:r>
      <w:r>
        <w:rPr>
          <w:b/>
          <w:noProof w:val="0"/>
        </w:rPr>
        <w:t xml:space="preserve">EXP </w:t>
      </w:r>
      <w:r>
        <w:rPr>
          <w:noProof w:val="0"/>
        </w:rPr>
        <w:t>|</w:t>
      </w:r>
      <w:r>
        <w:rPr>
          <w:b/>
          <w:noProof w:val="0"/>
        </w:rPr>
        <w:t xml:space="preserve"> EXPONENTIELLE,</w:t>
      </w:r>
    </w:p>
    <w:p w:rsidR="00AE3BD8" w:rsidRDefault="00AE3BD8">
      <w:pPr>
        <w:pStyle w:val="Courrier"/>
        <w:rPr>
          <w:b/>
          <w:noProof w:val="0"/>
        </w:rPr>
      </w:pPr>
      <w:r>
        <w:rPr>
          <w:b/>
          <w:noProof w:val="0"/>
        </w:rPr>
        <w:tab/>
      </w:r>
      <w:r>
        <w:rPr>
          <w:b/>
          <w:noProof w:val="0"/>
        </w:rPr>
        <w:tab/>
      </w:r>
      <w:r>
        <w:rPr>
          <w:b/>
          <w:noProof w:val="0"/>
        </w:rPr>
        <w:tab/>
      </w:r>
      <w:r>
        <w:rPr>
          <w:b/>
          <w:noProof w:val="0"/>
        </w:rPr>
        <w:tab/>
      </w:r>
      <w:r>
        <w:rPr>
          <w:b/>
          <w:noProof w:val="0"/>
        </w:rPr>
        <w:tab/>
      </w:r>
      <w:r>
        <w:rPr>
          <w:b/>
          <w:noProof w:val="0"/>
        </w:rPr>
        <w:tab/>
        <w:t xml:space="preserve">  INS </w:t>
      </w:r>
      <w:r>
        <w:rPr>
          <w:noProof w:val="0"/>
        </w:rPr>
        <w:t>|</w:t>
      </w:r>
      <w:r>
        <w:rPr>
          <w:b/>
          <w:noProof w:val="0"/>
        </w:rPr>
        <w:t xml:space="preserve"> INSTANTANEE,</w:t>
      </w:r>
    </w:p>
    <w:p w:rsidR="00AE3BD8" w:rsidRDefault="00AE3BD8">
      <w:pPr>
        <w:pStyle w:val="Courrier"/>
        <w:rPr>
          <w:noProof w:val="0"/>
        </w:rPr>
      </w:pPr>
      <w:r>
        <w:rPr>
          <w:b/>
          <w:noProof w:val="0"/>
        </w:rPr>
        <w:tab/>
      </w:r>
      <w:r>
        <w:rPr>
          <w:b/>
          <w:noProof w:val="0"/>
        </w:rPr>
        <w:tab/>
      </w:r>
      <w:r>
        <w:rPr>
          <w:b/>
          <w:noProof w:val="0"/>
        </w:rPr>
        <w:tab/>
      </w:r>
      <w:r>
        <w:rPr>
          <w:b/>
          <w:noProof w:val="0"/>
        </w:rPr>
        <w:tab/>
      </w:r>
      <w:r>
        <w:rPr>
          <w:b/>
          <w:noProof w:val="0"/>
        </w:rPr>
        <w:tab/>
      </w:r>
      <w:r>
        <w:rPr>
          <w:b/>
          <w:noProof w:val="0"/>
        </w:rPr>
        <w:tab/>
        <w:t xml:space="preserve">  T_C </w:t>
      </w:r>
      <w:r>
        <w:rPr>
          <w:noProof w:val="0"/>
        </w:rPr>
        <w:t>|</w:t>
      </w:r>
      <w:r>
        <w:rPr>
          <w:b/>
          <w:noProof w:val="0"/>
        </w:rPr>
        <w:t xml:space="preserve"> TEMPS_CONSTANT </w:t>
      </w:r>
      <w:r>
        <w:rPr>
          <w:noProof w:val="0"/>
        </w:rPr>
        <w:t>}</w:t>
      </w:r>
    </w:p>
    <w:p w:rsidR="00AE3BD8" w:rsidRDefault="00AE3BD8">
      <w:pPr>
        <w:pStyle w:val="Courrier"/>
        <w:rPr>
          <w:noProof w:val="0"/>
        </w:rPr>
      </w:pPr>
      <w:r>
        <w:rPr>
          <w:noProof w:val="0"/>
        </w:rPr>
        <w:tab/>
      </w:r>
      <w:r>
        <w:rPr>
          <w:noProof w:val="0"/>
        </w:rPr>
        <w:tab/>
      </w:r>
      <w:r>
        <w:rPr>
          <w:noProof w:val="0"/>
        </w:rPr>
        <w:tab/>
      </w:r>
      <w:r>
        <w:rPr>
          <w:noProof w:val="0"/>
        </w:rPr>
        <w:tab/>
      </w:r>
      <w:r>
        <w:rPr>
          <w:noProof w:val="0"/>
        </w:rPr>
        <w:tab/>
      </w:r>
      <w:r>
        <w:rPr>
          <w:noProof w:val="0"/>
        </w:rPr>
        <w:tab/>
      </w:r>
      <w:r>
        <w:rPr>
          <w:b/>
          <w:noProof w:val="0"/>
        </w:rPr>
        <w:t>(</w:t>
      </w:r>
      <w:r>
        <w:rPr>
          <w:noProof w:val="0"/>
        </w:rPr>
        <w:t xml:space="preserve"> expression </w:t>
      </w:r>
      <w:r>
        <w:rPr>
          <w:b/>
          <w:noProof w:val="0"/>
        </w:rPr>
        <w:t>)</w:t>
      </w:r>
      <w:r>
        <w:rPr>
          <w:noProof w:val="0"/>
        </w:rPr>
        <w:t xml:space="preserve"> </w:t>
      </w:r>
    </w:p>
    <w:p w:rsidR="00AE3BD8" w:rsidRDefault="00AE3BD8">
      <w:pPr>
        <w:pStyle w:val="Courrier"/>
        <w:rPr>
          <w:noProof w:val="0"/>
        </w:rPr>
      </w:pPr>
      <w:r>
        <w:rPr>
          <w:noProof w:val="0"/>
        </w:rPr>
        <w:tab/>
      </w:r>
      <w:r>
        <w:rPr>
          <w:noProof w:val="0"/>
        </w:rPr>
        <w:tab/>
      </w:r>
      <w:r>
        <w:rPr>
          <w:noProof w:val="0"/>
        </w:rPr>
        <w:tab/>
      </w:r>
      <w:r>
        <w:rPr>
          <w:noProof w:val="0"/>
        </w:rPr>
        <w:tab/>
        <w:t xml:space="preserve">[ </w:t>
      </w:r>
      <w:r>
        <w:rPr>
          <w:b/>
          <w:noProof w:val="0"/>
        </w:rPr>
        <w:t>PROVOQUE</w:t>
      </w:r>
      <w:r>
        <w:rPr>
          <w:b/>
          <w:noProof w:val="0"/>
        </w:rPr>
        <w:tab/>
      </w:r>
      <w:r>
        <w:rPr>
          <w:noProof w:val="0"/>
        </w:rPr>
        <w:t xml:space="preserve">action ] </w:t>
      </w:r>
    </w:p>
    <w:p w:rsidR="00AE3BD8" w:rsidRDefault="00AE3BD8">
      <w:pPr>
        <w:pStyle w:val="Courrier"/>
        <w:rPr>
          <w:noProof w:val="0"/>
        </w:rPr>
      </w:pPr>
    </w:p>
    <w:p w:rsidR="00AE3BD8" w:rsidRDefault="00AE3BD8">
      <w:pPr>
        <w:pStyle w:val="Courrier"/>
        <w:rPr>
          <w:b/>
          <w:noProof w:val="0"/>
        </w:rPr>
      </w:pPr>
      <w:r>
        <w:rPr>
          <w:noProof w:val="0"/>
        </w:rPr>
        <w:tab/>
        <w:t xml:space="preserve">[ </w:t>
      </w:r>
      <w:r>
        <w:rPr>
          <w:b/>
          <w:noProof w:val="0"/>
        </w:rPr>
        <w:t>OU_BIEN</w:t>
      </w:r>
      <w:r>
        <w:rPr>
          <w:b/>
          <w:noProof w:val="0"/>
        </w:rPr>
        <w:tab/>
        <w:t xml:space="preserve">TRANSITION ... </w:t>
      </w:r>
      <w:r>
        <w:rPr>
          <w:noProof w:val="0"/>
        </w:rPr>
        <w:t xml:space="preserve">| </w:t>
      </w:r>
      <w:r>
        <w:rPr>
          <w:b/>
          <w:noProof w:val="0"/>
        </w:rPr>
        <w:t xml:space="preserve">DEFAILLANCE ... </w:t>
      </w:r>
      <w:r>
        <w:rPr>
          <w:noProof w:val="0"/>
        </w:rPr>
        <w:t>|</w:t>
      </w:r>
    </w:p>
    <w:p w:rsidR="00AE3BD8" w:rsidRDefault="00AE3BD8">
      <w:pPr>
        <w:pStyle w:val="Courrier"/>
        <w:rPr>
          <w:noProof w:val="0"/>
        </w:rPr>
      </w:pPr>
      <w:r>
        <w:rPr>
          <w:b/>
          <w:noProof w:val="0"/>
        </w:rPr>
        <w:tab/>
      </w:r>
      <w:r>
        <w:rPr>
          <w:b/>
          <w:noProof w:val="0"/>
        </w:rPr>
        <w:tab/>
      </w:r>
      <w:r>
        <w:rPr>
          <w:b/>
          <w:noProof w:val="0"/>
        </w:rPr>
        <w:tab/>
        <w:t xml:space="preserve">REPARATION ... </w:t>
      </w:r>
      <w:r>
        <w:rPr>
          <w:noProof w:val="0"/>
        </w:rPr>
        <w:t>|</w:t>
      </w:r>
      <w:r>
        <w:rPr>
          <w:b/>
          <w:noProof w:val="0"/>
        </w:rPr>
        <w:t xml:space="preserve"> INDISPONIBILITE ... </w:t>
      </w:r>
      <w:r>
        <w:rPr>
          <w:noProof w:val="0"/>
        </w:rPr>
        <w:t>]</w:t>
      </w:r>
    </w:p>
    <w:p w:rsidR="00AE3BD8" w:rsidRDefault="00AE3BD8">
      <w:pPr>
        <w:pStyle w:val="Courrierp"/>
        <w:rPr>
          <w:noProof w:val="0"/>
        </w:rPr>
      </w:pPr>
      <w:r>
        <w:rPr>
          <w:noProof w:val="0"/>
        </w:rPr>
        <w:tab/>
        <w:t xml:space="preserve">[ </w:t>
      </w:r>
      <w:r>
        <w:rPr>
          <w:b/>
          <w:noProof w:val="0"/>
        </w:rPr>
        <w:t>OU_BIEN</w:t>
      </w:r>
      <w:r>
        <w:rPr>
          <w:b/>
          <w:noProof w:val="0"/>
        </w:rPr>
        <w:tab/>
        <w:t xml:space="preserve">... </w:t>
      </w:r>
      <w:r>
        <w:rPr>
          <w:noProof w:val="0"/>
        </w:rPr>
        <w:t>]</w:t>
      </w:r>
    </w:p>
    <w:p w:rsidR="00AE3BD8" w:rsidRDefault="00AE3BD8"/>
    <w:p w:rsidR="00AE3BD8" w:rsidRDefault="00AE3BD8" w:rsidP="00B1190F">
      <w:pPr>
        <w:pStyle w:val="Remarque"/>
        <w:numPr>
          <w:ilvl w:val="0"/>
          <w:numId w:val="67"/>
        </w:numPr>
        <w:ind w:left="567" w:firstLine="0"/>
      </w:pPr>
      <w:r>
        <w:rPr>
          <w:b/>
        </w:rPr>
        <w:t>Remarque :</w:t>
      </w:r>
      <w:r>
        <w:t xml:space="preserve"> </w:t>
      </w:r>
      <w:r>
        <w:tab/>
        <w:t>La syntaxe des règles d'occurrence des objets est semblable à celle des règles d'occurrence des types.</w:t>
      </w:r>
    </w:p>
    <w:p w:rsidR="00AE3BD8" w:rsidRDefault="00AE3BD8">
      <w:r>
        <w:t xml:space="preserve">Les règles d'occurrence définies pour un type sont introduites par le mot-clé OCCURRENCE </w:t>
      </w:r>
      <w:r>
        <w:fldChar w:fldCharType="begin"/>
      </w:r>
      <w:r>
        <w:instrText xml:space="preserve"> XE "OCCURRENCE" </w:instrText>
      </w:r>
      <w:r>
        <w:fldChar w:fldCharType="end"/>
      </w:r>
    </w:p>
    <w:p w:rsidR="00AE3BD8" w:rsidRDefault="00AE3BD8">
      <w:r>
        <w:t>La syntaxe d'une règle d'occurrence est la suivante :</w:t>
      </w:r>
    </w:p>
    <w:p w:rsidR="00AE3BD8" w:rsidRDefault="00AE3BD8">
      <w:pPr>
        <w:pStyle w:val="Normalcouche"/>
      </w:pPr>
      <w:r>
        <w:t>Nom de règle (facultatif)</w:t>
      </w:r>
    </w:p>
    <w:p w:rsidR="00AE3BD8" w:rsidRDefault="00AE3BD8">
      <w:pPr>
        <w:pStyle w:val="Retraitnormal"/>
      </w:pPr>
      <w:r>
        <w:t>Permet d'attribuer un nom à une règle.</w:t>
      </w:r>
    </w:p>
    <w:p w:rsidR="00AE3BD8" w:rsidRDefault="00AE3BD8">
      <w:pPr>
        <w:pStyle w:val="Courrier"/>
        <w:ind w:left="709"/>
        <w:outlineLvl w:val="0"/>
        <w:rPr>
          <w:b/>
          <w:noProof w:val="0"/>
        </w:rPr>
      </w:pPr>
      <w:r>
        <w:rPr>
          <w:b/>
          <w:noProof w:val="0"/>
        </w:rPr>
        <w:t xml:space="preserve">EXEMPLE : </w:t>
      </w:r>
    </w:p>
    <w:p w:rsidR="00AE3BD8" w:rsidRDefault="00AE3BD8">
      <w:pPr>
        <w:pStyle w:val="Courrier"/>
        <w:ind w:left="709"/>
        <w:rPr>
          <w:noProof w:val="0"/>
        </w:rPr>
      </w:pPr>
      <w:r>
        <w:rPr>
          <w:b/>
          <w:noProof w:val="0"/>
        </w:rPr>
        <w:t xml:space="preserve">TYPE </w:t>
      </w:r>
      <w:r>
        <w:rPr>
          <w:noProof w:val="0"/>
        </w:rPr>
        <w:t>pompe ;</w:t>
      </w:r>
    </w:p>
    <w:p w:rsidR="00AE3BD8" w:rsidRDefault="00AE3BD8">
      <w:pPr>
        <w:pStyle w:val="Courrier"/>
        <w:ind w:left="709"/>
        <w:outlineLvl w:val="0"/>
        <w:rPr>
          <w:noProof w:val="0"/>
        </w:rPr>
      </w:pPr>
      <w:r>
        <w:rPr>
          <w:b/>
          <w:noProof w:val="0"/>
        </w:rPr>
        <w:t>ATTRIBUT</w:t>
      </w:r>
    </w:p>
    <w:p w:rsidR="00AE3BD8" w:rsidRDefault="00AE3BD8">
      <w:pPr>
        <w:pStyle w:val="Courrier"/>
        <w:ind w:left="709"/>
        <w:rPr>
          <w:noProof w:val="0"/>
        </w:rPr>
      </w:pPr>
      <w:r>
        <w:rPr>
          <w:noProof w:val="0"/>
        </w:rPr>
        <w:tab/>
        <w:t xml:space="preserve">etat </w:t>
      </w:r>
      <w:r>
        <w:rPr>
          <w:b/>
          <w:noProof w:val="0"/>
        </w:rPr>
        <w:t>DOMAINE</w:t>
      </w:r>
      <w:r>
        <w:rPr>
          <w:noProof w:val="0"/>
        </w:rPr>
        <w:t xml:space="preserve"> 'marche' 'arret' ;</w:t>
      </w:r>
    </w:p>
    <w:p w:rsidR="00AE3BD8" w:rsidRDefault="00AE3BD8">
      <w:pPr>
        <w:pStyle w:val="Courrier"/>
        <w:ind w:left="709"/>
        <w:outlineLvl w:val="0"/>
        <w:rPr>
          <w:noProof w:val="0"/>
        </w:rPr>
      </w:pPr>
      <w:r>
        <w:rPr>
          <w:b/>
          <w:noProof w:val="0"/>
        </w:rPr>
        <w:t>OCCURRENCE</w:t>
      </w:r>
    </w:p>
    <w:p w:rsidR="00AE3BD8" w:rsidRDefault="00AE3BD8">
      <w:pPr>
        <w:pStyle w:val="Courrier"/>
        <w:ind w:left="709"/>
        <w:rPr>
          <w:noProof w:val="0"/>
        </w:rPr>
      </w:pPr>
      <w:r>
        <w:rPr>
          <w:noProof w:val="0"/>
        </w:rPr>
        <w:tab/>
        <w:t>def_fonc</w:t>
      </w:r>
    </w:p>
    <w:p w:rsidR="00AE3BD8" w:rsidRDefault="00AE3BD8">
      <w:pPr>
        <w:pStyle w:val="Courrier"/>
        <w:ind w:left="709"/>
        <w:rPr>
          <w:noProof w:val="0"/>
        </w:rPr>
      </w:pPr>
      <w:r>
        <w:rPr>
          <w:noProof w:val="0"/>
        </w:rPr>
        <w:tab/>
      </w:r>
      <w:r>
        <w:rPr>
          <w:b/>
          <w:noProof w:val="0"/>
        </w:rPr>
        <w:t>SI</w:t>
      </w:r>
      <w:r>
        <w:rPr>
          <w:noProof w:val="0"/>
        </w:rPr>
        <w:t xml:space="preserve"> etat = marche</w:t>
      </w:r>
    </w:p>
    <w:p w:rsidR="00AE3BD8" w:rsidRDefault="00AE3BD8">
      <w:pPr>
        <w:pStyle w:val="Courrier"/>
        <w:ind w:left="709"/>
        <w:outlineLvl w:val="0"/>
        <w:rPr>
          <w:noProof w:val="0"/>
        </w:rPr>
      </w:pPr>
      <w:r>
        <w:rPr>
          <w:noProof w:val="0"/>
        </w:rPr>
        <w:tab/>
      </w:r>
      <w:r>
        <w:rPr>
          <w:b/>
          <w:noProof w:val="0"/>
        </w:rPr>
        <w:t>IL_PEUT_SE_PRODUIRE</w:t>
      </w:r>
    </w:p>
    <w:p w:rsidR="00AE3BD8" w:rsidRDefault="00AE3BD8">
      <w:pPr>
        <w:pStyle w:val="Courrier"/>
        <w:ind w:left="709"/>
        <w:rPr>
          <w:noProof w:val="0"/>
        </w:rPr>
      </w:pPr>
      <w:r>
        <w:rPr>
          <w:noProof w:val="0"/>
        </w:rPr>
        <w:tab/>
      </w:r>
      <w:r>
        <w:rPr>
          <w:noProof w:val="0"/>
        </w:rPr>
        <w:tab/>
        <w:t>....... ;</w:t>
      </w:r>
    </w:p>
    <w:p w:rsidR="00AE3BD8" w:rsidRDefault="00AE3BD8">
      <w:pPr>
        <w:pStyle w:val="Courrier"/>
        <w:ind w:left="709"/>
        <w:rPr>
          <w:noProof w:val="0"/>
        </w:rPr>
      </w:pPr>
    </w:p>
    <w:p w:rsidR="00AE3BD8" w:rsidRDefault="00AE3BD8">
      <w:pPr>
        <w:pStyle w:val="Normalcouche"/>
        <w:outlineLvl w:val="0"/>
      </w:pPr>
      <w:r>
        <w:t xml:space="preserve">Facette GROUPE (facultative) </w:t>
      </w:r>
      <w:r>
        <w:fldChar w:fldCharType="begin"/>
      </w:r>
      <w:r>
        <w:instrText xml:space="preserve"> XE "GROUPE" </w:instrText>
      </w:r>
      <w:r>
        <w:fldChar w:fldCharType="end"/>
      </w:r>
    </w:p>
    <w:p w:rsidR="00AE3BD8" w:rsidRDefault="00AE3BD8">
      <w:pPr>
        <w:pStyle w:val="Retraitnormal"/>
      </w:pPr>
      <w:r>
        <w:t>Permet de spécifier l’appartenance de la règle à un ou plusieurs groupes (cf. Notions Avancées).</w:t>
      </w:r>
    </w:p>
    <w:p w:rsidR="00AE3BD8" w:rsidRDefault="00AE3BD8">
      <w:pPr>
        <w:pStyle w:val="Normalcouche"/>
        <w:outlineLvl w:val="0"/>
      </w:pPr>
      <w:r>
        <w:t xml:space="preserve">Facette SI (facultative) </w:t>
      </w:r>
      <w:r>
        <w:fldChar w:fldCharType="begin"/>
      </w:r>
      <w:r>
        <w:instrText xml:space="preserve"> XE "SI" </w:instrText>
      </w:r>
      <w:r>
        <w:fldChar w:fldCharType="end"/>
      </w:r>
    </w:p>
    <w:p w:rsidR="00AE3BD8" w:rsidRDefault="00AE3BD8">
      <w:pPr>
        <w:pStyle w:val="Retraitnormal"/>
      </w:pPr>
      <w:r>
        <w:t>Décrit la condition nécessaire pour que la règle d'occurrence soit déclenchable. Si aucune condition n'est associée à la règle (la règle doit se déclencher quel que soit l'état du système), la facette SI n'est pas mentionnée.</w:t>
      </w:r>
    </w:p>
    <w:p w:rsidR="00AE3BD8" w:rsidRDefault="00AE3BD8">
      <w:pPr>
        <w:pStyle w:val="Normalcouche"/>
        <w:outlineLvl w:val="0"/>
      </w:pPr>
      <w:r>
        <w:t>Facette IL_PEUT_SE_PRODUIRE (</w:t>
      </w:r>
      <w:r>
        <w:rPr>
          <w:b/>
        </w:rPr>
        <w:t>obligatoire</w:t>
      </w:r>
      <w:r>
        <w:t xml:space="preserve">) </w:t>
      </w:r>
      <w:r>
        <w:fldChar w:fldCharType="begin"/>
      </w:r>
      <w:r>
        <w:instrText xml:space="preserve"> XE "IL_PEUT_SE_PRODUIRE" </w:instrText>
      </w:r>
      <w:r>
        <w:fldChar w:fldCharType="end"/>
      </w:r>
    </w:p>
    <w:p w:rsidR="00AE3BD8" w:rsidRDefault="00AE3BD8">
      <w:pPr>
        <w:pStyle w:val="Retraitnormal"/>
      </w:pPr>
      <w:r>
        <w:t>Permet de décrire quels sont les événements qui se déclenchent lorsque la condition de la règle est vérifiée pour l'état du système. Chaque événement est identifié par son nom et qualifié par le mot-clé décrivant la nature de l'événement (TRANSITION, DEFAILLANCE, REPARATION, INDISPONIBILITE).</w:t>
      </w:r>
    </w:p>
    <w:p w:rsidR="00AE3BD8" w:rsidRDefault="00AE3BD8">
      <w:pPr>
        <w:pStyle w:val="Courrier"/>
        <w:ind w:left="709"/>
        <w:outlineLvl w:val="0"/>
        <w:rPr>
          <w:b/>
          <w:noProof w:val="0"/>
        </w:rPr>
      </w:pPr>
      <w:r>
        <w:rPr>
          <w:b/>
          <w:noProof w:val="0"/>
        </w:rPr>
        <w:t xml:space="preserve">EXEMPLE : </w:t>
      </w:r>
    </w:p>
    <w:p w:rsidR="00AE3BD8" w:rsidRDefault="00AE3BD8">
      <w:pPr>
        <w:pStyle w:val="Courrier"/>
        <w:ind w:left="709"/>
        <w:rPr>
          <w:noProof w:val="0"/>
        </w:rPr>
      </w:pPr>
      <w:r>
        <w:rPr>
          <w:b/>
          <w:noProof w:val="0"/>
        </w:rPr>
        <w:t xml:space="preserve">TYPE </w:t>
      </w:r>
      <w:r>
        <w:rPr>
          <w:noProof w:val="0"/>
        </w:rPr>
        <w:t>pompe ;</w:t>
      </w:r>
    </w:p>
    <w:p w:rsidR="00AE3BD8" w:rsidRDefault="00AE3BD8">
      <w:pPr>
        <w:pStyle w:val="Courrier"/>
        <w:ind w:left="709"/>
        <w:outlineLvl w:val="0"/>
        <w:rPr>
          <w:noProof w:val="0"/>
        </w:rPr>
      </w:pPr>
      <w:r>
        <w:rPr>
          <w:noProof w:val="0"/>
        </w:rPr>
        <w:t>ATTRIBUT</w:t>
      </w:r>
    </w:p>
    <w:p w:rsidR="00AE3BD8" w:rsidRDefault="00AE3BD8">
      <w:pPr>
        <w:pStyle w:val="Courrier"/>
        <w:ind w:left="709"/>
        <w:rPr>
          <w:noProof w:val="0"/>
        </w:rPr>
      </w:pPr>
      <w:r>
        <w:rPr>
          <w:noProof w:val="0"/>
        </w:rPr>
        <w:tab/>
        <w:t>etat DOMAINE 'marche' 'arret' ;</w:t>
      </w:r>
    </w:p>
    <w:p w:rsidR="00AE3BD8" w:rsidRDefault="00AE3BD8">
      <w:pPr>
        <w:pStyle w:val="Courrier"/>
        <w:ind w:left="709"/>
        <w:outlineLvl w:val="0"/>
        <w:rPr>
          <w:noProof w:val="0"/>
        </w:rPr>
      </w:pPr>
      <w:r>
        <w:rPr>
          <w:noProof w:val="0"/>
        </w:rPr>
        <w:t>OCCURRENCE</w:t>
      </w:r>
    </w:p>
    <w:p w:rsidR="00AE3BD8" w:rsidRDefault="00AE3BD8">
      <w:pPr>
        <w:pStyle w:val="Courrier"/>
        <w:ind w:left="709"/>
        <w:outlineLvl w:val="0"/>
        <w:rPr>
          <w:noProof w:val="0"/>
        </w:rPr>
      </w:pPr>
      <w:r>
        <w:rPr>
          <w:noProof w:val="0"/>
        </w:rPr>
        <w:tab/>
        <w:t>SI etat = marche</w:t>
      </w:r>
    </w:p>
    <w:p w:rsidR="00AE3BD8" w:rsidRDefault="00AE3BD8">
      <w:pPr>
        <w:pStyle w:val="Courrier"/>
        <w:ind w:left="709"/>
        <w:rPr>
          <w:noProof w:val="0"/>
        </w:rPr>
      </w:pPr>
      <w:r>
        <w:rPr>
          <w:noProof w:val="0"/>
        </w:rPr>
        <w:tab/>
        <w:t>IL_PEUT_SE_PRODUIRE</w:t>
      </w:r>
    </w:p>
    <w:p w:rsidR="00AE3BD8" w:rsidRDefault="00AE3BD8">
      <w:pPr>
        <w:pStyle w:val="Courrier"/>
        <w:ind w:left="709"/>
        <w:rPr>
          <w:noProof w:val="0"/>
        </w:rPr>
      </w:pPr>
      <w:r>
        <w:rPr>
          <w:noProof w:val="0"/>
        </w:rPr>
        <w:tab/>
      </w:r>
      <w:r>
        <w:rPr>
          <w:noProof w:val="0"/>
        </w:rPr>
        <w:tab/>
        <w:t>TRANSITION defaillance_fonc</w:t>
      </w:r>
    </w:p>
    <w:p w:rsidR="00AE3BD8" w:rsidRDefault="00AE3BD8">
      <w:pPr>
        <w:pStyle w:val="Courrier"/>
        <w:ind w:left="709"/>
        <w:rPr>
          <w:noProof w:val="0"/>
        </w:rPr>
      </w:pPr>
      <w:r>
        <w:rPr>
          <w:noProof w:val="0"/>
        </w:rPr>
        <w:tab/>
      </w:r>
      <w:r>
        <w:rPr>
          <w:noProof w:val="0"/>
        </w:rPr>
        <w:tab/>
        <w:t>....... ;</w:t>
      </w:r>
    </w:p>
    <w:p w:rsidR="00AE3BD8" w:rsidRDefault="00AE3BD8">
      <w:pPr>
        <w:pStyle w:val="Courrier"/>
        <w:ind w:left="709"/>
        <w:rPr>
          <w:noProof w:val="0"/>
        </w:rPr>
      </w:pPr>
    </w:p>
    <w:p w:rsidR="00AE3BD8" w:rsidRDefault="00AE3BD8">
      <w:pPr>
        <w:pStyle w:val="Retraitnormal"/>
      </w:pPr>
      <w:r>
        <w:t>Dans le cas d'une règle instantanée contenant plusieurs événements :</w:t>
      </w:r>
    </w:p>
    <w:p w:rsidR="00AE3BD8" w:rsidRDefault="00AE3BD8">
      <w:pPr>
        <w:pStyle w:val="Retraitnormal"/>
        <w:ind w:left="1416"/>
      </w:pPr>
      <w:r>
        <w:t>- Le premier est introduit par la facette IL_PEUT_SE_PRODUIRE</w:t>
      </w:r>
    </w:p>
    <w:p w:rsidR="00AE3BD8" w:rsidRDefault="00AE3BD8">
      <w:pPr>
        <w:pStyle w:val="Retraitnormal"/>
        <w:ind w:left="1416"/>
      </w:pPr>
      <w:r>
        <w:t xml:space="preserve">- Les événements suivants sont introduits par la facette OU_BIEN </w:t>
      </w:r>
      <w:r>
        <w:fldChar w:fldCharType="begin"/>
      </w:r>
      <w:r>
        <w:instrText xml:space="preserve"> XE "OU_BIEN" </w:instrText>
      </w:r>
      <w:r>
        <w:fldChar w:fldCharType="end"/>
      </w:r>
      <w:r>
        <w:t>.</w:t>
      </w:r>
    </w:p>
    <w:p w:rsidR="00AE3BD8" w:rsidRDefault="00AE3BD8">
      <w:pPr>
        <w:pStyle w:val="Courrier"/>
        <w:ind w:left="709"/>
        <w:outlineLvl w:val="0"/>
        <w:rPr>
          <w:b/>
          <w:noProof w:val="0"/>
        </w:rPr>
      </w:pPr>
      <w:r>
        <w:rPr>
          <w:b/>
          <w:noProof w:val="0"/>
        </w:rPr>
        <w:t xml:space="preserve">EXEMPLE : </w:t>
      </w:r>
    </w:p>
    <w:p w:rsidR="00AE3BD8" w:rsidRDefault="00AE3BD8">
      <w:pPr>
        <w:pStyle w:val="Courrier"/>
        <w:ind w:left="709"/>
        <w:rPr>
          <w:noProof w:val="0"/>
        </w:rPr>
      </w:pPr>
      <w:r>
        <w:rPr>
          <w:b/>
          <w:noProof w:val="0"/>
        </w:rPr>
        <w:t xml:space="preserve">TYPE </w:t>
      </w:r>
      <w:r>
        <w:rPr>
          <w:noProof w:val="0"/>
        </w:rPr>
        <w:t>pompe ;</w:t>
      </w:r>
    </w:p>
    <w:p w:rsidR="00AE3BD8" w:rsidRDefault="00AE3BD8">
      <w:pPr>
        <w:pStyle w:val="Courrier"/>
        <w:ind w:left="709"/>
        <w:outlineLvl w:val="0"/>
        <w:rPr>
          <w:noProof w:val="0"/>
        </w:rPr>
      </w:pPr>
      <w:r>
        <w:rPr>
          <w:b/>
          <w:noProof w:val="0"/>
        </w:rPr>
        <w:t>ATTRIBUT</w:t>
      </w:r>
    </w:p>
    <w:p w:rsidR="00AE3BD8" w:rsidRDefault="00AE3BD8">
      <w:pPr>
        <w:pStyle w:val="Courrier"/>
        <w:ind w:left="709"/>
        <w:rPr>
          <w:noProof w:val="0"/>
        </w:rPr>
      </w:pPr>
      <w:r>
        <w:rPr>
          <w:noProof w:val="0"/>
        </w:rPr>
        <w:tab/>
        <w:t>etat DOMAINE 'marche' 'arret' 'sollicite' ;</w:t>
      </w:r>
    </w:p>
    <w:p w:rsidR="00AE3BD8" w:rsidRDefault="00AE3BD8">
      <w:pPr>
        <w:pStyle w:val="Courrier"/>
        <w:ind w:left="709"/>
        <w:outlineLvl w:val="0"/>
        <w:rPr>
          <w:noProof w:val="0"/>
        </w:rPr>
      </w:pPr>
      <w:r>
        <w:rPr>
          <w:b/>
          <w:noProof w:val="0"/>
        </w:rPr>
        <w:t>OCCURRENCE</w:t>
      </w:r>
    </w:p>
    <w:p w:rsidR="00AE3BD8" w:rsidRDefault="00AE3BD8">
      <w:pPr>
        <w:pStyle w:val="Courrier"/>
        <w:ind w:left="709"/>
        <w:outlineLvl w:val="0"/>
        <w:rPr>
          <w:noProof w:val="0"/>
        </w:rPr>
      </w:pPr>
      <w:r>
        <w:rPr>
          <w:noProof w:val="0"/>
        </w:rPr>
        <w:tab/>
        <w:t>SI etat = sollicite</w:t>
      </w:r>
    </w:p>
    <w:p w:rsidR="00AE3BD8" w:rsidRDefault="00AE3BD8">
      <w:pPr>
        <w:pStyle w:val="Courrier"/>
        <w:ind w:left="709"/>
        <w:outlineLvl w:val="0"/>
        <w:rPr>
          <w:noProof w:val="0"/>
        </w:rPr>
      </w:pPr>
      <w:r>
        <w:rPr>
          <w:noProof w:val="0"/>
        </w:rPr>
        <w:tab/>
      </w:r>
      <w:r>
        <w:rPr>
          <w:b/>
          <w:noProof w:val="0"/>
        </w:rPr>
        <w:t>IL_PEUT_SE_PRODUIRE</w:t>
      </w:r>
    </w:p>
    <w:p w:rsidR="00AE3BD8" w:rsidRDefault="00AE3BD8">
      <w:pPr>
        <w:pStyle w:val="Courrier"/>
        <w:ind w:left="709"/>
        <w:outlineLvl w:val="0"/>
        <w:rPr>
          <w:noProof w:val="0"/>
        </w:rPr>
      </w:pPr>
      <w:r>
        <w:rPr>
          <w:noProof w:val="0"/>
        </w:rPr>
        <w:tab/>
      </w:r>
      <w:r>
        <w:rPr>
          <w:noProof w:val="0"/>
        </w:rPr>
        <w:tab/>
      </w:r>
      <w:r>
        <w:rPr>
          <w:b/>
          <w:noProof w:val="0"/>
        </w:rPr>
        <w:t>DEFAILLANCE</w:t>
      </w:r>
      <w:r>
        <w:rPr>
          <w:noProof w:val="0"/>
        </w:rPr>
        <w:t xml:space="preserve"> defaillance_soll</w:t>
      </w:r>
    </w:p>
    <w:p w:rsidR="00AE3BD8" w:rsidRDefault="00AE3BD8">
      <w:pPr>
        <w:pStyle w:val="Courrier"/>
        <w:ind w:left="709"/>
        <w:rPr>
          <w:noProof w:val="0"/>
        </w:rPr>
      </w:pPr>
      <w:r>
        <w:rPr>
          <w:noProof w:val="0"/>
        </w:rPr>
        <w:tab/>
      </w:r>
      <w:r>
        <w:rPr>
          <w:noProof w:val="0"/>
        </w:rPr>
        <w:tab/>
        <w:t xml:space="preserve">....... </w:t>
      </w:r>
    </w:p>
    <w:p w:rsidR="00AE3BD8" w:rsidRDefault="00AE3BD8">
      <w:pPr>
        <w:pStyle w:val="Courrier"/>
        <w:ind w:left="709"/>
        <w:outlineLvl w:val="0"/>
        <w:rPr>
          <w:noProof w:val="0"/>
        </w:rPr>
      </w:pPr>
      <w:r>
        <w:rPr>
          <w:noProof w:val="0"/>
        </w:rPr>
        <w:tab/>
      </w:r>
      <w:r>
        <w:rPr>
          <w:b/>
          <w:noProof w:val="0"/>
        </w:rPr>
        <w:t>OU_BIEN</w:t>
      </w:r>
    </w:p>
    <w:p w:rsidR="00AE3BD8" w:rsidRDefault="00AE3BD8">
      <w:pPr>
        <w:pStyle w:val="Courrier"/>
        <w:ind w:left="709"/>
        <w:outlineLvl w:val="0"/>
        <w:rPr>
          <w:noProof w:val="0"/>
        </w:rPr>
      </w:pPr>
      <w:r>
        <w:rPr>
          <w:noProof w:val="0"/>
        </w:rPr>
        <w:tab/>
      </w:r>
      <w:r>
        <w:rPr>
          <w:noProof w:val="0"/>
        </w:rPr>
        <w:tab/>
      </w:r>
      <w:r>
        <w:rPr>
          <w:b/>
          <w:noProof w:val="0"/>
        </w:rPr>
        <w:t>TRANSITION</w:t>
      </w:r>
      <w:r>
        <w:rPr>
          <w:noProof w:val="0"/>
        </w:rPr>
        <w:t xml:space="preserve"> demarrage</w:t>
      </w:r>
    </w:p>
    <w:p w:rsidR="00AE3BD8" w:rsidRDefault="00AE3BD8">
      <w:pPr>
        <w:pStyle w:val="Courrier"/>
        <w:ind w:left="709"/>
        <w:rPr>
          <w:noProof w:val="0"/>
        </w:rPr>
      </w:pPr>
      <w:r>
        <w:rPr>
          <w:noProof w:val="0"/>
        </w:rPr>
        <w:tab/>
      </w:r>
      <w:r>
        <w:rPr>
          <w:noProof w:val="0"/>
        </w:rPr>
        <w:tab/>
        <w:t>...... ;</w:t>
      </w:r>
    </w:p>
    <w:p w:rsidR="00AE3BD8" w:rsidRDefault="00AE3BD8">
      <w:pPr>
        <w:pStyle w:val="Courrier"/>
        <w:ind w:left="709"/>
        <w:rPr>
          <w:noProof w:val="0"/>
        </w:rPr>
      </w:pPr>
    </w:p>
    <w:p w:rsidR="00AE3BD8" w:rsidRDefault="00AE3BD8"/>
    <w:p w:rsidR="00AE3BD8" w:rsidRDefault="00AE3BD8">
      <w:r>
        <w:t>Chaque événement de la règle peut être décrit précisément par les facettes suivantes :</w:t>
      </w:r>
    </w:p>
    <w:p w:rsidR="00AE3BD8" w:rsidRDefault="00AE3BD8">
      <w:pPr>
        <w:pStyle w:val="Normalcouche"/>
        <w:outlineLvl w:val="0"/>
      </w:pPr>
      <w:r>
        <w:t xml:space="preserve">Facette LIBELLE (facultative) </w:t>
      </w:r>
      <w:r>
        <w:fldChar w:fldCharType="begin"/>
      </w:r>
      <w:r>
        <w:instrText xml:space="preserve"> XE "LIBELLE" </w:instrText>
      </w:r>
      <w:r>
        <w:fldChar w:fldCharType="end"/>
      </w:r>
    </w:p>
    <w:p w:rsidR="00AE3BD8" w:rsidRDefault="00AE3BD8">
      <w:pPr>
        <w:pStyle w:val="Retraitnormal"/>
      </w:pPr>
      <w:r>
        <w:t>Permet de mettre un texte en clair (entre guillemets) descriptif de l'événement. Cette facette libellé est facultative (mais recommandée pour obtenir des résultats d'étude lisibles).</w:t>
      </w:r>
    </w:p>
    <w:p w:rsidR="00AE3BD8" w:rsidRDefault="00AE3BD8">
      <w:pPr>
        <w:pStyle w:val="Courrier"/>
        <w:ind w:left="709"/>
        <w:outlineLvl w:val="0"/>
        <w:rPr>
          <w:b/>
          <w:noProof w:val="0"/>
        </w:rPr>
      </w:pPr>
      <w:r>
        <w:rPr>
          <w:b/>
          <w:noProof w:val="0"/>
        </w:rPr>
        <w:t xml:space="preserve">EXEMPLE : </w:t>
      </w:r>
    </w:p>
    <w:p w:rsidR="00AE3BD8" w:rsidRDefault="00AE3BD8">
      <w:pPr>
        <w:pStyle w:val="Courrier"/>
        <w:ind w:left="709"/>
        <w:outlineLvl w:val="0"/>
        <w:rPr>
          <w:noProof w:val="0"/>
        </w:rPr>
      </w:pPr>
      <w:r>
        <w:rPr>
          <w:b/>
          <w:noProof w:val="0"/>
        </w:rPr>
        <w:t xml:space="preserve">TYPE </w:t>
      </w:r>
      <w:r>
        <w:rPr>
          <w:noProof w:val="0"/>
        </w:rPr>
        <w:t>pompe ;</w:t>
      </w:r>
    </w:p>
    <w:p w:rsidR="00AE3BD8" w:rsidRDefault="00AE3BD8">
      <w:pPr>
        <w:pStyle w:val="Courrier"/>
        <w:ind w:left="709"/>
        <w:outlineLvl w:val="0"/>
        <w:rPr>
          <w:noProof w:val="0"/>
        </w:rPr>
      </w:pPr>
      <w:r>
        <w:rPr>
          <w:noProof w:val="0"/>
        </w:rPr>
        <w:t>ATTRIBUT</w:t>
      </w:r>
    </w:p>
    <w:p w:rsidR="00AE3BD8" w:rsidRDefault="00AE3BD8">
      <w:pPr>
        <w:pStyle w:val="Courrier"/>
        <w:ind w:left="709"/>
        <w:rPr>
          <w:noProof w:val="0"/>
        </w:rPr>
      </w:pPr>
      <w:r>
        <w:rPr>
          <w:noProof w:val="0"/>
        </w:rPr>
        <w:tab/>
        <w:t>etat DOMAINE 'marche' 'arret' ;</w:t>
      </w:r>
    </w:p>
    <w:p w:rsidR="00AE3BD8" w:rsidRDefault="00AE3BD8">
      <w:pPr>
        <w:pStyle w:val="Courrier"/>
        <w:ind w:left="709"/>
        <w:outlineLvl w:val="0"/>
        <w:rPr>
          <w:noProof w:val="0"/>
        </w:rPr>
      </w:pPr>
      <w:r>
        <w:rPr>
          <w:noProof w:val="0"/>
        </w:rPr>
        <w:t>OCCURRENCE</w:t>
      </w:r>
    </w:p>
    <w:p w:rsidR="00AE3BD8" w:rsidRDefault="00AE3BD8">
      <w:pPr>
        <w:pStyle w:val="Courrier"/>
        <w:ind w:left="709"/>
        <w:outlineLvl w:val="0"/>
        <w:rPr>
          <w:noProof w:val="0"/>
        </w:rPr>
      </w:pPr>
      <w:r>
        <w:rPr>
          <w:noProof w:val="0"/>
        </w:rPr>
        <w:tab/>
        <w:t>SI etat = marche</w:t>
      </w:r>
    </w:p>
    <w:p w:rsidR="00AE3BD8" w:rsidRDefault="00AE3BD8">
      <w:pPr>
        <w:pStyle w:val="Courrier"/>
        <w:ind w:left="709"/>
        <w:outlineLvl w:val="0"/>
        <w:rPr>
          <w:noProof w:val="0"/>
        </w:rPr>
      </w:pPr>
      <w:r>
        <w:rPr>
          <w:noProof w:val="0"/>
        </w:rPr>
        <w:tab/>
        <w:t>IL_PEUT_SE_PRODUIRE</w:t>
      </w:r>
    </w:p>
    <w:p w:rsidR="00AE3BD8" w:rsidRDefault="00AE3BD8">
      <w:pPr>
        <w:pStyle w:val="Courrier"/>
        <w:ind w:left="709"/>
        <w:outlineLvl w:val="0"/>
        <w:rPr>
          <w:noProof w:val="0"/>
        </w:rPr>
      </w:pPr>
      <w:r>
        <w:rPr>
          <w:noProof w:val="0"/>
        </w:rPr>
        <w:tab/>
      </w:r>
      <w:r>
        <w:rPr>
          <w:noProof w:val="0"/>
        </w:rPr>
        <w:tab/>
        <w:t>TRANSITION defaillance_fonc</w:t>
      </w:r>
    </w:p>
    <w:p w:rsidR="00AE3BD8" w:rsidRDefault="00AE3BD8">
      <w:pPr>
        <w:pStyle w:val="Courrier"/>
        <w:ind w:left="709"/>
        <w:outlineLvl w:val="0"/>
        <w:rPr>
          <w:noProof w:val="0"/>
        </w:rPr>
      </w:pPr>
      <w:r>
        <w:rPr>
          <w:noProof w:val="0"/>
        </w:rPr>
        <w:tab/>
      </w:r>
      <w:r>
        <w:rPr>
          <w:noProof w:val="0"/>
        </w:rPr>
        <w:tab/>
        <w:t>LIBELLE "Défaillance en fonctionnement de la pompe"</w:t>
      </w:r>
    </w:p>
    <w:p w:rsidR="00AE3BD8" w:rsidRDefault="00AE3BD8">
      <w:pPr>
        <w:pStyle w:val="Courrier"/>
        <w:ind w:left="709"/>
        <w:rPr>
          <w:noProof w:val="0"/>
        </w:rPr>
      </w:pPr>
      <w:r>
        <w:rPr>
          <w:noProof w:val="0"/>
        </w:rPr>
        <w:tab/>
      </w:r>
      <w:r>
        <w:rPr>
          <w:noProof w:val="0"/>
        </w:rPr>
        <w:tab/>
        <w:t>....... ;</w:t>
      </w:r>
    </w:p>
    <w:p w:rsidR="00AE3BD8" w:rsidRDefault="00AE3BD8">
      <w:pPr>
        <w:pStyle w:val="Normalcouche"/>
        <w:outlineLvl w:val="0"/>
      </w:pPr>
      <w:r>
        <w:t xml:space="preserve">Facette REPARE (facultative) </w:t>
      </w:r>
      <w:r>
        <w:fldChar w:fldCharType="begin"/>
      </w:r>
      <w:r>
        <w:instrText xml:space="preserve"> XE "REPARE" </w:instrText>
      </w:r>
      <w:r>
        <w:fldChar w:fldCharType="end"/>
      </w:r>
    </w:p>
    <w:p w:rsidR="00AE3BD8" w:rsidRDefault="00AE3BD8">
      <w:pPr>
        <w:pStyle w:val="Retraitnormal"/>
      </w:pPr>
      <w:r>
        <w:t>Elle n'est présente que lorsque le type d'événement est REPARATION (cf. Paragraphe Réparations). Elle permet de déclarer la liste des pannes supprimées à la suite d'une réparation. La facette doit être suivie des noms des variables PANNE, séparés par des virgules.</w:t>
      </w:r>
    </w:p>
    <w:p w:rsidR="00AE3BD8" w:rsidRDefault="00AE3BD8">
      <w:pPr>
        <w:pStyle w:val="Normalcouche"/>
        <w:outlineLvl w:val="0"/>
      </w:pPr>
      <w:r>
        <w:t>Facette LOI (</w:t>
      </w:r>
      <w:r>
        <w:rPr>
          <w:b/>
        </w:rPr>
        <w:t>obligatoire</w:t>
      </w:r>
      <w:r>
        <w:t xml:space="preserve">) </w:t>
      </w:r>
      <w:r>
        <w:fldChar w:fldCharType="begin"/>
      </w:r>
      <w:r>
        <w:instrText xml:space="preserve"> XE "LOI" </w:instrText>
      </w:r>
      <w:r>
        <w:fldChar w:fldCharType="end"/>
      </w:r>
    </w:p>
    <w:p w:rsidR="00AE3BD8" w:rsidRDefault="00AE3BD8">
      <w:pPr>
        <w:pStyle w:val="Retraitnormal"/>
      </w:pPr>
      <w:r>
        <w:t>Permet de préciser la loi de probabilité associée à l'événement. La loi sera déclarée avec une syntaxe de la forme :</w:t>
      </w:r>
    </w:p>
    <w:p w:rsidR="00AE3BD8" w:rsidRDefault="00AE3BD8">
      <w:pPr>
        <w:pStyle w:val="Courrierp"/>
        <w:rPr>
          <w:b/>
          <w:noProof w:val="0"/>
        </w:rPr>
      </w:pPr>
      <w:r>
        <w:rPr>
          <w:noProof w:val="0"/>
        </w:rPr>
        <w:tab/>
      </w:r>
      <w:r>
        <w:rPr>
          <w:noProof w:val="0"/>
        </w:rPr>
        <w:tab/>
      </w:r>
      <w:r>
        <w:rPr>
          <w:noProof w:val="0"/>
        </w:rPr>
        <w:tab/>
        <w:t xml:space="preserve">nom_de_loi </w:t>
      </w:r>
      <w:r>
        <w:rPr>
          <w:b/>
          <w:noProof w:val="0"/>
        </w:rPr>
        <w:t xml:space="preserve">( </w:t>
      </w:r>
      <w:r>
        <w:rPr>
          <w:noProof w:val="0"/>
        </w:rPr>
        <w:t xml:space="preserve">expression_numérique </w:t>
      </w:r>
      <w:r>
        <w:rPr>
          <w:b/>
          <w:noProof w:val="0"/>
        </w:rPr>
        <w:t>)</w:t>
      </w:r>
    </w:p>
    <w:p w:rsidR="00AE3BD8" w:rsidRDefault="00AE3BD8">
      <w:pPr>
        <w:pStyle w:val="Retraitnormal"/>
      </w:pPr>
      <w:r>
        <w:t>Cette facette n'est pas obligatoire pour le dernier événement associé à une règle instantanée (dernière facette OU_BIEN de la règle). Si elle n'est pas renseignée, FIGARO rajoutera automatiquement un paramètre loi instantanée de valeur égale à 1- somme des paramètres loi des autres événements déclenchés par la règle.</w:t>
      </w:r>
    </w:p>
    <w:p w:rsidR="00AE3BD8" w:rsidRDefault="00AE3BD8">
      <w:pPr>
        <w:pStyle w:val="Retraitnormal"/>
      </w:pPr>
      <w:r>
        <w:t xml:space="preserve">Le nom de loi peut prendre les valeurs EXP ou EXPONENTIELLE </w:t>
      </w:r>
      <w:r>
        <w:fldChar w:fldCharType="begin"/>
      </w:r>
      <w:r>
        <w:instrText xml:space="preserve"> XE "EXP, EXPONENTIELLE" </w:instrText>
      </w:r>
      <w:r>
        <w:fldChar w:fldCharType="end"/>
      </w:r>
      <w:r>
        <w:t xml:space="preserve">(loi exponentielle), INS ou INSTANTANEE </w:t>
      </w:r>
      <w:r>
        <w:fldChar w:fldCharType="begin"/>
      </w:r>
      <w:r>
        <w:instrText xml:space="preserve"> XE "INS, INSTANTANEE" </w:instrText>
      </w:r>
      <w:r>
        <w:fldChar w:fldCharType="end"/>
      </w:r>
      <w:r>
        <w:t xml:space="preserve">(loi instantanée), T_C ou TEMPS_CONSTANT </w:t>
      </w:r>
      <w:r>
        <w:fldChar w:fldCharType="begin"/>
      </w:r>
      <w:r>
        <w:instrText xml:space="preserve"> XE "T_C, TEMPS_CONSTANT" </w:instrText>
      </w:r>
      <w:r>
        <w:fldChar w:fldCharType="end"/>
      </w:r>
      <w:r>
        <w:t>(loi temps constant).</w:t>
      </w:r>
    </w:p>
    <w:p w:rsidR="00AE3BD8" w:rsidRDefault="00AE3BD8">
      <w:pPr>
        <w:pStyle w:val="Retraitnormal"/>
      </w:pPr>
      <w:r>
        <w:t>L'expression numérique permettant d'attribuer une valeur au paramètre de la loi associée à l'événement peut être principalement :</w:t>
      </w:r>
    </w:p>
    <w:p w:rsidR="00AE3BD8" w:rsidRDefault="00AE3BD8">
      <w:pPr>
        <w:pStyle w:val="Retraitnormal"/>
      </w:pPr>
      <w:r>
        <w:t>- Une expression constante faisant intervenir des champs PARAMETRE_LOI et des champs CONSTANTE (c'est le cas le plus fréquent) :</w:t>
      </w:r>
    </w:p>
    <w:p w:rsidR="00AE3BD8" w:rsidRDefault="00AE3BD8">
      <w:pPr>
        <w:pStyle w:val="Courrier"/>
        <w:ind w:left="709"/>
        <w:outlineLvl w:val="0"/>
        <w:rPr>
          <w:b/>
          <w:noProof w:val="0"/>
        </w:rPr>
      </w:pPr>
      <w:r>
        <w:rPr>
          <w:b/>
          <w:noProof w:val="0"/>
        </w:rPr>
        <w:t xml:space="preserve">EXEMPLE : </w:t>
      </w:r>
    </w:p>
    <w:p w:rsidR="00AE3BD8" w:rsidRDefault="00AE3BD8">
      <w:pPr>
        <w:pStyle w:val="Courrier"/>
        <w:ind w:left="709"/>
        <w:rPr>
          <w:noProof w:val="0"/>
        </w:rPr>
      </w:pPr>
      <w:r>
        <w:rPr>
          <w:b/>
          <w:noProof w:val="0"/>
        </w:rPr>
        <w:t xml:space="preserve">TYPE </w:t>
      </w:r>
      <w:r>
        <w:rPr>
          <w:noProof w:val="0"/>
        </w:rPr>
        <w:t>pompe ;</w:t>
      </w:r>
    </w:p>
    <w:p w:rsidR="00AE3BD8" w:rsidRDefault="00AE3BD8">
      <w:pPr>
        <w:pStyle w:val="Courrier"/>
        <w:ind w:left="709"/>
        <w:outlineLvl w:val="0"/>
        <w:rPr>
          <w:noProof w:val="0"/>
        </w:rPr>
      </w:pPr>
      <w:r>
        <w:rPr>
          <w:b/>
          <w:noProof w:val="0"/>
        </w:rPr>
        <w:t>ATTRIBUT</w:t>
      </w:r>
    </w:p>
    <w:p w:rsidR="00AE3BD8" w:rsidRDefault="00AE3BD8">
      <w:pPr>
        <w:pStyle w:val="Courrier"/>
        <w:ind w:left="709"/>
        <w:rPr>
          <w:noProof w:val="0"/>
        </w:rPr>
      </w:pPr>
      <w:r>
        <w:rPr>
          <w:noProof w:val="0"/>
        </w:rPr>
        <w:tab/>
        <w:t xml:space="preserve">etat </w:t>
      </w:r>
      <w:r>
        <w:rPr>
          <w:b/>
          <w:noProof w:val="0"/>
        </w:rPr>
        <w:t xml:space="preserve">DOMAINE </w:t>
      </w:r>
      <w:r>
        <w:rPr>
          <w:noProof w:val="0"/>
        </w:rPr>
        <w:t>'marche' 'arret' ;</w:t>
      </w:r>
    </w:p>
    <w:p w:rsidR="00AE3BD8" w:rsidRDefault="00AE3BD8">
      <w:pPr>
        <w:pStyle w:val="Courrier"/>
        <w:ind w:left="709"/>
        <w:outlineLvl w:val="0"/>
        <w:rPr>
          <w:b/>
          <w:noProof w:val="0"/>
        </w:rPr>
      </w:pPr>
      <w:r>
        <w:rPr>
          <w:b/>
          <w:noProof w:val="0"/>
        </w:rPr>
        <w:t>PARAMETRE_LOI</w:t>
      </w:r>
    </w:p>
    <w:p w:rsidR="00AE3BD8" w:rsidRDefault="00AE3BD8">
      <w:pPr>
        <w:pStyle w:val="Courrier"/>
        <w:ind w:left="709"/>
        <w:rPr>
          <w:noProof w:val="0"/>
        </w:rPr>
      </w:pPr>
      <w:r>
        <w:rPr>
          <w:noProof w:val="0"/>
        </w:rPr>
        <w:tab/>
        <w:t>lambda_pompe;</w:t>
      </w:r>
    </w:p>
    <w:p w:rsidR="00AE3BD8" w:rsidRDefault="00AE3BD8">
      <w:pPr>
        <w:pStyle w:val="Courrier"/>
        <w:ind w:left="709"/>
        <w:outlineLvl w:val="0"/>
        <w:rPr>
          <w:b/>
          <w:noProof w:val="0"/>
        </w:rPr>
      </w:pPr>
      <w:r>
        <w:rPr>
          <w:b/>
          <w:noProof w:val="0"/>
        </w:rPr>
        <w:t>OCCURRENCE</w:t>
      </w:r>
    </w:p>
    <w:p w:rsidR="00AE3BD8" w:rsidRDefault="00AE3BD8">
      <w:pPr>
        <w:pStyle w:val="Courrier"/>
        <w:ind w:left="709"/>
        <w:outlineLvl w:val="0"/>
        <w:rPr>
          <w:noProof w:val="0"/>
        </w:rPr>
      </w:pPr>
      <w:r>
        <w:rPr>
          <w:noProof w:val="0"/>
        </w:rPr>
        <w:tab/>
      </w:r>
      <w:r>
        <w:rPr>
          <w:b/>
          <w:noProof w:val="0"/>
        </w:rPr>
        <w:t>SI</w:t>
      </w:r>
      <w:r>
        <w:rPr>
          <w:noProof w:val="0"/>
        </w:rPr>
        <w:t xml:space="preserve"> etat = marche</w:t>
      </w:r>
    </w:p>
    <w:p w:rsidR="00AE3BD8" w:rsidRDefault="00AE3BD8">
      <w:pPr>
        <w:pStyle w:val="Courrier"/>
        <w:ind w:left="709"/>
        <w:outlineLvl w:val="0"/>
        <w:rPr>
          <w:noProof w:val="0"/>
        </w:rPr>
      </w:pPr>
      <w:r>
        <w:rPr>
          <w:noProof w:val="0"/>
        </w:rPr>
        <w:tab/>
      </w:r>
      <w:r>
        <w:rPr>
          <w:b/>
          <w:noProof w:val="0"/>
        </w:rPr>
        <w:t>IL_PEUT_SE_PRODUIRE</w:t>
      </w:r>
    </w:p>
    <w:p w:rsidR="00AE3BD8" w:rsidRDefault="00AE3BD8">
      <w:pPr>
        <w:pStyle w:val="Courrier"/>
        <w:ind w:left="709"/>
        <w:outlineLvl w:val="0"/>
        <w:rPr>
          <w:noProof w:val="0"/>
        </w:rPr>
      </w:pPr>
      <w:r>
        <w:rPr>
          <w:noProof w:val="0"/>
        </w:rPr>
        <w:tab/>
      </w:r>
      <w:r>
        <w:rPr>
          <w:noProof w:val="0"/>
        </w:rPr>
        <w:tab/>
      </w:r>
      <w:r>
        <w:rPr>
          <w:b/>
          <w:noProof w:val="0"/>
        </w:rPr>
        <w:t>DEFAILLANCE</w:t>
      </w:r>
      <w:r>
        <w:rPr>
          <w:noProof w:val="0"/>
        </w:rPr>
        <w:t xml:space="preserve"> defaillance_fonc</w:t>
      </w:r>
    </w:p>
    <w:p w:rsidR="00AE3BD8" w:rsidRDefault="00AE3BD8">
      <w:pPr>
        <w:pStyle w:val="Courrier"/>
        <w:ind w:left="709"/>
        <w:rPr>
          <w:noProof w:val="0"/>
        </w:rPr>
      </w:pPr>
      <w:r>
        <w:rPr>
          <w:noProof w:val="0"/>
        </w:rPr>
        <w:tab/>
      </w:r>
      <w:r>
        <w:rPr>
          <w:noProof w:val="0"/>
        </w:rPr>
        <w:tab/>
      </w:r>
      <w:r>
        <w:rPr>
          <w:b/>
          <w:noProof w:val="0"/>
        </w:rPr>
        <w:t>LOI EXP</w:t>
      </w:r>
      <w:r>
        <w:rPr>
          <w:noProof w:val="0"/>
        </w:rPr>
        <w:t xml:space="preserve"> (lambda_pompe)</w:t>
      </w:r>
    </w:p>
    <w:p w:rsidR="00AE3BD8" w:rsidRDefault="00AE3BD8">
      <w:pPr>
        <w:pStyle w:val="Courrier"/>
        <w:ind w:left="709"/>
        <w:rPr>
          <w:noProof w:val="0"/>
        </w:rPr>
      </w:pPr>
      <w:r>
        <w:rPr>
          <w:noProof w:val="0"/>
        </w:rPr>
        <w:tab/>
      </w:r>
      <w:r>
        <w:rPr>
          <w:noProof w:val="0"/>
        </w:rPr>
        <w:tab/>
        <w:t>...... ;</w:t>
      </w:r>
    </w:p>
    <w:p w:rsidR="00AE3BD8" w:rsidRDefault="00AE3BD8">
      <w:pPr>
        <w:pStyle w:val="Courrier"/>
        <w:ind w:left="709"/>
        <w:rPr>
          <w:noProof w:val="0"/>
        </w:rPr>
      </w:pPr>
    </w:p>
    <w:p w:rsidR="00AE3BD8" w:rsidRDefault="00AE3BD8">
      <w:pPr>
        <w:pStyle w:val="Retraitnormal"/>
      </w:pPr>
      <w:r>
        <w:t>- Une expression faisant intervenir des attributs variables. Dans ce cas, pour les lois EXP et INS, la valeur du paramètre loi sera évaluée en fonction de l'état du système au moment du tirage de l'événement. Pour une loi T_C, le problème est plus délicat, puisque la valeur du paramètre temps constant peut changer pendant l'écoulement du temps régi par la loi. Dans ce cas, on ne modifie pas la valeur du paramètre loi. On se base sur la valeur calculée dans l'état du système pour lequel la règle est pour la première fois applicable.</w:t>
      </w:r>
    </w:p>
    <w:p w:rsidR="00AE3BD8" w:rsidRDefault="00AE3BD8">
      <w:pPr>
        <w:pStyle w:val="Retraitnormal"/>
      </w:pPr>
      <w:r>
        <w:t>La facette LOI est obligatoire exceptée dans la dernière alternative d'une règle instantanée (introduite par le mot-clé OU_BIEN). En effet, FIGARO sait que la loi est de type instantanée et que la valeur de son paramètre de loi est :</w:t>
      </w:r>
    </w:p>
    <w:p w:rsidR="00AE3BD8" w:rsidRDefault="00AE3BD8">
      <w:pPr>
        <w:pStyle w:val="Retraitnormal"/>
        <w:ind w:left="1416"/>
      </w:pPr>
      <w:r>
        <w:rPr>
          <w:position w:val="-14"/>
        </w:rPr>
        <w:object w:dxaOrig="4060" w:dyaOrig="400">
          <v:shape id="_x0000_i1026" type="#_x0000_t75" style="width:202.85pt;height:20.05pt" o:ole="">
            <v:imagedata r:id="rId22" o:title=""/>
          </v:shape>
          <o:OLEObject Type="Embed" ProgID="Equation.2" ShapeID="_x0000_i1026" DrawAspect="Content" ObjectID="_1472979053" r:id="rId23"/>
        </w:object>
      </w:r>
    </w:p>
    <w:p w:rsidR="00AE3BD8" w:rsidRDefault="00AE3BD8">
      <w:pPr>
        <w:pStyle w:val="Retraitnormal"/>
      </w:pPr>
      <w:r>
        <w:t>En effet, la somme de tous les paramètres loi d'une règle instantanée doit être égale à 1.</w:t>
      </w:r>
    </w:p>
    <w:p w:rsidR="00AE3BD8" w:rsidRDefault="00AE3BD8">
      <w:pPr>
        <w:pStyle w:val="Courrier"/>
        <w:ind w:left="709"/>
        <w:outlineLvl w:val="0"/>
        <w:rPr>
          <w:b/>
          <w:noProof w:val="0"/>
        </w:rPr>
      </w:pPr>
      <w:r>
        <w:rPr>
          <w:b/>
          <w:noProof w:val="0"/>
        </w:rPr>
        <w:t xml:space="preserve">EXEMPLE : </w:t>
      </w:r>
    </w:p>
    <w:p w:rsidR="00AE3BD8" w:rsidRDefault="00AE3BD8">
      <w:pPr>
        <w:pStyle w:val="Courrier"/>
        <w:ind w:left="709"/>
        <w:rPr>
          <w:noProof w:val="0"/>
        </w:rPr>
      </w:pPr>
      <w:r>
        <w:rPr>
          <w:b/>
          <w:noProof w:val="0"/>
        </w:rPr>
        <w:t xml:space="preserve">TYPE </w:t>
      </w:r>
      <w:r>
        <w:rPr>
          <w:noProof w:val="0"/>
        </w:rPr>
        <w:t>pompe ;</w:t>
      </w:r>
    </w:p>
    <w:p w:rsidR="00AE3BD8" w:rsidRDefault="00AE3BD8">
      <w:pPr>
        <w:pStyle w:val="Courrier"/>
        <w:ind w:left="709"/>
        <w:outlineLvl w:val="0"/>
        <w:rPr>
          <w:b/>
          <w:noProof w:val="0"/>
        </w:rPr>
      </w:pPr>
      <w:r>
        <w:rPr>
          <w:b/>
          <w:noProof w:val="0"/>
        </w:rPr>
        <w:t>PARAMETRE_LOI</w:t>
      </w:r>
    </w:p>
    <w:p w:rsidR="00AE3BD8" w:rsidRDefault="00AE3BD8">
      <w:pPr>
        <w:pStyle w:val="Courrier"/>
        <w:ind w:left="709"/>
        <w:rPr>
          <w:noProof w:val="0"/>
        </w:rPr>
      </w:pPr>
      <w:r>
        <w:rPr>
          <w:noProof w:val="0"/>
        </w:rPr>
        <w:tab/>
        <w:t>gamma_pompe ;</w:t>
      </w:r>
    </w:p>
    <w:p w:rsidR="00AE3BD8" w:rsidRDefault="00AE3BD8">
      <w:pPr>
        <w:pStyle w:val="Courrier"/>
        <w:ind w:left="709"/>
        <w:outlineLvl w:val="0"/>
        <w:rPr>
          <w:noProof w:val="0"/>
        </w:rPr>
      </w:pPr>
      <w:r>
        <w:rPr>
          <w:b/>
          <w:noProof w:val="0"/>
        </w:rPr>
        <w:t>ATTRIBUT</w:t>
      </w:r>
    </w:p>
    <w:p w:rsidR="00AE3BD8" w:rsidRDefault="00AE3BD8">
      <w:pPr>
        <w:pStyle w:val="Courrier"/>
        <w:ind w:left="709"/>
        <w:rPr>
          <w:noProof w:val="0"/>
        </w:rPr>
      </w:pPr>
      <w:r>
        <w:rPr>
          <w:noProof w:val="0"/>
        </w:rPr>
        <w:tab/>
        <w:t>etat DOMAINE 'marche' 'arret' 'sollicite' ;</w:t>
      </w:r>
    </w:p>
    <w:p w:rsidR="00AE3BD8" w:rsidRDefault="00AE3BD8">
      <w:pPr>
        <w:pStyle w:val="Courrier"/>
        <w:ind w:left="709"/>
        <w:outlineLvl w:val="0"/>
        <w:rPr>
          <w:noProof w:val="0"/>
        </w:rPr>
      </w:pPr>
      <w:r>
        <w:rPr>
          <w:b/>
          <w:noProof w:val="0"/>
        </w:rPr>
        <w:t>OCCURRENCE</w:t>
      </w:r>
    </w:p>
    <w:p w:rsidR="00AE3BD8" w:rsidRDefault="00AE3BD8">
      <w:pPr>
        <w:pStyle w:val="Courrier"/>
        <w:ind w:left="709"/>
        <w:outlineLvl w:val="0"/>
        <w:rPr>
          <w:noProof w:val="0"/>
        </w:rPr>
      </w:pPr>
      <w:r>
        <w:rPr>
          <w:noProof w:val="0"/>
        </w:rPr>
        <w:tab/>
        <w:t>SI etat = sollicite</w:t>
      </w:r>
    </w:p>
    <w:p w:rsidR="00AE3BD8" w:rsidRDefault="00AE3BD8">
      <w:pPr>
        <w:pStyle w:val="Courrier"/>
        <w:ind w:left="709"/>
        <w:outlineLvl w:val="0"/>
        <w:rPr>
          <w:noProof w:val="0"/>
        </w:rPr>
      </w:pPr>
      <w:r>
        <w:rPr>
          <w:noProof w:val="0"/>
        </w:rPr>
        <w:tab/>
      </w:r>
      <w:r>
        <w:rPr>
          <w:b/>
          <w:noProof w:val="0"/>
        </w:rPr>
        <w:t>IL_PEUT_SE_PRODUIRE</w:t>
      </w:r>
    </w:p>
    <w:p w:rsidR="00AE3BD8" w:rsidRDefault="00AE3BD8">
      <w:pPr>
        <w:pStyle w:val="Courrier"/>
        <w:ind w:left="709"/>
        <w:outlineLvl w:val="0"/>
        <w:rPr>
          <w:noProof w:val="0"/>
        </w:rPr>
      </w:pPr>
      <w:r>
        <w:rPr>
          <w:noProof w:val="0"/>
        </w:rPr>
        <w:tab/>
      </w:r>
      <w:r>
        <w:rPr>
          <w:noProof w:val="0"/>
        </w:rPr>
        <w:tab/>
      </w:r>
      <w:r>
        <w:rPr>
          <w:b/>
          <w:noProof w:val="0"/>
        </w:rPr>
        <w:t>DEFAILLANCE</w:t>
      </w:r>
      <w:r>
        <w:rPr>
          <w:noProof w:val="0"/>
        </w:rPr>
        <w:t xml:space="preserve"> defaillance_soll</w:t>
      </w:r>
    </w:p>
    <w:p w:rsidR="00AE3BD8" w:rsidRDefault="00AE3BD8">
      <w:pPr>
        <w:pStyle w:val="Courrier"/>
        <w:ind w:left="709"/>
        <w:rPr>
          <w:noProof w:val="0"/>
        </w:rPr>
      </w:pPr>
      <w:r>
        <w:rPr>
          <w:noProof w:val="0"/>
        </w:rPr>
        <w:tab/>
      </w:r>
      <w:r>
        <w:rPr>
          <w:noProof w:val="0"/>
        </w:rPr>
        <w:tab/>
        <w:t>LOI INS (gamma_pompe)</w:t>
      </w:r>
    </w:p>
    <w:p w:rsidR="00AE3BD8" w:rsidRDefault="00AE3BD8">
      <w:pPr>
        <w:pStyle w:val="Courrier"/>
        <w:ind w:left="709"/>
        <w:outlineLvl w:val="0"/>
        <w:rPr>
          <w:noProof w:val="0"/>
        </w:rPr>
      </w:pPr>
      <w:r>
        <w:rPr>
          <w:noProof w:val="0"/>
        </w:rPr>
        <w:tab/>
      </w:r>
      <w:r>
        <w:rPr>
          <w:noProof w:val="0"/>
        </w:rPr>
        <w:tab/>
        <w:t xml:space="preserve">PROVOQUE ...... </w:t>
      </w:r>
    </w:p>
    <w:p w:rsidR="00AE3BD8" w:rsidRDefault="00AE3BD8">
      <w:pPr>
        <w:pStyle w:val="Courrier"/>
        <w:ind w:left="709"/>
        <w:outlineLvl w:val="0"/>
        <w:rPr>
          <w:noProof w:val="0"/>
        </w:rPr>
      </w:pPr>
      <w:r>
        <w:rPr>
          <w:noProof w:val="0"/>
        </w:rPr>
        <w:tab/>
      </w:r>
      <w:r>
        <w:rPr>
          <w:b/>
          <w:noProof w:val="0"/>
        </w:rPr>
        <w:t>OU_BIEN</w:t>
      </w:r>
    </w:p>
    <w:p w:rsidR="00AE3BD8" w:rsidRDefault="00AE3BD8">
      <w:pPr>
        <w:pStyle w:val="Courrier"/>
        <w:ind w:left="709"/>
        <w:outlineLvl w:val="0"/>
        <w:rPr>
          <w:noProof w:val="0"/>
        </w:rPr>
      </w:pPr>
      <w:r>
        <w:rPr>
          <w:noProof w:val="0"/>
        </w:rPr>
        <w:tab/>
      </w:r>
      <w:r>
        <w:rPr>
          <w:noProof w:val="0"/>
        </w:rPr>
        <w:tab/>
      </w:r>
      <w:r>
        <w:rPr>
          <w:b/>
          <w:noProof w:val="0"/>
        </w:rPr>
        <w:t>TRANSITION</w:t>
      </w:r>
      <w:r>
        <w:rPr>
          <w:noProof w:val="0"/>
        </w:rPr>
        <w:t xml:space="preserve"> demarrage</w:t>
      </w:r>
    </w:p>
    <w:p w:rsidR="00AE3BD8" w:rsidRDefault="00AE3BD8">
      <w:pPr>
        <w:pStyle w:val="Courrier"/>
        <w:ind w:left="709"/>
        <w:rPr>
          <w:noProof w:val="0"/>
        </w:rPr>
      </w:pPr>
      <w:r>
        <w:rPr>
          <w:noProof w:val="0"/>
        </w:rPr>
        <w:tab/>
      </w:r>
      <w:r>
        <w:rPr>
          <w:noProof w:val="0"/>
        </w:rPr>
        <w:tab/>
      </w:r>
      <w:r>
        <w:rPr>
          <w:b/>
          <w:noProof w:val="0"/>
        </w:rPr>
        <w:t>PROVOQUE</w:t>
      </w:r>
      <w:r>
        <w:rPr>
          <w:noProof w:val="0"/>
        </w:rPr>
        <w:t>...... ;</w:t>
      </w:r>
    </w:p>
    <w:p w:rsidR="00AE3BD8" w:rsidRDefault="00AE3BD8">
      <w:pPr>
        <w:pStyle w:val="Courrier"/>
        <w:ind w:left="709"/>
        <w:rPr>
          <w:noProof w:val="0"/>
        </w:rPr>
      </w:pPr>
    </w:p>
    <w:p w:rsidR="00AE3BD8" w:rsidRDefault="00AE3BD8">
      <w:pPr>
        <w:pStyle w:val="Retraitnormal"/>
      </w:pPr>
    </w:p>
    <w:p w:rsidR="00AE3BD8" w:rsidRDefault="00AE3BD8">
      <w:pPr>
        <w:pStyle w:val="Normalcouche"/>
        <w:outlineLvl w:val="0"/>
      </w:pPr>
      <w:r>
        <w:t xml:space="preserve">Facette PROVOQUE (facultative) </w:t>
      </w:r>
      <w:r>
        <w:fldChar w:fldCharType="begin"/>
      </w:r>
      <w:r>
        <w:instrText xml:space="preserve"> XE "PROVOQUE" </w:instrText>
      </w:r>
      <w:r>
        <w:fldChar w:fldCharType="end"/>
      </w:r>
    </w:p>
    <w:p w:rsidR="00AE3BD8" w:rsidRDefault="00AE3BD8">
      <w:pPr>
        <w:pStyle w:val="Retraitnormal"/>
      </w:pPr>
      <w:r>
        <w:t xml:space="preserve">Indique les conséquences immédiates de l'événement, c'est-à-dire les </w:t>
      </w:r>
      <w:r>
        <w:rPr>
          <w:b/>
        </w:rPr>
        <w:t>actions</w:t>
      </w:r>
      <w:r>
        <w:t xml:space="preserve"> à effectuer.</w:t>
      </w:r>
    </w:p>
    <w:p w:rsidR="00AE3BD8" w:rsidRDefault="00AE3BD8">
      <w:pPr>
        <w:pStyle w:val="Courrier"/>
        <w:ind w:left="709"/>
        <w:outlineLvl w:val="0"/>
        <w:rPr>
          <w:b/>
          <w:noProof w:val="0"/>
        </w:rPr>
      </w:pPr>
      <w:r>
        <w:rPr>
          <w:b/>
          <w:noProof w:val="0"/>
        </w:rPr>
        <w:t xml:space="preserve">EXEMPLE : </w:t>
      </w:r>
    </w:p>
    <w:p w:rsidR="00AE3BD8" w:rsidRDefault="00AE3BD8">
      <w:pPr>
        <w:pStyle w:val="Courrier"/>
        <w:ind w:left="709"/>
        <w:rPr>
          <w:noProof w:val="0"/>
        </w:rPr>
      </w:pPr>
      <w:r>
        <w:rPr>
          <w:b/>
          <w:noProof w:val="0"/>
        </w:rPr>
        <w:t xml:space="preserve">TYPE </w:t>
      </w:r>
      <w:r>
        <w:rPr>
          <w:noProof w:val="0"/>
        </w:rPr>
        <w:t>pompe ;</w:t>
      </w:r>
    </w:p>
    <w:p w:rsidR="00AE3BD8" w:rsidRDefault="00AE3BD8">
      <w:pPr>
        <w:pStyle w:val="Courrier"/>
        <w:ind w:left="709"/>
        <w:outlineLvl w:val="0"/>
        <w:rPr>
          <w:noProof w:val="0"/>
        </w:rPr>
      </w:pPr>
      <w:r>
        <w:rPr>
          <w:b/>
          <w:noProof w:val="0"/>
        </w:rPr>
        <w:t>ATTRIBUT</w:t>
      </w:r>
    </w:p>
    <w:p w:rsidR="00AE3BD8" w:rsidRDefault="00AE3BD8">
      <w:pPr>
        <w:pStyle w:val="Courrier"/>
        <w:ind w:left="709"/>
        <w:rPr>
          <w:noProof w:val="0"/>
        </w:rPr>
      </w:pPr>
      <w:r>
        <w:rPr>
          <w:noProof w:val="0"/>
        </w:rPr>
        <w:tab/>
        <w:t xml:space="preserve">etat </w:t>
      </w:r>
      <w:r>
        <w:rPr>
          <w:b/>
          <w:noProof w:val="0"/>
        </w:rPr>
        <w:t>DOMAINE</w:t>
      </w:r>
      <w:r>
        <w:rPr>
          <w:noProof w:val="0"/>
        </w:rPr>
        <w:t xml:space="preserve"> 'marche' 'arret';</w:t>
      </w:r>
    </w:p>
    <w:p w:rsidR="00AE3BD8" w:rsidRDefault="00AE3BD8">
      <w:pPr>
        <w:pStyle w:val="Courrier"/>
        <w:ind w:left="709"/>
        <w:outlineLvl w:val="0"/>
        <w:rPr>
          <w:noProof w:val="0"/>
        </w:rPr>
      </w:pPr>
      <w:r>
        <w:rPr>
          <w:noProof w:val="0"/>
        </w:rPr>
        <w:t>PARAMETRE_LOI</w:t>
      </w:r>
    </w:p>
    <w:p w:rsidR="00AE3BD8" w:rsidRDefault="00AE3BD8">
      <w:pPr>
        <w:pStyle w:val="Courrier"/>
        <w:ind w:left="709"/>
        <w:rPr>
          <w:noProof w:val="0"/>
        </w:rPr>
      </w:pPr>
      <w:r>
        <w:rPr>
          <w:noProof w:val="0"/>
        </w:rPr>
        <w:tab/>
        <w:t>lambda_pompe;</w:t>
      </w:r>
    </w:p>
    <w:p w:rsidR="00AE3BD8" w:rsidRDefault="00AE3BD8">
      <w:pPr>
        <w:pStyle w:val="Courrier"/>
        <w:ind w:left="709"/>
        <w:outlineLvl w:val="0"/>
        <w:rPr>
          <w:noProof w:val="0"/>
        </w:rPr>
      </w:pPr>
      <w:r>
        <w:rPr>
          <w:noProof w:val="0"/>
        </w:rPr>
        <w:t>OCCURRENCE</w:t>
      </w:r>
    </w:p>
    <w:p w:rsidR="00AE3BD8" w:rsidRDefault="00AE3BD8">
      <w:pPr>
        <w:pStyle w:val="Courrier"/>
        <w:ind w:left="709"/>
        <w:outlineLvl w:val="0"/>
        <w:rPr>
          <w:noProof w:val="0"/>
        </w:rPr>
      </w:pPr>
      <w:r>
        <w:rPr>
          <w:noProof w:val="0"/>
        </w:rPr>
        <w:tab/>
      </w:r>
      <w:r>
        <w:rPr>
          <w:b/>
          <w:noProof w:val="0"/>
        </w:rPr>
        <w:t>SI</w:t>
      </w:r>
      <w:r>
        <w:rPr>
          <w:noProof w:val="0"/>
        </w:rPr>
        <w:t xml:space="preserve"> etat = marche</w:t>
      </w:r>
    </w:p>
    <w:p w:rsidR="00AE3BD8" w:rsidRDefault="00AE3BD8">
      <w:pPr>
        <w:pStyle w:val="Courrier"/>
        <w:ind w:left="709"/>
        <w:outlineLvl w:val="0"/>
        <w:rPr>
          <w:noProof w:val="0"/>
        </w:rPr>
      </w:pPr>
      <w:r>
        <w:rPr>
          <w:noProof w:val="0"/>
        </w:rPr>
        <w:tab/>
      </w:r>
      <w:r>
        <w:rPr>
          <w:b/>
          <w:noProof w:val="0"/>
        </w:rPr>
        <w:t>IL_PEUT_SE_PRODUIRE</w:t>
      </w:r>
    </w:p>
    <w:p w:rsidR="00AE3BD8" w:rsidRDefault="00AE3BD8">
      <w:pPr>
        <w:pStyle w:val="Courrier"/>
        <w:ind w:left="709"/>
        <w:outlineLvl w:val="0"/>
        <w:rPr>
          <w:noProof w:val="0"/>
        </w:rPr>
      </w:pPr>
      <w:r>
        <w:rPr>
          <w:noProof w:val="0"/>
        </w:rPr>
        <w:tab/>
      </w:r>
      <w:r>
        <w:rPr>
          <w:noProof w:val="0"/>
        </w:rPr>
        <w:tab/>
      </w:r>
      <w:r>
        <w:rPr>
          <w:b/>
          <w:noProof w:val="0"/>
        </w:rPr>
        <w:t>DEFAILLANCE</w:t>
      </w:r>
      <w:r>
        <w:rPr>
          <w:noProof w:val="0"/>
        </w:rPr>
        <w:t xml:space="preserve"> defaillance_fonc</w:t>
      </w:r>
    </w:p>
    <w:p w:rsidR="00AE3BD8" w:rsidRDefault="00AE3BD8">
      <w:pPr>
        <w:pStyle w:val="Courrier"/>
        <w:ind w:left="709"/>
        <w:rPr>
          <w:noProof w:val="0"/>
        </w:rPr>
      </w:pPr>
      <w:r>
        <w:rPr>
          <w:noProof w:val="0"/>
        </w:rPr>
        <w:tab/>
      </w:r>
      <w:r>
        <w:rPr>
          <w:noProof w:val="0"/>
        </w:rPr>
        <w:tab/>
      </w:r>
      <w:r>
        <w:rPr>
          <w:b/>
          <w:noProof w:val="0"/>
        </w:rPr>
        <w:t>LOI EXP</w:t>
      </w:r>
      <w:r>
        <w:rPr>
          <w:noProof w:val="0"/>
        </w:rPr>
        <w:t xml:space="preserve"> (lambda_pompe)</w:t>
      </w:r>
    </w:p>
    <w:p w:rsidR="00AE3BD8" w:rsidRDefault="00AE3BD8">
      <w:pPr>
        <w:pStyle w:val="Courrier"/>
        <w:ind w:left="709"/>
        <w:rPr>
          <w:noProof w:val="0"/>
        </w:rPr>
      </w:pPr>
      <w:r>
        <w:rPr>
          <w:noProof w:val="0"/>
        </w:rPr>
        <w:tab/>
      </w:r>
      <w:r>
        <w:rPr>
          <w:noProof w:val="0"/>
        </w:rPr>
        <w:tab/>
        <w:t>PROVOQUE</w:t>
      </w:r>
      <w:r>
        <w:rPr>
          <w:noProof w:val="0"/>
        </w:rPr>
        <w:tab/>
        <w:t>etat &lt;-- 'arret' ;</w:t>
      </w:r>
    </w:p>
    <w:p w:rsidR="00AE3BD8" w:rsidRDefault="00AE3BD8">
      <w:pPr>
        <w:pStyle w:val="Courrier"/>
        <w:ind w:left="709"/>
        <w:rPr>
          <w:noProof w:val="0"/>
        </w:rPr>
      </w:pPr>
    </w:p>
    <w:p w:rsidR="00AE3BD8" w:rsidRDefault="00AE3BD8">
      <w:pPr>
        <w:pStyle w:val="Retraitnormal"/>
      </w:pPr>
    </w:p>
    <w:p w:rsidR="00AE3BD8" w:rsidRDefault="00AE3BD8">
      <w:r>
        <w:t>Nous allons maintenant décrire chaque type d'événement et leurs liens avec les pannes.</w:t>
      </w:r>
    </w:p>
    <w:p w:rsidR="00AE3BD8" w:rsidRDefault="00AE3BD8">
      <w:pPr>
        <w:pStyle w:val="Titre4"/>
      </w:pPr>
      <w:r>
        <w:tab/>
      </w:r>
      <w:bookmarkStart w:id="588" w:name="_Toc399235950"/>
      <w:r>
        <w:t>Transitions normales</w:t>
      </w:r>
      <w:bookmarkEnd w:id="588"/>
      <w:r>
        <w:t xml:space="preserve"> </w:t>
      </w:r>
      <w:r>
        <w:fldChar w:fldCharType="begin"/>
      </w:r>
      <w:r>
        <w:instrText xml:space="preserve"> XE "TRANSITION" </w:instrText>
      </w:r>
      <w:r>
        <w:fldChar w:fldCharType="end"/>
      </w:r>
    </w:p>
    <w:p w:rsidR="00AE3BD8" w:rsidRDefault="00AE3BD8">
      <w:r>
        <w:t xml:space="preserve">Les </w:t>
      </w:r>
      <w:r>
        <w:rPr>
          <w:i/>
        </w:rPr>
        <w:t>transitions normales</w:t>
      </w:r>
      <w:r>
        <w:rPr>
          <w:b/>
        </w:rPr>
        <w:t xml:space="preserve"> </w:t>
      </w:r>
      <w:r>
        <w:t>sont des événements décrivant le comportement normal du système étudié.</w:t>
      </w:r>
    </w:p>
    <w:p w:rsidR="00AE3BD8" w:rsidRDefault="00AE3BD8">
      <w:pPr>
        <w:pStyle w:val="Courrier"/>
        <w:outlineLvl w:val="0"/>
        <w:rPr>
          <w:b/>
          <w:noProof w:val="0"/>
        </w:rPr>
      </w:pPr>
      <w:r>
        <w:rPr>
          <w:b/>
          <w:noProof w:val="0"/>
        </w:rPr>
        <w:t xml:space="preserve">Exemple de transitions : </w:t>
      </w:r>
    </w:p>
    <w:p w:rsidR="00AE3BD8" w:rsidRDefault="00AE3BD8">
      <w:pPr>
        <w:pStyle w:val="Courrier"/>
        <w:rPr>
          <w:noProof w:val="0"/>
        </w:rPr>
      </w:pPr>
      <w:r>
        <w:rPr>
          <w:b/>
          <w:noProof w:val="0"/>
        </w:rPr>
        <w:t xml:space="preserve">TYPE </w:t>
      </w:r>
      <w:r>
        <w:rPr>
          <w:noProof w:val="0"/>
        </w:rPr>
        <w:t>alternance_jour_nuit ;</w:t>
      </w:r>
    </w:p>
    <w:p w:rsidR="00AE3BD8" w:rsidRDefault="00AE3BD8">
      <w:pPr>
        <w:pStyle w:val="Courrier"/>
        <w:outlineLvl w:val="0"/>
        <w:rPr>
          <w:noProof w:val="0"/>
        </w:rPr>
      </w:pPr>
      <w:r>
        <w:rPr>
          <w:noProof w:val="0"/>
        </w:rPr>
        <w:t>PARAMETRE_LOI</w:t>
      </w:r>
    </w:p>
    <w:p w:rsidR="00AE3BD8" w:rsidRDefault="00AE3BD8">
      <w:pPr>
        <w:pStyle w:val="Courrier"/>
        <w:rPr>
          <w:noProof w:val="0"/>
        </w:rPr>
      </w:pPr>
      <w:r>
        <w:rPr>
          <w:noProof w:val="0"/>
        </w:rPr>
        <w:tab/>
        <w:t>jn ;</w:t>
      </w:r>
    </w:p>
    <w:p w:rsidR="00AE3BD8" w:rsidRDefault="00AE3BD8">
      <w:pPr>
        <w:pStyle w:val="Courrier"/>
        <w:rPr>
          <w:noProof w:val="0"/>
        </w:rPr>
      </w:pPr>
      <w:r>
        <w:rPr>
          <w:noProof w:val="0"/>
        </w:rPr>
        <w:tab/>
        <w:t>nj ;</w:t>
      </w:r>
    </w:p>
    <w:p w:rsidR="00AE3BD8" w:rsidRDefault="00AE3BD8">
      <w:pPr>
        <w:pStyle w:val="Courrier"/>
        <w:outlineLvl w:val="0"/>
        <w:rPr>
          <w:noProof w:val="0"/>
        </w:rPr>
      </w:pPr>
      <w:r>
        <w:rPr>
          <w:b/>
          <w:noProof w:val="0"/>
        </w:rPr>
        <w:t xml:space="preserve">ATTRIBUT </w:t>
      </w:r>
      <w:r>
        <w:rPr>
          <w:noProof w:val="0"/>
        </w:rPr>
        <w:tab/>
      </w:r>
    </w:p>
    <w:p w:rsidR="00AE3BD8" w:rsidRDefault="00AE3BD8">
      <w:pPr>
        <w:pStyle w:val="Courrier"/>
        <w:rPr>
          <w:noProof w:val="0"/>
        </w:rPr>
      </w:pPr>
      <w:r>
        <w:rPr>
          <w:noProof w:val="0"/>
        </w:rPr>
        <w:tab/>
        <w:t xml:space="preserve">valeur </w:t>
      </w:r>
      <w:r>
        <w:rPr>
          <w:b/>
          <w:noProof w:val="0"/>
        </w:rPr>
        <w:t xml:space="preserve">DOMAINE </w:t>
      </w:r>
      <w:r>
        <w:rPr>
          <w:noProof w:val="0"/>
        </w:rPr>
        <w:t xml:space="preserve">'jour' 'nuit' </w:t>
      </w:r>
      <w:r>
        <w:rPr>
          <w:b/>
          <w:noProof w:val="0"/>
        </w:rPr>
        <w:t>;</w:t>
      </w:r>
    </w:p>
    <w:p w:rsidR="00AE3BD8" w:rsidRDefault="00AE3BD8">
      <w:pPr>
        <w:pStyle w:val="Courrier"/>
        <w:outlineLvl w:val="0"/>
        <w:rPr>
          <w:noProof w:val="0"/>
        </w:rPr>
      </w:pPr>
      <w:r>
        <w:rPr>
          <w:b/>
          <w:noProof w:val="0"/>
        </w:rPr>
        <w:t>OCCURRENCE</w:t>
      </w:r>
      <w:r>
        <w:rPr>
          <w:noProof w:val="0"/>
        </w:rPr>
        <w:t xml:space="preserve"> </w:t>
      </w:r>
      <w:r>
        <w:rPr>
          <w:noProof w:val="0"/>
        </w:rPr>
        <w:tab/>
      </w:r>
    </w:p>
    <w:p w:rsidR="00AE3BD8" w:rsidRDefault="00AE3BD8">
      <w:pPr>
        <w:pStyle w:val="Courrier"/>
        <w:outlineLvl w:val="0"/>
        <w:rPr>
          <w:noProof w:val="0"/>
        </w:rPr>
      </w:pPr>
      <w:r>
        <w:rPr>
          <w:noProof w:val="0"/>
        </w:rPr>
        <w:tab/>
      </w:r>
      <w:r>
        <w:rPr>
          <w:b/>
          <w:noProof w:val="0"/>
        </w:rPr>
        <w:t xml:space="preserve">SI </w:t>
      </w:r>
      <w:r>
        <w:rPr>
          <w:noProof w:val="0"/>
        </w:rPr>
        <w:t>valeur = 'jour'</w:t>
      </w:r>
    </w:p>
    <w:p w:rsidR="00AE3BD8" w:rsidRDefault="00AE3BD8">
      <w:pPr>
        <w:pStyle w:val="Courrier"/>
        <w:outlineLvl w:val="0"/>
        <w:rPr>
          <w:noProof w:val="0"/>
        </w:rPr>
      </w:pPr>
      <w:r>
        <w:rPr>
          <w:noProof w:val="0"/>
        </w:rPr>
        <w:tab/>
      </w:r>
      <w:r>
        <w:rPr>
          <w:b/>
          <w:noProof w:val="0"/>
        </w:rPr>
        <w:t>IL_PEUT_SE_PRODUIRE</w:t>
      </w:r>
    </w:p>
    <w:p w:rsidR="00AE3BD8" w:rsidRDefault="00AE3BD8">
      <w:pPr>
        <w:pStyle w:val="Courrier"/>
        <w:outlineLvl w:val="0"/>
        <w:rPr>
          <w:noProof w:val="0"/>
        </w:rPr>
      </w:pPr>
      <w:r>
        <w:rPr>
          <w:noProof w:val="0"/>
        </w:rPr>
        <w:tab/>
      </w:r>
      <w:r>
        <w:rPr>
          <w:b/>
          <w:noProof w:val="0"/>
        </w:rPr>
        <w:t>TRANSITION</w:t>
      </w:r>
      <w:r>
        <w:rPr>
          <w:noProof w:val="0"/>
        </w:rPr>
        <w:t xml:space="preserve"> pjn</w:t>
      </w:r>
    </w:p>
    <w:p w:rsidR="00AE3BD8" w:rsidRDefault="00AE3BD8">
      <w:pPr>
        <w:pStyle w:val="Courrier"/>
        <w:rPr>
          <w:noProof w:val="0"/>
        </w:rPr>
      </w:pPr>
      <w:r>
        <w:rPr>
          <w:noProof w:val="0"/>
        </w:rPr>
        <w:tab/>
      </w:r>
      <w:r>
        <w:rPr>
          <w:noProof w:val="0"/>
        </w:rPr>
        <w:tab/>
      </w:r>
      <w:r>
        <w:rPr>
          <w:b/>
          <w:noProof w:val="0"/>
        </w:rPr>
        <w:t xml:space="preserve">LIBELLE </w:t>
      </w:r>
      <w:r>
        <w:rPr>
          <w:noProof w:val="0"/>
        </w:rPr>
        <w:t>"passage de jour à nuit"</w:t>
      </w:r>
    </w:p>
    <w:p w:rsidR="00AE3BD8" w:rsidRDefault="00AE3BD8">
      <w:pPr>
        <w:pStyle w:val="Courrier"/>
        <w:outlineLvl w:val="0"/>
        <w:rPr>
          <w:noProof w:val="0"/>
        </w:rPr>
      </w:pPr>
      <w:r>
        <w:rPr>
          <w:noProof w:val="0"/>
        </w:rPr>
        <w:tab/>
      </w:r>
      <w:r>
        <w:rPr>
          <w:noProof w:val="0"/>
        </w:rPr>
        <w:tab/>
      </w:r>
      <w:r>
        <w:rPr>
          <w:b/>
          <w:noProof w:val="0"/>
        </w:rPr>
        <w:t xml:space="preserve">LOI TEMPS_CONSTANT </w:t>
      </w:r>
      <w:r>
        <w:rPr>
          <w:noProof w:val="0"/>
        </w:rPr>
        <w:t xml:space="preserve">( jn ) </w:t>
      </w:r>
    </w:p>
    <w:p w:rsidR="00AE3BD8" w:rsidRDefault="00AE3BD8">
      <w:pPr>
        <w:pStyle w:val="Courrier"/>
        <w:outlineLvl w:val="0"/>
        <w:rPr>
          <w:noProof w:val="0"/>
        </w:rPr>
      </w:pPr>
      <w:r>
        <w:rPr>
          <w:noProof w:val="0"/>
        </w:rPr>
        <w:tab/>
      </w:r>
      <w:r>
        <w:rPr>
          <w:noProof w:val="0"/>
        </w:rPr>
        <w:tab/>
      </w:r>
      <w:r>
        <w:rPr>
          <w:b/>
          <w:noProof w:val="0"/>
        </w:rPr>
        <w:t>PAR_DEFAUT</w:t>
      </w:r>
      <w:r>
        <w:rPr>
          <w:noProof w:val="0"/>
        </w:rPr>
        <w:t xml:space="preserve"> jn = 12</w:t>
      </w:r>
    </w:p>
    <w:p w:rsidR="00AE3BD8" w:rsidRDefault="00AE3BD8">
      <w:pPr>
        <w:pStyle w:val="Courrier"/>
        <w:rPr>
          <w:noProof w:val="0"/>
        </w:rPr>
      </w:pPr>
      <w:r>
        <w:rPr>
          <w:noProof w:val="0"/>
        </w:rPr>
        <w:tab/>
      </w:r>
      <w:r>
        <w:rPr>
          <w:noProof w:val="0"/>
        </w:rPr>
        <w:tab/>
      </w:r>
      <w:r>
        <w:rPr>
          <w:b/>
          <w:noProof w:val="0"/>
        </w:rPr>
        <w:t>PROVOQUE</w:t>
      </w:r>
      <w:r>
        <w:rPr>
          <w:noProof w:val="0"/>
        </w:rPr>
        <w:t xml:space="preserve"> valeur &lt;-- 'nuit' ;</w:t>
      </w:r>
    </w:p>
    <w:p w:rsidR="00AE3BD8" w:rsidRDefault="00AE3BD8">
      <w:pPr>
        <w:pStyle w:val="Courrier"/>
        <w:rPr>
          <w:noProof w:val="0"/>
        </w:rPr>
      </w:pPr>
    </w:p>
    <w:p w:rsidR="00AE3BD8" w:rsidRDefault="00AE3BD8">
      <w:pPr>
        <w:pStyle w:val="Courrier"/>
        <w:outlineLvl w:val="0"/>
        <w:rPr>
          <w:noProof w:val="0"/>
        </w:rPr>
      </w:pPr>
      <w:r>
        <w:rPr>
          <w:noProof w:val="0"/>
        </w:rPr>
        <w:tab/>
      </w:r>
      <w:r>
        <w:rPr>
          <w:b/>
          <w:noProof w:val="0"/>
        </w:rPr>
        <w:t xml:space="preserve">SI </w:t>
      </w:r>
      <w:r>
        <w:rPr>
          <w:noProof w:val="0"/>
        </w:rPr>
        <w:t>valeur = 'nuit'</w:t>
      </w:r>
    </w:p>
    <w:p w:rsidR="00AE3BD8" w:rsidRDefault="00AE3BD8">
      <w:pPr>
        <w:pStyle w:val="Courrier"/>
        <w:outlineLvl w:val="0"/>
        <w:rPr>
          <w:b/>
          <w:noProof w:val="0"/>
        </w:rPr>
      </w:pPr>
      <w:r>
        <w:rPr>
          <w:noProof w:val="0"/>
        </w:rPr>
        <w:tab/>
      </w:r>
      <w:r>
        <w:rPr>
          <w:b/>
          <w:noProof w:val="0"/>
        </w:rPr>
        <w:t>IL_PEUT_SE_PRODUIRE</w:t>
      </w:r>
    </w:p>
    <w:p w:rsidR="00AE3BD8" w:rsidRDefault="00AE3BD8">
      <w:pPr>
        <w:pStyle w:val="Courrier"/>
        <w:outlineLvl w:val="0"/>
        <w:rPr>
          <w:noProof w:val="0"/>
        </w:rPr>
      </w:pPr>
      <w:r>
        <w:rPr>
          <w:noProof w:val="0"/>
        </w:rPr>
        <w:tab/>
      </w:r>
      <w:r>
        <w:rPr>
          <w:b/>
          <w:noProof w:val="0"/>
        </w:rPr>
        <w:t>TRANSITION</w:t>
      </w:r>
      <w:r>
        <w:rPr>
          <w:noProof w:val="0"/>
        </w:rPr>
        <w:t xml:space="preserve"> pnj</w:t>
      </w:r>
    </w:p>
    <w:p w:rsidR="00AE3BD8" w:rsidRDefault="00AE3BD8">
      <w:pPr>
        <w:pStyle w:val="Courrier"/>
        <w:rPr>
          <w:noProof w:val="0"/>
        </w:rPr>
      </w:pPr>
      <w:r>
        <w:rPr>
          <w:noProof w:val="0"/>
        </w:rPr>
        <w:tab/>
      </w:r>
      <w:r>
        <w:rPr>
          <w:noProof w:val="0"/>
        </w:rPr>
        <w:tab/>
      </w:r>
      <w:r>
        <w:rPr>
          <w:b/>
          <w:noProof w:val="0"/>
        </w:rPr>
        <w:t xml:space="preserve">LIBELLE </w:t>
      </w:r>
      <w:r>
        <w:rPr>
          <w:noProof w:val="0"/>
        </w:rPr>
        <w:t>"passage de nuit à jour"</w:t>
      </w:r>
    </w:p>
    <w:p w:rsidR="00AE3BD8" w:rsidRDefault="00AE3BD8">
      <w:pPr>
        <w:pStyle w:val="Courrier"/>
        <w:outlineLvl w:val="0"/>
        <w:rPr>
          <w:noProof w:val="0"/>
        </w:rPr>
      </w:pPr>
      <w:r>
        <w:rPr>
          <w:noProof w:val="0"/>
        </w:rPr>
        <w:tab/>
      </w:r>
      <w:r>
        <w:rPr>
          <w:noProof w:val="0"/>
        </w:rPr>
        <w:tab/>
      </w:r>
      <w:r>
        <w:rPr>
          <w:b/>
          <w:noProof w:val="0"/>
        </w:rPr>
        <w:t xml:space="preserve">LOI TEMPS_CONSTANT </w:t>
      </w:r>
      <w:r>
        <w:rPr>
          <w:noProof w:val="0"/>
        </w:rPr>
        <w:t xml:space="preserve">( nj ) </w:t>
      </w:r>
    </w:p>
    <w:p w:rsidR="00AE3BD8" w:rsidRDefault="00AE3BD8">
      <w:pPr>
        <w:pStyle w:val="Courrier"/>
        <w:outlineLvl w:val="0"/>
        <w:rPr>
          <w:noProof w:val="0"/>
        </w:rPr>
      </w:pPr>
      <w:r>
        <w:rPr>
          <w:noProof w:val="0"/>
        </w:rPr>
        <w:tab/>
      </w:r>
      <w:r>
        <w:rPr>
          <w:noProof w:val="0"/>
        </w:rPr>
        <w:tab/>
      </w:r>
      <w:r>
        <w:rPr>
          <w:b/>
          <w:noProof w:val="0"/>
        </w:rPr>
        <w:t xml:space="preserve">PAR_DEFAUT </w:t>
      </w:r>
      <w:r>
        <w:rPr>
          <w:noProof w:val="0"/>
        </w:rPr>
        <w:t>nj = 24 - jn</w:t>
      </w:r>
    </w:p>
    <w:p w:rsidR="00AE3BD8" w:rsidRDefault="00AE3BD8">
      <w:pPr>
        <w:pStyle w:val="Courrier"/>
        <w:rPr>
          <w:noProof w:val="0"/>
        </w:rPr>
      </w:pPr>
      <w:r>
        <w:rPr>
          <w:noProof w:val="0"/>
        </w:rPr>
        <w:tab/>
      </w:r>
      <w:r>
        <w:rPr>
          <w:noProof w:val="0"/>
        </w:rPr>
        <w:tab/>
      </w:r>
      <w:r>
        <w:rPr>
          <w:b/>
          <w:noProof w:val="0"/>
        </w:rPr>
        <w:t xml:space="preserve">PROVOQUE </w:t>
      </w:r>
      <w:r>
        <w:rPr>
          <w:noProof w:val="0"/>
        </w:rPr>
        <w:t>valeur &lt;-- 'jour' ;</w:t>
      </w:r>
    </w:p>
    <w:p w:rsidR="00AE3BD8" w:rsidRDefault="00AE3BD8">
      <w:pPr>
        <w:pStyle w:val="Courrier"/>
        <w:rPr>
          <w:noProof w:val="0"/>
        </w:rPr>
      </w:pPr>
    </w:p>
    <w:p w:rsidR="00AE3BD8" w:rsidRDefault="00AE3BD8">
      <w:r>
        <w:t>Ce type permet de définir un objet qui va traduire l'alternance entre le jour et la nuit (utile par exemple si certains événements ne peuvent intervenir que la nuit dans le fonctionnement d'un système). Le passage de jour à nuit pourra donc se faire (positionnement de la variable d'état valeur à 'nuit') suivant une loi à temps constant de paramètre jn si c'est le jour (test de la variable d'état valeur). On écrit, tout aussi aisément, la règle passage_nuit_jour.</w:t>
      </w:r>
    </w:p>
    <w:p w:rsidR="00AE3BD8" w:rsidRDefault="00AE3BD8">
      <w:r>
        <w:t>Les événements pjn et pnj sont des informations purement qualitatives qui n'ont pas à être déclarés de manière explicite.</w:t>
      </w:r>
    </w:p>
    <w:p w:rsidR="00AE3BD8" w:rsidRDefault="00AE3BD8">
      <w:pPr>
        <w:pStyle w:val="Titre4"/>
      </w:pPr>
      <w:r>
        <w:tab/>
      </w:r>
      <w:bookmarkStart w:id="589" w:name="_Toc399235951"/>
      <w:r>
        <w:t>Défaillances</w:t>
      </w:r>
      <w:bookmarkEnd w:id="589"/>
      <w:r>
        <w:t xml:space="preserve"> </w:t>
      </w:r>
      <w:r>
        <w:fldChar w:fldCharType="begin"/>
      </w:r>
      <w:r>
        <w:instrText xml:space="preserve"> XE "DEFAILLANCE" </w:instrText>
      </w:r>
      <w:r>
        <w:fldChar w:fldCharType="end"/>
      </w:r>
    </w:p>
    <w:p w:rsidR="00AE3BD8" w:rsidRDefault="00AE3BD8">
      <w:r>
        <w:t>On définit deux types de défaillances : les défaillances à la sollicitation et les défaillances en fonctionnement.</w:t>
      </w:r>
    </w:p>
    <w:p w:rsidR="00AE3BD8" w:rsidRDefault="00AE3BD8">
      <w:r>
        <w:t>Les sollicitations</w:t>
      </w:r>
      <w:r>
        <w:rPr>
          <w:i/>
        </w:rPr>
        <w:t xml:space="preserve"> </w:t>
      </w:r>
      <w:r>
        <w:t>contiennent la description de ce qui va se produire de manière instantanée (loi instantanée) quand on va demander à un objet de réaliser l'une des fonctions pour laquelle il a été conçu. Cet objet pourra alors réagir de deux manières :</w:t>
      </w:r>
    </w:p>
    <w:p w:rsidR="00AE3BD8" w:rsidRDefault="00AE3BD8">
      <w:pPr>
        <w:pStyle w:val="Retraitnormal"/>
      </w:pPr>
      <w:r>
        <w:t xml:space="preserve">- soit il refuse d'adopter le comportement qu'on lui demande : on dit qu'il y a une </w:t>
      </w:r>
      <w:r>
        <w:rPr>
          <w:i/>
        </w:rPr>
        <w:t>défaillance à la sollicitation</w:t>
      </w:r>
      <w:r>
        <w:t>,</w:t>
      </w:r>
    </w:p>
    <w:p w:rsidR="00AE3BD8" w:rsidRDefault="00AE3BD8">
      <w:pPr>
        <w:pStyle w:val="Retraitnormal"/>
      </w:pPr>
      <w:r>
        <w:t>- soit il réalise ce qu'on attend de lui : la sollicitation est réussie et va être décrite éventuellement par une transition normale.</w:t>
      </w:r>
    </w:p>
    <w:p w:rsidR="00AE3BD8" w:rsidRDefault="00AE3BD8">
      <w:r>
        <w:t xml:space="preserve">Les </w:t>
      </w:r>
      <w:r>
        <w:rPr>
          <w:i/>
        </w:rPr>
        <w:t>défaillances en fonctionnement</w:t>
      </w:r>
      <w:r>
        <w:t xml:space="preserve"> sont des défaillances qui surviennent pendant le fonctionnement du système, sans qu'on explicite leur cause, et autres que les défaillances à la sollicitation (loi exponentielle).</w:t>
      </w:r>
    </w:p>
    <w:p w:rsidR="00AE3BD8" w:rsidRDefault="00AE3BD8">
      <w:pPr>
        <w:ind w:left="708"/>
      </w:pPr>
      <w:r>
        <w:t>- Lorsque l'événement défaillance n'est pas associé à une variable PANNE, le mot-clé DEFAILLANCE est une information qualitative qui ne sera pas exploitée par les traitements.</w:t>
      </w:r>
    </w:p>
    <w:p w:rsidR="00AE3BD8" w:rsidRDefault="00AE3BD8">
      <w:pPr>
        <w:ind w:left="708"/>
      </w:pPr>
      <w:r>
        <w:t>- Lorsque l'événement défaillance est associé à une variable PANNE (en précisant le nom d'une variable panne comme nom d'événement de défaillance), le processus suivant s'applique :</w:t>
      </w:r>
    </w:p>
    <w:p w:rsidR="00AE3BD8" w:rsidRDefault="00AE3BD8">
      <w:pPr>
        <w:ind w:left="1416" w:hanging="360"/>
      </w:pPr>
      <w:r>
        <w:t>1.</w:t>
      </w:r>
      <w:r>
        <w:tab/>
        <w:t>Par définition, une défaillance ne peut se produire que si le composant n'est pas déjà défaillant.</w:t>
      </w:r>
    </w:p>
    <w:p w:rsidR="00AE3BD8" w:rsidRDefault="00AE3BD8">
      <w:pPr>
        <w:ind w:left="1416" w:hanging="360"/>
        <w:rPr>
          <w:b/>
        </w:rPr>
      </w:pPr>
      <w:r>
        <w:rPr>
          <w:b/>
        </w:rPr>
        <w:tab/>
        <w:t>Ainsi il n'est pas nécessaire d'intégrer à la condition d'occurrence de l'événement, la condition '&lt;variable de panne&gt; = FAUX'. Celle-ci est implicite et sera prise automatiquement en compte par les traitements.</w:t>
      </w:r>
    </w:p>
    <w:p w:rsidR="00AE3BD8" w:rsidRDefault="00AE3BD8">
      <w:pPr>
        <w:ind w:left="1416" w:hanging="360"/>
      </w:pPr>
      <w:r>
        <w:t>2.</w:t>
      </w:r>
      <w:r>
        <w:tab/>
        <w:t>De même, l'occurrence d'un événement défaillance provoque toujours la mise à VRAI de la variable PANNE associée.</w:t>
      </w:r>
    </w:p>
    <w:p w:rsidR="00AE3BD8" w:rsidRDefault="00AE3BD8">
      <w:pPr>
        <w:ind w:left="1416" w:hanging="360"/>
        <w:rPr>
          <w:b/>
        </w:rPr>
      </w:pPr>
      <w:r>
        <w:tab/>
      </w:r>
      <w:r>
        <w:rPr>
          <w:b/>
        </w:rPr>
        <w:t>Il n'est  donc pas nécessaire de décrire explicitement cette action dans les règles.</w:t>
      </w:r>
    </w:p>
    <w:p w:rsidR="00AE3BD8" w:rsidRDefault="00AE3BD8">
      <w:pPr>
        <w:keepNext/>
        <w:outlineLvl w:val="0"/>
        <w:rPr>
          <w:u w:val="single"/>
        </w:rPr>
      </w:pPr>
      <w:r>
        <w:rPr>
          <w:u w:val="single"/>
        </w:rPr>
        <w:t>Exemple de défaillance à la sollicitation :</w:t>
      </w:r>
    </w:p>
    <w:p w:rsidR="00AE3BD8" w:rsidRDefault="00AE3BD8">
      <w:pPr>
        <w:ind w:firstLine="2"/>
      </w:pPr>
      <w:r>
        <w:t>Prenons l'exemple d'un composant de type filtre. Lorsque ce composant est sollicité, deux alternatives peuvent se produire :</w:t>
      </w:r>
    </w:p>
    <w:p w:rsidR="00AE3BD8" w:rsidRDefault="00AE3BD8">
      <w:pPr>
        <w:pStyle w:val="Dcal"/>
      </w:pPr>
      <w:r>
        <w:t>*</w:t>
      </w:r>
      <w:r>
        <w:tab/>
        <w:t>Le filtre peut être bouché, ce qui provoque la panne du composant. La probabilité de cet événement est une loi instantanée de paramètre g_bo.</w:t>
      </w:r>
    </w:p>
    <w:p w:rsidR="00AE3BD8" w:rsidRDefault="00AE3BD8">
      <w:pPr>
        <w:pStyle w:val="Dcal"/>
      </w:pPr>
      <w:r>
        <w:t>*</w:t>
      </w:r>
      <w:r>
        <w:tab/>
        <w:t>Le filtre n'est pas bouché et la sollicitation réussit. La probabilité de cet événement est une loi instantanée de paramètre (1-g_bo).</w:t>
      </w:r>
    </w:p>
    <w:p w:rsidR="00AE3BD8" w:rsidRDefault="00AE3BD8">
      <w:pPr>
        <w:ind w:firstLine="2"/>
        <w:rPr>
          <w:u w:val="single"/>
        </w:rPr>
      </w:pPr>
      <w:r>
        <w:t>Pour modéliser ce comportement, on écrit la règle d'occurrence suivante :</w:t>
      </w:r>
    </w:p>
    <w:p w:rsidR="00AE3BD8" w:rsidRDefault="00AE3BD8">
      <w:pPr>
        <w:pStyle w:val="Courrier"/>
        <w:keepNext/>
        <w:rPr>
          <w:noProof w:val="0"/>
        </w:rPr>
      </w:pPr>
      <w:r>
        <w:rPr>
          <w:b/>
          <w:noProof w:val="0"/>
        </w:rPr>
        <w:t xml:space="preserve">TYPE </w:t>
      </w:r>
      <w:r>
        <w:rPr>
          <w:noProof w:val="0"/>
        </w:rPr>
        <w:t xml:space="preserve">filtre </w:t>
      </w:r>
      <w:r>
        <w:rPr>
          <w:b/>
          <w:noProof w:val="0"/>
        </w:rPr>
        <w:t xml:space="preserve">SORTE_DE </w:t>
      </w:r>
      <w:r>
        <w:rPr>
          <w:noProof w:val="0"/>
        </w:rPr>
        <w:t>composant_thermohydraulique ;</w:t>
      </w:r>
    </w:p>
    <w:p w:rsidR="00AE3BD8" w:rsidRDefault="00AE3BD8">
      <w:pPr>
        <w:pStyle w:val="Courrier"/>
        <w:keepNext/>
        <w:outlineLvl w:val="0"/>
        <w:rPr>
          <w:noProof w:val="0"/>
        </w:rPr>
      </w:pPr>
      <w:r>
        <w:rPr>
          <w:b/>
          <w:noProof w:val="0"/>
        </w:rPr>
        <w:t xml:space="preserve">ATTRIBUT </w:t>
      </w:r>
      <w:r>
        <w:rPr>
          <w:noProof w:val="0"/>
        </w:rPr>
        <w:t xml:space="preserve">sollicite </w:t>
      </w:r>
      <w:r>
        <w:rPr>
          <w:b/>
          <w:noProof w:val="0"/>
        </w:rPr>
        <w:t>DOMAINE BOOLEEN PAR_DEFAUT VRAI</w:t>
      </w:r>
      <w:r>
        <w:rPr>
          <w:noProof w:val="0"/>
        </w:rPr>
        <w:t>;</w:t>
      </w:r>
    </w:p>
    <w:p w:rsidR="00AE3BD8" w:rsidRDefault="00AE3BD8">
      <w:pPr>
        <w:pStyle w:val="Courrier"/>
        <w:keepNext/>
        <w:rPr>
          <w:noProof w:val="0"/>
        </w:rPr>
      </w:pPr>
      <w:r>
        <w:rPr>
          <w:b/>
          <w:noProof w:val="0"/>
        </w:rPr>
        <w:t xml:space="preserve">PANNE </w:t>
      </w:r>
      <w:r>
        <w:rPr>
          <w:noProof w:val="0"/>
        </w:rPr>
        <w:t>bouchage ;</w:t>
      </w:r>
    </w:p>
    <w:p w:rsidR="00AE3BD8" w:rsidRDefault="00AE3BD8">
      <w:pPr>
        <w:pStyle w:val="Courrier"/>
        <w:keepNext/>
        <w:outlineLvl w:val="0"/>
        <w:rPr>
          <w:noProof w:val="0"/>
        </w:rPr>
      </w:pPr>
      <w:r>
        <w:rPr>
          <w:b/>
          <w:noProof w:val="0"/>
        </w:rPr>
        <w:t>PARAMETRE_LOI</w:t>
      </w:r>
      <w:r>
        <w:rPr>
          <w:noProof w:val="0"/>
        </w:rPr>
        <w:t xml:space="preserve"> g_bo ;</w:t>
      </w:r>
    </w:p>
    <w:p w:rsidR="00AE3BD8" w:rsidRDefault="00AE3BD8">
      <w:pPr>
        <w:pStyle w:val="Courrier"/>
        <w:keepNext/>
        <w:outlineLvl w:val="0"/>
        <w:rPr>
          <w:noProof w:val="0"/>
        </w:rPr>
      </w:pPr>
      <w:r>
        <w:rPr>
          <w:b/>
          <w:noProof w:val="0"/>
        </w:rPr>
        <w:t>OCCURRENCE</w:t>
      </w:r>
    </w:p>
    <w:p w:rsidR="00AE3BD8" w:rsidRDefault="00AE3BD8">
      <w:pPr>
        <w:pStyle w:val="Courrier"/>
        <w:keepNext/>
        <w:outlineLvl w:val="0"/>
        <w:rPr>
          <w:noProof w:val="0"/>
        </w:rPr>
      </w:pPr>
      <w:r>
        <w:rPr>
          <w:b/>
          <w:noProof w:val="0"/>
        </w:rPr>
        <w:t xml:space="preserve">SI </w:t>
      </w:r>
      <w:r>
        <w:rPr>
          <w:noProof w:val="0"/>
        </w:rPr>
        <w:t>sollicite</w:t>
      </w:r>
    </w:p>
    <w:p w:rsidR="00AE3BD8" w:rsidRDefault="00AE3BD8">
      <w:pPr>
        <w:pStyle w:val="Courrier"/>
        <w:keepNext/>
        <w:outlineLvl w:val="0"/>
        <w:rPr>
          <w:noProof w:val="0"/>
        </w:rPr>
      </w:pPr>
      <w:r>
        <w:rPr>
          <w:b/>
          <w:noProof w:val="0"/>
        </w:rPr>
        <w:t xml:space="preserve">IL_PEUT_SE_PRODUIRE </w:t>
      </w:r>
    </w:p>
    <w:p w:rsidR="00AE3BD8" w:rsidRDefault="00AE3BD8">
      <w:pPr>
        <w:pStyle w:val="Courrier"/>
        <w:keepNext/>
        <w:rPr>
          <w:noProof w:val="0"/>
        </w:rPr>
      </w:pPr>
      <w:r>
        <w:rPr>
          <w:b/>
          <w:noProof w:val="0"/>
        </w:rPr>
        <w:t xml:space="preserve">DEFAILLANCE </w:t>
      </w:r>
      <w:r>
        <w:rPr>
          <w:noProof w:val="0"/>
        </w:rPr>
        <w:t xml:space="preserve"> bouchage</w:t>
      </w:r>
    </w:p>
    <w:p w:rsidR="00AE3BD8" w:rsidRDefault="00AE3BD8">
      <w:pPr>
        <w:pStyle w:val="Courrier"/>
        <w:keepNext/>
        <w:rPr>
          <w:noProof w:val="0"/>
        </w:rPr>
      </w:pPr>
      <w:r>
        <w:rPr>
          <w:noProof w:val="0"/>
        </w:rPr>
        <w:tab/>
      </w:r>
      <w:r>
        <w:rPr>
          <w:b/>
          <w:noProof w:val="0"/>
        </w:rPr>
        <w:t xml:space="preserve">LIBELLE </w:t>
      </w:r>
      <w:r>
        <w:rPr>
          <w:noProof w:val="0"/>
        </w:rPr>
        <w:t>"bouchage à la sollicitation"</w:t>
      </w:r>
    </w:p>
    <w:p w:rsidR="00AE3BD8" w:rsidRDefault="00AE3BD8">
      <w:pPr>
        <w:pStyle w:val="Courrier"/>
        <w:keepNext/>
        <w:rPr>
          <w:noProof w:val="0"/>
        </w:rPr>
      </w:pPr>
      <w:r>
        <w:rPr>
          <w:noProof w:val="0"/>
        </w:rPr>
        <w:tab/>
      </w:r>
      <w:r>
        <w:rPr>
          <w:b/>
          <w:noProof w:val="0"/>
        </w:rPr>
        <w:t xml:space="preserve">LOI INSTANTANEE </w:t>
      </w:r>
      <w:r>
        <w:rPr>
          <w:noProof w:val="0"/>
        </w:rPr>
        <w:t xml:space="preserve">( g_bo ) </w:t>
      </w:r>
    </w:p>
    <w:p w:rsidR="00AE3BD8" w:rsidRDefault="00AE3BD8">
      <w:pPr>
        <w:pStyle w:val="Courrier"/>
        <w:keepNext/>
        <w:outlineLvl w:val="0"/>
        <w:rPr>
          <w:noProof w:val="0"/>
        </w:rPr>
      </w:pPr>
      <w:r>
        <w:rPr>
          <w:noProof w:val="0"/>
        </w:rPr>
        <w:tab/>
      </w:r>
      <w:r>
        <w:rPr>
          <w:b/>
          <w:noProof w:val="0"/>
        </w:rPr>
        <w:t xml:space="preserve">PROVOQUE </w:t>
      </w:r>
      <w:r>
        <w:rPr>
          <w:noProof w:val="0"/>
        </w:rPr>
        <w:t xml:space="preserve">sollicite </w:t>
      </w:r>
      <w:r>
        <w:rPr>
          <w:b/>
          <w:noProof w:val="0"/>
        </w:rPr>
        <w:t>&lt;-- FAUX</w:t>
      </w:r>
    </w:p>
    <w:p w:rsidR="00AE3BD8" w:rsidRDefault="00AE3BD8">
      <w:pPr>
        <w:pStyle w:val="Courrier"/>
        <w:keepNext/>
        <w:outlineLvl w:val="0"/>
        <w:rPr>
          <w:b/>
          <w:noProof w:val="0"/>
        </w:rPr>
      </w:pPr>
      <w:r>
        <w:rPr>
          <w:b/>
          <w:noProof w:val="0"/>
        </w:rPr>
        <w:t>OU_BIEN</w:t>
      </w:r>
    </w:p>
    <w:p w:rsidR="00AE3BD8" w:rsidRDefault="00AE3BD8">
      <w:pPr>
        <w:pStyle w:val="Courrier"/>
        <w:keepNext/>
        <w:outlineLvl w:val="0"/>
        <w:rPr>
          <w:noProof w:val="0"/>
        </w:rPr>
      </w:pPr>
      <w:r>
        <w:rPr>
          <w:b/>
          <w:noProof w:val="0"/>
        </w:rPr>
        <w:t xml:space="preserve">TRANSITION </w:t>
      </w:r>
      <w:r>
        <w:rPr>
          <w:noProof w:val="0"/>
        </w:rPr>
        <w:t>non_bo</w:t>
      </w:r>
    </w:p>
    <w:p w:rsidR="00AE3BD8" w:rsidRDefault="00AE3BD8">
      <w:pPr>
        <w:pStyle w:val="Courrier"/>
        <w:outlineLvl w:val="0"/>
        <w:rPr>
          <w:noProof w:val="0"/>
        </w:rPr>
      </w:pPr>
      <w:r>
        <w:rPr>
          <w:noProof w:val="0"/>
        </w:rPr>
        <w:tab/>
      </w:r>
      <w:r>
        <w:rPr>
          <w:b/>
          <w:noProof w:val="0"/>
        </w:rPr>
        <w:t xml:space="preserve">PROVOQUE </w:t>
      </w:r>
      <w:r>
        <w:rPr>
          <w:noProof w:val="0"/>
        </w:rPr>
        <w:t xml:space="preserve">sollicite </w:t>
      </w:r>
      <w:r>
        <w:rPr>
          <w:b/>
          <w:noProof w:val="0"/>
        </w:rPr>
        <w:t>&lt;-- VRAI</w:t>
      </w:r>
      <w:r>
        <w:rPr>
          <w:noProof w:val="0"/>
        </w:rPr>
        <w:t xml:space="preserve"> ;</w:t>
      </w:r>
    </w:p>
    <w:p w:rsidR="00AE3BD8" w:rsidRDefault="00AE3BD8">
      <w:pPr>
        <w:pStyle w:val="Courrier"/>
        <w:rPr>
          <w:noProof w:val="0"/>
        </w:rPr>
      </w:pPr>
    </w:p>
    <w:p w:rsidR="00AE3BD8" w:rsidRDefault="00AE3BD8">
      <w:r>
        <w:t>Cette règle est comprise par FIGARO comme si on avait écrit :</w:t>
      </w:r>
    </w:p>
    <w:p w:rsidR="00AE3BD8" w:rsidRDefault="00AE3BD8">
      <w:pPr>
        <w:pStyle w:val="Courrier"/>
        <w:keepNext/>
        <w:rPr>
          <w:noProof w:val="0"/>
        </w:rPr>
      </w:pPr>
      <w:r>
        <w:rPr>
          <w:b/>
          <w:noProof w:val="0"/>
        </w:rPr>
        <w:t xml:space="preserve">TYPE </w:t>
      </w:r>
      <w:r>
        <w:rPr>
          <w:noProof w:val="0"/>
        </w:rPr>
        <w:t xml:space="preserve">filtre </w:t>
      </w:r>
      <w:r>
        <w:rPr>
          <w:b/>
          <w:noProof w:val="0"/>
        </w:rPr>
        <w:t xml:space="preserve">SORTE_DE </w:t>
      </w:r>
      <w:r>
        <w:rPr>
          <w:noProof w:val="0"/>
        </w:rPr>
        <w:t>composant_thermohydraulique ;</w:t>
      </w:r>
    </w:p>
    <w:p w:rsidR="00AE3BD8" w:rsidRDefault="00AE3BD8">
      <w:pPr>
        <w:pStyle w:val="Courrier"/>
        <w:keepNext/>
        <w:outlineLvl w:val="0"/>
        <w:rPr>
          <w:noProof w:val="0"/>
        </w:rPr>
      </w:pPr>
      <w:r>
        <w:rPr>
          <w:b/>
          <w:noProof w:val="0"/>
        </w:rPr>
        <w:t xml:space="preserve">ATTRIBUT </w:t>
      </w:r>
      <w:r>
        <w:rPr>
          <w:noProof w:val="0"/>
        </w:rPr>
        <w:t xml:space="preserve">sollicite </w:t>
      </w:r>
      <w:r>
        <w:rPr>
          <w:b/>
          <w:noProof w:val="0"/>
        </w:rPr>
        <w:t>DOMAINE BOOLEEN PAR_DEFAUT VRAI</w:t>
      </w:r>
      <w:r>
        <w:rPr>
          <w:noProof w:val="0"/>
        </w:rPr>
        <w:t>;</w:t>
      </w:r>
    </w:p>
    <w:p w:rsidR="00AE3BD8" w:rsidRDefault="00AE3BD8">
      <w:pPr>
        <w:pStyle w:val="Courrier"/>
        <w:keepNext/>
        <w:rPr>
          <w:noProof w:val="0"/>
        </w:rPr>
      </w:pPr>
      <w:r>
        <w:rPr>
          <w:b/>
          <w:noProof w:val="0"/>
        </w:rPr>
        <w:t xml:space="preserve">PANNE </w:t>
      </w:r>
      <w:r>
        <w:rPr>
          <w:noProof w:val="0"/>
        </w:rPr>
        <w:t>bouchage ;</w:t>
      </w:r>
    </w:p>
    <w:p w:rsidR="00AE3BD8" w:rsidRDefault="00AE3BD8">
      <w:pPr>
        <w:pStyle w:val="Courrier"/>
        <w:keepNext/>
        <w:outlineLvl w:val="0"/>
        <w:rPr>
          <w:noProof w:val="0"/>
        </w:rPr>
      </w:pPr>
      <w:r>
        <w:rPr>
          <w:b/>
          <w:noProof w:val="0"/>
        </w:rPr>
        <w:t>PARAMETRE_LOI</w:t>
      </w:r>
      <w:r>
        <w:rPr>
          <w:noProof w:val="0"/>
        </w:rPr>
        <w:t xml:space="preserve"> g_bo ;</w:t>
      </w:r>
    </w:p>
    <w:p w:rsidR="00AE3BD8" w:rsidRDefault="00AE3BD8">
      <w:pPr>
        <w:pStyle w:val="Courrier"/>
        <w:keepNext/>
        <w:outlineLvl w:val="0"/>
        <w:rPr>
          <w:noProof w:val="0"/>
        </w:rPr>
      </w:pPr>
      <w:r>
        <w:rPr>
          <w:b/>
          <w:noProof w:val="0"/>
        </w:rPr>
        <w:t>OCCURRENCE</w:t>
      </w:r>
    </w:p>
    <w:p w:rsidR="00AE3BD8" w:rsidRDefault="00AE3BD8">
      <w:pPr>
        <w:pStyle w:val="Courrier"/>
        <w:keepNext/>
        <w:outlineLvl w:val="0"/>
        <w:rPr>
          <w:noProof w:val="0"/>
          <w:u w:val="single"/>
        </w:rPr>
      </w:pPr>
      <w:r>
        <w:rPr>
          <w:b/>
          <w:noProof w:val="0"/>
        </w:rPr>
        <w:t xml:space="preserve">SI </w:t>
      </w:r>
      <w:r>
        <w:rPr>
          <w:noProof w:val="0"/>
        </w:rPr>
        <w:t xml:space="preserve">sollicite </w:t>
      </w:r>
      <w:r>
        <w:rPr>
          <w:b/>
          <w:noProof w:val="0"/>
          <w:u w:val="single"/>
        </w:rPr>
        <w:t>ET NON</w:t>
      </w:r>
      <w:r>
        <w:rPr>
          <w:noProof w:val="0"/>
          <w:u w:val="single"/>
        </w:rPr>
        <w:t xml:space="preserve"> bouchage</w:t>
      </w:r>
    </w:p>
    <w:p w:rsidR="00AE3BD8" w:rsidRDefault="00AE3BD8">
      <w:pPr>
        <w:pStyle w:val="Courrier"/>
        <w:keepNext/>
        <w:outlineLvl w:val="0"/>
        <w:rPr>
          <w:noProof w:val="0"/>
        </w:rPr>
      </w:pPr>
      <w:r>
        <w:rPr>
          <w:b/>
          <w:noProof w:val="0"/>
        </w:rPr>
        <w:t xml:space="preserve">IL_PEUT_SE_PRODUIRE </w:t>
      </w:r>
    </w:p>
    <w:p w:rsidR="00AE3BD8" w:rsidRDefault="00AE3BD8">
      <w:pPr>
        <w:pStyle w:val="Courrier"/>
        <w:keepNext/>
        <w:outlineLvl w:val="0"/>
        <w:rPr>
          <w:noProof w:val="0"/>
        </w:rPr>
      </w:pPr>
      <w:r>
        <w:rPr>
          <w:b/>
          <w:noProof w:val="0"/>
        </w:rPr>
        <w:t xml:space="preserve">TRANSITION </w:t>
      </w:r>
      <w:r>
        <w:rPr>
          <w:noProof w:val="0"/>
        </w:rPr>
        <w:t xml:space="preserve"> bo</w:t>
      </w:r>
    </w:p>
    <w:p w:rsidR="00AE3BD8" w:rsidRDefault="00AE3BD8">
      <w:pPr>
        <w:pStyle w:val="Courrier"/>
        <w:keepNext/>
        <w:rPr>
          <w:noProof w:val="0"/>
        </w:rPr>
      </w:pPr>
      <w:r>
        <w:rPr>
          <w:noProof w:val="0"/>
        </w:rPr>
        <w:tab/>
      </w:r>
      <w:r>
        <w:rPr>
          <w:b/>
          <w:noProof w:val="0"/>
        </w:rPr>
        <w:t xml:space="preserve">LIBELLE </w:t>
      </w:r>
      <w:r>
        <w:rPr>
          <w:noProof w:val="0"/>
        </w:rPr>
        <w:t>"bouchage à la sollicitation"</w:t>
      </w:r>
    </w:p>
    <w:p w:rsidR="00AE3BD8" w:rsidRDefault="00AE3BD8">
      <w:pPr>
        <w:pStyle w:val="Courrier"/>
        <w:keepNext/>
        <w:rPr>
          <w:noProof w:val="0"/>
        </w:rPr>
      </w:pPr>
      <w:r>
        <w:rPr>
          <w:noProof w:val="0"/>
        </w:rPr>
        <w:tab/>
      </w:r>
      <w:r>
        <w:rPr>
          <w:b/>
          <w:noProof w:val="0"/>
        </w:rPr>
        <w:t xml:space="preserve">LOI INSTANTANEE </w:t>
      </w:r>
      <w:r>
        <w:rPr>
          <w:noProof w:val="0"/>
        </w:rPr>
        <w:t xml:space="preserve">( g_bo ) </w:t>
      </w:r>
    </w:p>
    <w:p w:rsidR="00AE3BD8" w:rsidRDefault="00AE3BD8">
      <w:pPr>
        <w:pStyle w:val="Courrier"/>
        <w:keepNext/>
        <w:rPr>
          <w:noProof w:val="0"/>
        </w:rPr>
      </w:pPr>
      <w:r>
        <w:rPr>
          <w:noProof w:val="0"/>
        </w:rPr>
        <w:tab/>
      </w:r>
      <w:r>
        <w:rPr>
          <w:b/>
          <w:noProof w:val="0"/>
        </w:rPr>
        <w:t xml:space="preserve">PROVOQUE </w:t>
      </w:r>
      <w:r>
        <w:rPr>
          <w:b/>
          <w:noProof w:val="0"/>
        </w:rPr>
        <w:tab/>
      </w:r>
      <w:r>
        <w:rPr>
          <w:noProof w:val="0"/>
        </w:rPr>
        <w:t xml:space="preserve">sollicite </w:t>
      </w:r>
      <w:r>
        <w:rPr>
          <w:b/>
          <w:noProof w:val="0"/>
        </w:rPr>
        <w:t>&lt;-- FAUX</w:t>
      </w:r>
      <w:r>
        <w:rPr>
          <w:noProof w:val="0"/>
        </w:rPr>
        <w:t>,</w:t>
      </w:r>
    </w:p>
    <w:p w:rsidR="00AE3BD8" w:rsidRDefault="00AE3BD8">
      <w:pPr>
        <w:pStyle w:val="Courrier"/>
        <w:keepNext/>
        <w:rPr>
          <w:noProof w:val="0"/>
        </w:rPr>
      </w:pPr>
      <w:r>
        <w:rPr>
          <w:noProof w:val="0"/>
        </w:rPr>
        <w:tab/>
      </w:r>
      <w:r>
        <w:rPr>
          <w:noProof w:val="0"/>
        </w:rPr>
        <w:tab/>
      </w:r>
      <w:r>
        <w:rPr>
          <w:noProof w:val="0"/>
        </w:rPr>
        <w:tab/>
      </w:r>
      <w:r>
        <w:rPr>
          <w:noProof w:val="0"/>
          <w:u w:val="single"/>
        </w:rPr>
        <w:t xml:space="preserve">bouchage </w:t>
      </w:r>
      <w:r>
        <w:rPr>
          <w:b/>
          <w:noProof w:val="0"/>
          <w:u w:val="single"/>
        </w:rPr>
        <w:t>&lt;-- VRAI</w:t>
      </w:r>
    </w:p>
    <w:p w:rsidR="00AE3BD8" w:rsidRDefault="00AE3BD8">
      <w:pPr>
        <w:pStyle w:val="Courrier"/>
        <w:keepNext/>
        <w:outlineLvl w:val="0"/>
        <w:rPr>
          <w:b/>
          <w:noProof w:val="0"/>
        </w:rPr>
      </w:pPr>
      <w:r>
        <w:rPr>
          <w:b/>
          <w:noProof w:val="0"/>
        </w:rPr>
        <w:t>OU_BIEN</w:t>
      </w:r>
    </w:p>
    <w:p w:rsidR="00AE3BD8" w:rsidRDefault="00AE3BD8">
      <w:pPr>
        <w:pStyle w:val="Courrier"/>
        <w:keepNext/>
        <w:outlineLvl w:val="0"/>
        <w:rPr>
          <w:noProof w:val="0"/>
        </w:rPr>
      </w:pPr>
      <w:r>
        <w:rPr>
          <w:b/>
          <w:noProof w:val="0"/>
        </w:rPr>
        <w:t xml:space="preserve">TRANSITION </w:t>
      </w:r>
      <w:r>
        <w:rPr>
          <w:noProof w:val="0"/>
        </w:rPr>
        <w:t>non_bo</w:t>
      </w:r>
    </w:p>
    <w:p w:rsidR="00AE3BD8" w:rsidRDefault="00AE3BD8">
      <w:pPr>
        <w:pStyle w:val="Courrier"/>
        <w:keepNext/>
        <w:outlineLvl w:val="0"/>
        <w:rPr>
          <w:noProof w:val="0"/>
        </w:rPr>
      </w:pPr>
      <w:r>
        <w:rPr>
          <w:noProof w:val="0"/>
        </w:rPr>
        <w:tab/>
      </w:r>
      <w:r>
        <w:rPr>
          <w:b/>
          <w:noProof w:val="0"/>
          <w:u w:val="single"/>
        </w:rPr>
        <w:t>LOI INSTANTANEE</w:t>
      </w:r>
      <w:r>
        <w:rPr>
          <w:noProof w:val="0"/>
          <w:u w:val="single"/>
        </w:rPr>
        <w:t xml:space="preserve"> (1-g_bo)</w:t>
      </w:r>
    </w:p>
    <w:p w:rsidR="00AE3BD8" w:rsidRDefault="00AE3BD8">
      <w:pPr>
        <w:pStyle w:val="Courrier"/>
        <w:outlineLvl w:val="0"/>
        <w:rPr>
          <w:noProof w:val="0"/>
        </w:rPr>
      </w:pPr>
      <w:r>
        <w:rPr>
          <w:noProof w:val="0"/>
        </w:rPr>
        <w:tab/>
      </w:r>
      <w:r>
        <w:rPr>
          <w:b/>
          <w:noProof w:val="0"/>
        </w:rPr>
        <w:t xml:space="preserve">PROVOQUE </w:t>
      </w:r>
      <w:r>
        <w:rPr>
          <w:noProof w:val="0"/>
        </w:rPr>
        <w:t xml:space="preserve">sollicite </w:t>
      </w:r>
      <w:r>
        <w:rPr>
          <w:b/>
          <w:noProof w:val="0"/>
        </w:rPr>
        <w:t>&lt;-- VRAI</w:t>
      </w:r>
      <w:r>
        <w:rPr>
          <w:noProof w:val="0"/>
        </w:rPr>
        <w:t xml:space="preserve"> ;</w:t>
      </w:r>
    </w:p>
    <w:p w:rsidR="00AE3BD8" w:rsidRDefault="00AE3BD8">
      <w:pPr>
        <w:pStyle w:val="Courrier"/>
        <w:rPr>
          <w:noProof w:val="0"/>
        </w:rPr>
      </w:pPr>
    </w:p>
    <w:p w:rsidR="00AE3BD8" w:rsidRDefault="00AE3BD8">
      <w:r>
        <w:t>Les informations soulignées sont celles qui étaient implicites dans la première version de la règle.</w:t>
      </w:r>
    </w:p>
    <w:p w:rsidR="00AE3BD8" w:rsidRDefault="00AE3BD8">
      <w:pPr>
        <w:keepNext/>
        <w:outlineLvl w:val="0"/>
        <w:rPr>
          <w:u w:val="single"/>
        </w:rPr>
      </w:pPr>
      <w:r>
        <w:rPr>
          <w:u w:val="single"/>
        </w:rPr>
        <w:t>Exemple de défaillance en fonctionnement :</w:t>
      </w:r>
    </w:p>
    <w:p w:rsidR="00AE3BD8" w:rsidRDefault="00AE3BD8">
      <w:pPr>
        <w:rPr>
          <w:u w:val="single"/>
        </w:rPr>
      </w:pPr>
      <w:r>
        <w:t>Prenons l'exemple d'un composant de type disjoncteur sur lequel peut survenir l'événement 'ouverture intempestive'.</w:t>
      </w:r>
    </w:p>
    <w:p w:rsidR="00AE3BD8" w:rsidRDefault="00AE3BD8">
      <w:pPr>
        <w:pStyle w:val="Courrier"/>
        <w:rPr>
          <w:noProof w:val="0"/>
        </w:rPr>
      </w:pPr>
      <w:r>
        <w:rPr>
          <w:b/>
          <w:noProof w:val="0"/>
        </w:rPr>
        <w:t xml:space="preserve">TYPE </w:t>
      </w:r>
      <w:r>
        <w:rPr>
          <w:noProof w:val="0"/>
        </w:rPr>
        <w:t xml:space="preserve">disjoncteur </w:t>
      </w:r>
      <w:r>
        <w:rPr>
          <w:b/>
          <w:noProof w:val="0"/>
        </w:rPr>
        <w:t xml:space="preserve">SORTE_DE </w:t>
      </w:r>
      <w:r>
        <w:rPr>
          <w:noProof w:val="0"/>
        </w:rPr>
        <w:t>composant_electrique ;</w:t>
      </w:r>
    </w:p>
    <w:p w:rsidR="00AE3BD8" w:rsidRDefault="00AE3BD8">
      <w:pPr>
        <w:pStyle w:val="Courrier"/>
        <w:rPr>
          <w:noProof w:val="0"/>
        </w:rPr>
      </w:pPr>
      <w:r>
        <w:rPr>
          <w:b/>
          <w:noProof w:val="0"/>
        </w:rPr>
        <w:t xml:space="preserve">ATTRIBUT </w:t>
      </w:r>
      <w:r>
        <w:rPr>
          <w:noProof w:val="0"/>
        </w:rPr>
        <w:t xml:space="preserve">position </w:t>
      </w:r>
      <w:r>
        <w:rPr>
          <w:b/>
          <w:noProof w:val="0"/>
        </w:rPr>
        <w:t xml:space="preserve">DOMAINE </w:t>
      </w:r>
      <w:r>
        <w:rPr>
          <w:noProof w:val="0"/>
        </w:rPr>
        <w:t xml:space="preserve">'ouvert' 'ferme' </w:t>
      </w:r>
    </w:p>
    <w:p w:rsidR="00AE3BD8" w:rsidRDefault="00AE3BD8">
      <w:pPr>
        <w:pStyle w:val="Courrier"/>
        <w:rPr>
          <w:noProof w:val="0"/>
        </w:rPr>
      </w:pPr>
      <w:r>
        <w:rPr>
          <w:noProof w:val="0"/>
        </w:rPr>
        <w:tab/>
      </w:r>
      <w:r>
        <w:rPr>
          <w:noProof w:val="0"/>
        </w:rPr>
        <w:tab/>
      </w:r>
      <w:r>
        <w:rPr>
          <w:noProof w:val="0"/>
        </w:rPr>
        <w:tab/>
        <w:t xml:space="preserve"> </w:t>
      </w:r>
      <w:r>
        <w:rPr>
          <w:b/>
          <w:noProof w:val="0"/>
        </w:rPr>
        <w:t xml:space="preserve">PAR_DEFAUT </w:t>
      </w:r>
      <w:r>
        <w:rPr>
          <w:noProof w:val="0"/>
        </w:rPr>
        <w:t>'ferme' ;</w:t>
      </w:r>
    </w:p>
    <w:p w:rsidR="00AE3BD8" w:rsidRDefault="00AE3BD8">
      <w:pPr>
        <w:pStyle w:val="Courrier"/>
        <w:rPr>
          <w:noProof w:val="0"/>
        </w:rPr>
      </w:pPr>
      <w:r>
        <w:rPr>
          <w:b/>
          <w:noProof w:val="0"/>
        </w:rPr>
        <w:t xml:space="preserve">PANNE </w:t>
      </w:r>
      <w:r>
        <w:rPr>
          <w:noProof w:val="0"/>
        </w:rPr>
        <w:t>oi ;</w:t>
      </w:r>
    </w:p>
    <w:p w:rsidR="00AE3BD8" w:rsidRDefault="00AE3BD8">
      <w:pPr>
        <w:pStyle w:val="Courrier"/>
        <w:outlineLvl w:val="0"/>
        <w:rPr>
          <w:noProof w:val="0"/>
        </w:rPr>
      </w:pPr>
      <w:r>
        <w:rPr>
          <w:b/>
          <w:noProof w:val="0"/>
        </w:rPr>
        <w:t>OCCURRENCE</w:t>
      </w:r>
    </w:p>
    <w:p w:rsidR="00AE3BD8" w:rsidRDefault="00AE3BD8">
      <w:pPr>
        <w:pStyle w:val="Courrier"/>
        <w:rPr>
          <w:noProof w:val="0"/>
        </w:rPr>
      </w:pPr>
      <w:r>
        <w:rPr>
          <w:noProof w:val="0"/>
        </w:rPr>
        <w:t>ouverture_intempestive</w:t>
      </w:r>
    </w:p>
    <w:p w:rsidR="00AE3BD8" w:rsidRDefault="00AE3BD8">
      <w:pPr>
        <w:pStyle w:val="Courrier"/>
        <w:rPr>
          <w:noProof w:val="0"/>
        </w:rPr>
      </w:pPr>
      <w:r>
        <w:rPr>
          <w:b/>
          <w:noProof w:val="0"/>
        </w:rPr>
        <w:t xml:space="preserve">SI  </w:t>
      </w:r>
      <w:r>
        <w:rPr>
          <w:noProof w:val="0"/>
        </w:rPr>
        <w:t xml:space="preserve">position = 'ferme' </w:t>
      </w:r>
    </w:p>
    <w:p w:rsidR="00AE3BD8" w:rsidRDefault="00AE3BD8">
      <w:pPr>
        <w:pStyle w:val="Courrier"/>
        <w:outlineLvl w:val="0"/>
        <w:rPr>
          <w:noProof w:val="0"/>
        </w:rPr>
      </w:pPr>
      <w:r>
        <w:rPr>
          <w:b/>
          <w:noProof w:val="0"/>
        </w:rPr>
        <w:t xml:space="preserve">IL_PEUT_SE_PRODUIRE </w:t>
      </w:r>
    </w:p>
    <w:p w:rsidR="00AE3BD8" w:rsidRDefault="00AE3BD8">
      <w:pPr>
        <w:pStyle w:val="Courrier"/>
        <w:outlineLvl w:val="0"/>
        <w:rPr>
          <w:noProof w:val="0"/>
        </w:rPr>
      </w:pPr>
      <w:r>
        <w:rPr>
          <w:b/>
          <w:noProof w:val="0"/>
        </w:rPr>
        <w:t>DEFAILLANCE</w:t>
      </w:r>
      <w:r>
        <w:rPr>
          <w:noProof w:val="0"/>
        </w:rPr>
        <w:t xml:space="preserve"> oi</w:t>
      </w:r>
    </w:p>
    <w:p w:rsidR="00AE3BD8" w:rsidRDefault="00AE3BD8">
      <w:pPr>
        <w:pStyle w:val="Courrier"/>
        <w:rPr>
          <w:noProof w:val="0"/>
        </w:rPr>
      </w:pPr>
      <w:r>
        <w:rPr>
          <w:noProof w:val="0"/>
        </w:rPr>
        <w:t xml:space="preserve">  </w:t>
      </w:r>
      <w:r>
        <w:rPr>
          <w:noProof w:val="0"/>
        </w:rPr>
        <w:tab/>
      </w:r>
      <w:r>
        <w:rPr>
          <w:b/>
          <w:noProof w:val="0"/>
        </w:rPr>
        <w:t xml:space="preserve">LIBELLE </w:t>
      </w:r>
      <w:r>
        <w:rPr>
          <w:noProof w:val="0"/>
        </w:rPr>
        <w:t>"ouverture intempestive"</w:t>
      </w:r>
    </w:p>
    <w:p w:rsidR="00AE3BD8" w:rsidRDefault="00AE3BD8">
      <w:pPr>
        <w:pStyle w:val="Courrier"/>
        <w:rPr>
          <w:noProof w:val="0"/>
        </w:rPr>
      </w:pPr>
      <w:r>
        <w:rPr>
          <w:noProof w:val="0"/>
        </w:rPr>
        <w:tab/>
      </w:r>
      <w:r>
        <w:rPr>
          <w:b/>
          <w:noProof w:val="0"/>
        </w:rPr>
        <w:t xml:space="preserve">LOI EXPONENTIELLE </w:t>
      </w:r>
      <w:r>
        <w:rPr>
          <w:noProof w:val="0"/>
        </w:rPr>
        <w:t>( l_oi );</w:t>
      </w:r>
    </w:p>
    <w:p w:rsidR="00AE3BD8" w:rsidRDefault="00AE3BD8">
      <w:pPr>
        <w:pStyle w:val="Courrier"/>
        <w:rPr>
          <w:noProof w:val="0"/>
        </w:rPr>
      </w:pPr>
    </w:p>
    <w:p w:rsidR="00AE3BD8" w:rsidRDefault="00AE3BD8">
      <w:r>
        <w:t>Cette règle est comprise par FIGARO comme si on avait écrit :</w:t>
      </w:r>
    </w:p>
    <w:p w:rsidR="00AE3BD8" w:rsidRDefault="00AE3BD8">
      <w:pPr>
        <w:pStyle w:val="Courrier"/>
        <w:rPr>
          <w:noProof w:val="0"/>
        </w:rPr>
      </w:pPr>
      <w:r>
        <w:rPr>
          <w:b/>
          <w:noProof w:val="0"/>
        </w:rPr>
        <w:t xml:space="preserve">TYPE </w:t>
      </w:r>
      <w:r>
        <w:rPr>
          <w:noProof w:val="0"/>
        </w:rPr>
        <w:t xml:space="preserve">disjoncteur </w:t>
      </w:r>
      <w:r>
        <w:rPr>
          <w:b/>
          <w:noProof w:val="0"/>
        </w:rPr>
        <w:t xml:space="preserve">SORTE_DE </w:t>
      </w:r>
      <w:r>
        <w:rPr>
          <w:noProof w:val="0"/>
        </w:rPr>
        <w:t>composant_electrique ;</w:t>
      </w:r>
    </w:p>
    <w:p w:rsidR="00AE3BD8" w:rsidRDefault="00AE3BD8">
      <w:pPr>
        <w:pStyle w:val="Courrier"/>
        <w:rPr>
          <w:noProof w:val="0"/>
        </w:rPr>
      </w:pPr>
      <w:r>
        <w:rPr>
          <w:b/>
          <w:noProof w:val="0"/>
        </w:rPr>
        <w:t xml:space="preserve">ATTRIBUT </w:t>
      </w:r>
      <w:r>
        <w:rPr>
          <w:noProof w:val="0"/>
        </w:rPr>
        <w:t xml:space="preserve">position </w:t>
      </w:r>
      <w:r>
        <w:rPr>
          <w:b/>
          <w:noProof w:val="0"/>
        </w:rPr>
        <w:t xml:space="preserve">DOMAINE </w:t>
      </w:r>
      <w:r>
        <w:rPr>
          <w:noProof w:val="0"/>
        </w:rPr>
        <w:t xml:space="preserve">'ouvert' 'ferme' </w:t>
      </w:r>
    </w:p>
    <w:p w:rsidR="00AE3BD8" w:rsidRDefault="00AE3BD8">
      <w:pPr>
        <w:pStyle w:val="Courrier"/>
        <w:rPr>
          <w:noProof w:val="0"/>
        </w:rPr>
      </w:pPr>
      <w:r>
        <w:rPr>
          <w:noProof w:val="0"/>
        </w:rPr>
        <w:tab/>
      </w:r>
      <w:r>
        <w:rPr>
          <w:noProof w:val="0"/>
        </w:rPr>
        <w:tab/>
      </w:r>
      <w:r>
        <w:rPr>
          <w:noProof w:val="0"/>
        </w:rPr>
        <w:tab/>
        <w:t xml:space="preserve"> </w:t>
      </w:r>
      <w:r>
        <w:rPr>
          <w:b/>
          <w:noProof w:val="0"/>
        </w:rPr>
        <w:t xml:space="preserve">PAR_DEFAUT </w:t>
      </w:r>
      <w:r>
        <w:rPr>
          <w:noProof w:val="0"/>
        </w:rPr>
        <w:t>'ferme' ;</w:t>
      </w:r>
    </w:p>
    <w:p w:rsidR="00AE3BD8" w:rsidRDefault="00AE3BD8">
      <w:pPr>
        <w:pStyle w:val="Courrier"/>
        <w:rPr>
          <w:noProof w:val="0"/>
        </w:rPr>
      </w:pPr>
      <w:r>
        <w:rPr>
          <w:b/>
          <w:noProof w:val="0"/>
        </w:rPr>
        <w:t xml:space="preserve">PANNE </w:t>
      </w:r>
      <w:r>
        <w:rPr>
          <w:noProof w:val="0"/>
        </w:rPr>
        <w:t>oi ;</w:t>
      </w:r>
    </w:p>
    <w:p w:rsidR="00AE3BD8" w:rsidRDefault="00AE3BD8">
      <w:pPr>
        <w:pStyle w:val="Courrier"/>
        <w:outlineLvl w:val="0"/>
        <w:rPr>
          <w:noProof w:val="0"/>
        </w:rPr>
      </w:pPr>
      <w:r>
        <w:rPr>
          <w:b/>
          <w:noProof w:val="0"/>
        </w:rPr>
        <w:t>OCCURRENCE</w:t>
      </w:r>
    </w:p>
    <w:p w:rsidR="00AE3BD8" w:rsidRDefault="00AE3BD8">
      <w:pPr>
        <w:pStyle w:val="Courrier"/>
        <w:rPr>
          <w:noProof w:val="0"/>
        </w:rPr>
      </w:pPr>
      <w:r>
        <w:rPr>
          <w:noProof w:val="0"/>
        </w:rPr>
        <w:t>ouverture_intempestive</w:t>
      </w:r>
    </w:p>
    <w:p w:rsidR="00AE3BD8" w:rsidRDefault="00AE3BD8">
      <w:pPr>
        <w:pStyle w:val="Courrier"/>
        <w:rPr>
          <w:noProof w:val="0"/>
        </w:rPr>
      </w:pPr>
      <w:r>
        <w:rPr>
          <w:b/>
          <w:noProof w:val="0"/>
        </w:rPr>
        <w:t xml:space="preserve">SI  </w:t>
      </w:r>
      <w:r>
        <w:rPr>
          <w:noProof w:val="0"/>
        </w:rPr>
        <w:t xml:space="preserve">position = 'ferme' </w:t>
      </w:r>
      <w:r>
        <w:rPr>
          <w:b/>
          <w:noProof w:val="0"/>
          <w:u w:val="single"/>
        </w:rPr>
        <w:t>ET NON</w:t>
      </w:r>
      <w:r>
        <w:rPr>
          <w:noProof w:val="0"/>
          <w:u w:val="single"/>
        </w:rPr>
        <w:t xml:space="preserve"> oi</w:t>
      </w:r>
      <w:r>
        <w:rPr>
          <w:noProof w:val="0"/>
        </w:rPr>
        <w:t xml:space="preserve"> </w:t>
      </w:r>
    </w:p>
    <w:p w:rsidR="00AE3BD8" w:rsidRDefault="00AE3BD8">
      <w:pPr>
        <w:pStyle w:val="Courrier"/>
        <w:outlineLvl w:val="0"/>
        <w:rPr>
          <w:noProof w:val="0"/>
        </w:rPr>
      </w:pPr>
      <w:r>
        <w:rPr>
          <w:b/>
          <w:noProof w:val="0"/>
        </w:rPr>
        <w:t xml:space="preserve">IL_PEUT_SE_PRODUIRE </w:t>
      </w:r>
    </w:p>
    <w:p w:rsidR="00AE3BD8" w:rsidRDefault="00AE3BD8">
      <w:pPr>
        <w:pStyle w:val="Courrier"/>
        <w:outlineLvl w:val="0"/>
        <w:rPr>
          <w:noProof w:val="0"/>
        </w:rPr>
      </w:pPr>
      <w:r>
        <w:rPr>
          <w:b/>
          <w:noProof w:val="0"/>
        </w:rPr>
        <w:t>DEFAILLANCE</w:t>
      </w:r>
      <w:r>
        <w:rPr>
          <w:noProof w:val="0"/>
        </w:rPr>
        <w:t xml:space="preserve"> oi</w:t>
      </w:r>
    </w:p>
    <w:p w:rsidR="00AE3BD8" w:rsidRDefault="00AE3BD8">
      <w:pPr>
        <w:pStyle w:val="Courrier"/>
        <w:rPr>
          <w:noProof w:val="0"/>
        </w:rPr>
      </w:pPr>
      <w:r>
        <w:rPr>
          <w:noProof w:val="0"/>
        </w:rPr>
        <w:t xml:space="preserve">  </w:t>
      </w:r>
      <w:r>
        <w:rPr>
          <w:noProof w:val="0"/>
        </w:rPr>
        <w:tab/>
      </w:r>
      <w:r>
        <w:rPr>
          <w:b/>
          <w:noProof w:val="0"/>
        </w:rPr>
        <w:t xml:space="preserve">LIBELLE </w:t>
      </w:r>
      <w:r>
        <w:rPr>
          <w:noProof w:val="0"/>
        </w:rPr>
        <w:t>"ouverture intempestive"</w:t>
      </w:r>
    </w:p>
    <w:p w:rsidR="00AE3BD8" w:rsidRDefault="00AE3BD8">
      <w:pPr>
        <w:pStyle w:val="Courrier"/>
        <w:rPr>
          <w:noProof w:val="0"/>
        </w:rPr>
      </w:pPr>
      <w:r>
        <w:rPr>
          <w:noProof w:val="0"/>
        </w:rPr>
        <w:tab/>
      </w:r>
      <w:r>
        <w:rPr>
          <w:b/>
          <w:noProof w:val="0"/>
        </w:rPr>
        <w:t xml:space="preserve">LOI EXPONENTIELLE </w:t>
      </w:r>
      <w:r>
        <w:rPr>
          <w:noProof w:val="0"/>
        </w:rPr>
        <w:t xml:space="preserve">( l_oi ) </w:t>
      </w:r>
    </w:p>
    <w:p w:rsidR="00AE3BD8" w:rsidRDefault="00AE3BD8">
      <w:pPr>
        <w:pStyle w:val="Courrier"/>
        <w:outlineLvl w:val="0"/>
        <w:rPr>
          <w:noProof w:val="0"/>
        </w:rPr>
      </w:pPr>
      <w:r>
        <w:rPr>
          <w:noProof w:val="0"/>
        </w:rPr>
        <w:tab/>
      </w:r>
      <w:r>
        <w:rPr>
          <w:b/>
          <w:noProof w:val="0"/>
          <w:u w:val="single"/>
        </w:rPr>
        <w:t>PROVOQUE</w:t>
      </w:r>
      <w:r>
        <w:rPr>
          <w:noProof w:val="0"/>
          <w:u w:val="single"/>
        </w:rPr>
        <w:t xml:space="preserve"> oi </w:t>
      </w:r>
      <w:r>
        <w:rPr>
          <w:b/>
          <w:noProof w:val="0"/>
          <w:u w:val="single"/>
        </w:rPr>
        <w:t>&lt;-- VRAI</w:t>
      </w:r>
      <w:r>
        <w:rPr>
          <w:noProof w:val="0"/>
        </w:rPr>
        <w:t xml:space="preserve"> ;</w:t>
      </w:r>
    </w:p>
    <w:p w:rsidR="00AE3BD8" w:rsidRDefault="00AE3BD8">
      <w:pPr>
        <w:pStyle w:val="Courrier"/>
        <w:rPr>
          <w:noProof w:val="0"/>
        </w:rPr>
      </w:pPr>
    </w:p>
    <w:p w:rsidR="00AE3BD8" w:rsidRDefault="00AE3BD8"/>
    <w:p w:rsidR="00AE3BD8" w:rsidRDefault="00AE3BD8">
      <w:pPr>
        <w:pStyle w:val="Titre4"/>
      </w:pPr>
      <w:r>
        <w:tab/>
      </w:r>
      <w:bookmarkStart w:id="590" w:name="_Toc399235952"/>
      <w:r>
        <w:t>Indisponibilités</w:t>
      </w:r>
      <w:bookmarkEnd w:id="590"/>
      <w:r>
        <w:t xml:space="preserve"> </w:t>
      </w:r>
      <w:r>
        <w:fldChar w:fldCharType="begin"/>
      </w:r>
      <w:r>
        <w:instrText xml:space="preserve"> XE "INDISPONIBILITE" </w:instrText>
      </w:r>
      <w:r>
        <w:fldChar w:fldCharType="end"/>
      </w:r>
    </w:p>
    <w:p w:rsidR="00AE3BD8" w:rsidRDefault="00AE3BD8">
      <w:r>
        <w:t xml:space="preserve">Les </w:t>
      </w:r>
      <w:r>
        <w:rPr>
          <w:i/>
        </w:rPr>
        <w:t xml:space="preserve">indisponibilités </w:t>
      </w:r>
      <w:r>
        <w:t xml:space="preserve">représentent des événements qui se sont produits dans le passé du système et qui se révèlent à la première sollicitation des composants. Les indisponibilités sont donc un type particulier de défaillance à la sollicitation et elles sont toujours associées à une </w:t>
      </w:r>
      <w:r>
        <w:rPr>
          <w:b/>
        </w:rPr>
        <w:t>loi instantanée</w:t>
      </w:r>
      <w:r>
        <w:t>.</w:t>
      </w:r>
    </w:p>
    <w:p w:rsidR="00AE3BD8" w:rsidRDefault="00AE3BD8">
      <w:r>
        <w:t xml:space="preserve">Les indisponibilités seront traitées exactement comme des défaillances à la sollicitation (cf. Paragraphe précédent). Autrement dit, si dans un système un composant est amené à être sollicité plusieurs fois, et si certaines défaillances ne peuvent se produire qu'à la </w:t>
      </w:r>
      <w:r>
        <w:rPr>
          <w:b/>
        </w:rPr>
        <w:t>première sollicitation,</w:t>
      </w:r>
      <w:r>
        <w:t xml:space="preserve"> le concepteur de la base de connaissances devra modéliser différemment les conditions d'occurrence des événements indisponibilités et les conditions d'occurrence des événements défaillances à la sollicitation.</w:t>
      </w:r>
    </w:p>
    <w:p w:rsidR="00AE3BD8" w:rsidRDefault="00AE3BD8">
      <w:pPr>
        <w:pStyle w:val="Titre4"/>
      </w:pPr>
      <w:r>
        <w:tab/>
      </w:r>
      <w:bookmarkStart w:id="591" w:name="_Toc399235953"/>
      <w:r>
        <w:t>Réparations</w:t>
      </w:r>
      <w:bookmarkEnd w:id="591"/>
      <w:r>
        <w:fldChar w:fldCharType="begin"/>
      </w:r>
      <w:r>
        <w:instrText xml:space="preserve"> XE "REPARATION" </w:instrText>
      </w:r>
      <w:r>
        <w:fldChar w:fldCharType="end"/>
      </w:r>
    </w:p>
    <w:p w:rsidR="00AE3BD8" w:rsidRDefault="00AE3BD8">
      <w:r>
        <w:t xml:space="preserve">Les </w:t>
      </w:r>
      <w:r>
        <w:rPr>
          <w:i/>
        </w:rPr>
        <w:t>réparations</w:t>
      </w:r>
      <w:r>
        <w:t xml:space="preserve"> représentent les changements d'état dus à la maintenance du système. Ce sont des transitions qui ont pour effet de supprimer les pannes d'un objet. Pour cela on leur associe une facette indiquant les pannes supprimées par la réparation.</w:t>
      </w:r>
    </w:p>
    <w:p w:rsidR="00AE3BD8" w:rsidRDefault="00AE3BD8">
      <w:pPr>
        <w:pStyle w:val="Courrier"/>
        <w:outlineLvl w:val="0"/>
        <w:rPr>
          <w:b/>
          <w:noProof w:val="0"/>
        </w:rPr>
      </w:pPr>
      <w:r>
        <w:rPr>
          <w:b/>
          <w:noProof w:val="0"/>
        </w:rPr>
        <w:t>Exemple de réparations :</w:t>
      </w:r>
    </w:p>
    <w:p w:rsidR="00AE3BD8" w:rsidRDefault="00AE3BD8">
      <w:pPr>
        <w:pStyle w:val="Courrier"/>
        <w:rPr>
          <w:noProof w:val="0"/>
        </w:rPr>
      </w:pPr>
      <w:r>
        <w:rPr>
          <w:b/>
          <w:noProof w:val="0"/>
        </w:rPr>
        <w:t xml:space="preserve">TYPE </w:t>
      </w:r>
      <w:r>
        <w:rPr>
          <w:noProof w:val="0"/>
        </w:rPr>
        <w:t xml:space="preserve">disjoncteur </w:t>
      </w:r>
      <w:r>
        <w:rPr>
          <w:b/>
          <w:noProof w:val="0"/>
        </w:rPr>
        <w:t xml:space="preserve">SORTE_DE </w:t>
      </w:r>
      <w:r>
        <w:rPr>
          <w:noProof w:val="0"/>
        </w:rPr>
        <w:t>composant_electrique ;</w:t>
      </w:r>
    </w:p>
    <w:p w:rsidR="00AE3BD8" w:rsidRDefault="00AE3BD8">
      <w:pPr>
        <w:pStyle w:val="Courrier"/>
        <w:rPr>
          <w:noProof w:val="0"/>
        </w:rPr>
      </w:pPr>
      <w:r>
        <w:rPr>
          <w:b/>
          <w:noProof w:val="0"/>
        </w:rPr>
        <w:t xml:space="preserve">ATTRIBUT </w:t>
      </w:r>
      <w:r>
        <w:rPr>
          <w:noProof w:val="0"/>
        </w:rPr>
        <w:t xml:space="preserve">position </w:t>
      </w:r>
      <w:r>
        <w:rPr>
          <w:b/>
          <w:noProof w:val="0"/>
        </w:rPr>
        <w:t xml:space="preserve">DOMAINE </w:t>
      </w:r>
      <w:r>
        <w:rPr>
          <w:noProof w:val="0"/>
        </w:rPr>
        <w:t xml:space="preserve">'ouvert' 'ferme' </w:t>
      </w:r>
    </w:p>
    <w:p w:rsidR="00AE3BD8" w:rsidRDefault="00AE3BD8">
      <w:pPr>
        <w:pStyle w:val="Courrier"/>
        <w:rPr>
          <w:noProof w:val="0"/>
        </w:rPr>
      </w:pPr>
      <w:r>
        <w:rPr>
          <w:noProof w:val="0"/>
        </w:rPr>
        <w:tab/>
      </w:r>
      <w:r>
        <w:rPr>
          <w:noProof w:val="0"/>
        </w:rPr>
        <w:tab/>
      </w:r>
      <w:r>
        <w:rPr>
          <w:noProof w:val="0"/>
        </w:rPr>
        <w:tab/>
        <w:t xml:space="preserve"> </w:t>
      </w:r>
      <w:r>
        <w:rPr>
          <w:b/>
          <w:noProof w:val="0"/>
        </w:rPr>
        <w:t xml:space="preserve">PAR_DEFAUT </w:t>
      </w:r>
      <w:r>
        <w:rPr>
          <w:noProof w:val="0"/>
        </w:rPr>
        <w:t>'ouvert' ;</w:t>
      </w:r>
    </w:p>
    <w:p w:rsidR="00AE3BD8" w:rsidRDefault="00AE3BD8">
      <w:pPr>
        <w:pStyle w:val="Courrier"/>
        <w:rPr>
          <w:noProof w:val="0"/>
        </w:rPr>
      </w:pPr>
      <w:r>
        <w:rPr>
          <w:b/>
          <w:noProof w:val="0"/>
        </w:rPr>
        <w:t xml:space="preserve">PANNE </w:t>
      </w:r>
      <w:r>
        <w:rPr>
          <w:noProof w:val="0"/>
        </w:rPr>
        <w:t>oi ;</w:t>
      </w:r>
    </w:p>
    <w:p w:rsidR="00AE3BD8" w:rsidRDefault="00AE3BD8">
      <w:pPr>
        <w:pStyle w:val="Courrier"/>
        <w:outlineLvl w:val="0"/>
        <w:rPr>
          <w:noProof w:val="0"/>
        </w:rPr>
      </w:pPr>
      <w:r>
        <w:rPr>
          <w:b/>
          <w:noProof w:val="0"/>
        </w:rPr>
        <w:t>PARAMETRE_LOI</w:t>
      </w:r>
      <w:r>
        <w:rPr>
          <w:noProof w:val="0"/>
        </w:rPr>
        <w:t xml:space="preserve"> m_oi ;</w:t>
      </w:r>
    </w:p>
    <w:p w:rsidR="00AE3BD8" w:rsidRDefault="00AE3BD8">
      <w:pPr>
        <w:pStyle w:val="Courrier"/>
        <w:outlineLvl w:val="0"/>
        <w:rPr>
          <w:noProof w:val="0"/>
        </w:rPr>
      </w:pPr>
      <w:r>
        <w:rPr>
          <w:b/>
          <w:noProof w:val="0"/>
        </w:rPr>
        <w:t>OCCURRENCE</w:t>
      </w:r>
    </w:p>
    <w:p w:rsidR="00AE3BD8" w:rsidRDefault="00AE3BD8">
      <w:pPr>
        <w:pStyle w:val="Courrier"/>
        <w:outlineLvl w:val="0"/>
        <w:rPr>
          <w:noProof w:val="0"/>
        </w:rPr>
      </w:pPr>
      <w:r>
        <w:rPr>
          <w:b/>
          <w:noProof w:val="0"/>
        </w:rPr>
        <w:t xml:space="preserve">IL_PEUT_SE_PRODUIRE </w:t>
      </w:r>
    </w:p>
    <w:p w:rsidR="00AE3BD8" w:rsidRDefault="00AE3BD8">
      <w:pPr>
        <w:pStyle w:val="Courrier"/>
        <w:outlineLvl w:val="0"/>
        <w:rPr>
          <w:noProof w:val="0"/>
        </w:rPr>
      </w:pPr>
      <w:r>
        <w:rPr>
          <w:b/>
          <w:noProof w:val="0"/>
        </w:rPr>
        <w:t>REPARATION</w:t>
      </w:r>
      <w:r>
        <w:rPr>
          <w:noProof w:val="0"/>
        </w:rPr>
        <w:t xml:space="preserve"> rep_oi</w:t>
      </w:r>
    </w:p>
    <w:p w:rsidR="00AE3BD8" w:rsidRDefault="00AE3BD8">
      <w:pPr>
        <w:pStyle w:val="Courrier"/>
        <w:rPr>
          <w:noProof w:val="0"/>
        </w:rPr>
      </w:pPr>
      <w:r>
        <w:rPr>
          <w:noProof w:val="0"/>
        </w:rPr>
        <w:tab/>
      </w:r>
      <w:r>
        <w:rPr>
          <w:b/>
          <w:noProof w:val="0"/>
        </w:rPr>
        <w:t xml:space="preserve">LIBELLE </w:t>
      </w:r>
      <w:r>
        <w:rPr>
          <w:noProof w:val="0"/>
        </w:rPr>
        <w:t>"reparation de l'ouverture intempestive"</w:t>
      </w:r>
    </w:p>
    <w:p w:rsidR="00AE3BD8" w:rsidRDefault="00AE3BD8">
      <w:pPr>
        <w:pStyle w:val="Courrier"/>
        <w:rPr>
          <w:noProof w:val="0"/>
        </w:rPr>
      </w:pPr>
      <w:r>
        <w:rPr>
          <w:noProof w:val="0"/>
        </w:rPr>
        <w:tab/>
      </w:r>
      <w:r>
        <w:rPr>
          <w:b/>
          <w:noProof w:val="0"/>
        </w:rPr>
        <w:t>REPARE</w:t>
      </w:r>
      <w:r>
        <w:rPr>
          <w:noProof w:val="0"/>
        </w:rPr>
        <w:t xml:space="preserve"> oi</w:t>
      </w:r>
    </w:p>
    <w:p w:rsidR="00AE3BD8" w:rsidRDefault="00AE3BD8">
      <w:pPr>
        <w:pStyle w:val="Courrier"/>
        <w:rPr>
          <w:noProof w:val="0"/>
        </w:rPr>
      </w:pPr>
      <w:r>
        <w:rPr>
          <w:noProof w:val="0"/>
        </w:rPr>
        <w:tab/>
      </w:r>
      <w:r>
        <w:rPr>
          <w:b/>
          <w:noProof w:val="0"/>
        </w:rPr>
        <w:t xml:space="preserve">LOI EXPONENTIELLE </w:t>
      </w:r>
      <w:r>
        <w:rPr>
          <w:noProof w:val="0"/>
        </w:rPr>
        <w:t>( m_oi ) ;</w:t>
      </w:r>
    </w:p>
    <w:p w:rsidR="00AE3BD8" w:rsidRDefault="00AE3BD8">
      <w:pPr>
        <w:pStyle w:val="Courrier"/>
        <w:rPr>
          <w:noProof w:val="0"/>
        </w:rPr>
      </w:pPr>
    </w:p>
    <w:p w:rsidR="00AE3BD8" w:rsidRDefault="00AE3BD8">
      <w:r>
        <w:t>Le mot-clé REPARE</w:t>
      </w:r>
      <w:r>
        <w:fldChar w:fldCharType="begin"/>
      </w:r>
      <w:r>
        <w:instrText xml:space="preserve"> XE "REPARE" </w:instrText>
      </w:r>
      <w:r>
        <w:fldChar w:fldCharType="end"/>
      </w:r>
      <w:r>
        <w:t xml:space="preserve"> est suivi de la liste des pannes supprimées par la réparation en question.</w:t>
      </w:r>
    </w:p>
    <w:p w:rsidR="00AE3BD8" w:rsidRDefault="00AE3BD8">
      <w:r>
        <w:t>Si l'événement REPARATION est associé à un ensemble de variables PANNE (par la facette REPARE), le processus suivant s'applique :</w:t>
      </w:r>
    </w:p>
    <w:p w:rsidR="00AE3BD8" w:rsidRDefault="00AE3BD8">
      <w:pPr>
        <w:ind w:left="1416" w:hanging="360"/>
      </w:pPr>
      <w:r>
        <w:t>1.</w:t>
      </w:r>
      <w:r>
        <w:tab/>
        <w:t>Par définition, une panne ne peut être réparée que si elle a eu lieu.</w:t>
      </w:r>
    </w:p>
    <w:p w:rsidR="00AE3BD8" w:rsidRDefault="00AE3BD8">
      <w:pPr>
        <w:ind w:left="1416" w:hanging="360"/>
        <w:rPr>
          <w:b/>
        </w:rPr>
      </w:pPr>
      <w:r>
        <w:rPr>
          <w:b/>
        </w:rPr>
        <w:tab/>
        <w:t>Ainsi il n'est pas nécessaire d'intégrer à la condition d'occurrence de l'événement, la condition '&lt;variable de panne&gt; = VRAI'. Celle-ci est implicite et sera prise automatiquement en compte par les traitements.</w:t>
      </w:r>
    </w:p>
    <w:p w:rsidR="00AE3BD8" w:rsidRDefault="00AE3BD8">
      <w:pPr>
        <w:ind w:left="1416" w:firstLine="2"/>
        <w:rPr>
          <w:b/>
        </w:rPr>
      </w:pPr>
      <w:r>
        <w:rPr>
          <w:b/>
        </w:rPr>
        <w:t>Lorsque plusieurs pannes ont été associées à une même réparation, cette dernière ne peut avoir lieu que si toutes les pannes en question se sont produites.</w:t>
      </w:r>
    </w:p>
    <w:p w:rsidR="00AE3BD8" w:rsidRDefault="00AE3BD8">
      <w:pPr>
        <w:ind w:left="1416" w:hanging="360"/>
      </w:pPr>
      <w:r>
        <w:t>2.</w:t>
      </w:r>
      <w:r>
        <w:tab/>
        <w:t>De même, l'occurrence d'un événement réparation provoque toujours la mise à FAUX de la variable PANNE associée.</w:t>
      </w:r>
    </w:p>
    <w:p w:rsidR="00AE3BD8" w:rsidRDefault="00AE3BD8">
      <w:pPr>
        <w:ind w:left="1416" w:hanging="360"/>
        <w:rPr>
          <w:b/>
        </w:rPr>
      </w:pPr>
      <w:r>
        <w:tab/>
      </w:r>
      <w:r>
        <w:rPr>
          <w:b/>
        </w:rPr>
        <w:t>Il n'est  donc pas nécessaire de décrire explicitement cette action dans les règles.</w:t>
      </w:r>
    </w:p>
    <w:p w:rsidR="00AE3BD8" w:rsidRDefault="00AE3BD8" w:rsidP="00B1190F">
      <w:pPr>
        <w:pStyle w:val="Remarque"/>
        <w:numPr>
          <w:ilvl w:val="0"/>
          <w:numId w:val="68"/>
        </w:numPr>
        <w:ind w:left="567" w:firstLine="0"/>
      </w:pPr>
      <w:r>
        <w:t>Les événements de type REPARATION sont traités de façon particulière par le générateur d'arbres de défaillances. Si une feuille de l'arbre correspond à une PANNE associée à un événement REPARATION, alors l'événement de base de la feuille sera déclaré comme un événement de base de type "Réparable" et le paramètre loi de l'événement REPARATION sera associé à cet événement de base.</w:t>
      </w:r>
    </w:p>
    <w:p w:rsidR="00AE3BD8" w:rsidRDefault="00AE3BD8">
      <w:pPr>
        <w:pStyle w:val="Titre3"/>
      </w:pPr>
      <w:bookmarkStart w:id="592" w:name="_Toc334607211"/>
      <w:bookmarkStart w:id="593" w:name="_Toc335111916"/>
      <w:bookmarkStart w:id="594" w:name="_Toc335647151"/>
      <w:bookmarkStart w:id="595" w:name="_Toc335647245"/>
      <w:bookmarkStart w:id="596" w:name="_Toc335704158"/>
      <w:bookmarkStart w:id="597" w:name="_Toc342099218"/>
      <w:bookmarkStart w:id="598" w:name="_Toc342986882"/>
      <w:bookmarkStart w:id="599" w:name="_Toc343072234"/>
      <w:bookmarkStart w:id="600" w:name="_Toc443104484"/>
      <w:r>
        <w:tab/>
      </w:r>
      <w:bookmarkStart w:id="601" w:name="_Toc399235954"/>
      <w:r>
        <w:t>Les règles d'interaction</w:t>
      </w:r>
      <w:bookmarkEnd w:id="592"/>
      <w:bookmarkEnd w:id="593"/>
      <w:bookmarkEnd w:id="594"/>
      <w:bookmarkEnd w:id="595"/>
      <w:bookmarkEnd w:id="596"/>
      <w:bookmarkEnd w:id="597"/>
      <w:bookmarkEnd w:id="598"/>
      <w:bookmarkEnd w:id="599"/>
      <w:bookmarkEnd w:id="600"/>
      <w:bookmarkEnd w:id="601"/>
      <w:r>
        <w:t xml:space="preserve"> </w:t>
      </w:r>
      <w:r>
        <w:fldChar w:fldCharType="begin"/>
      </w:r>
      <w:r>
        <w:instrText xml:space="preserve"> XE "Règle d'interaction" </w:instrText>
      </w:r>
      <w:r>
        <w:fldChar w:fldCharType="end"/>
      </w:r>
    </w:p>
    <w:p w:rsidR="00AE3BD8" w:rsidRDefault="00AE3BD8">
      <w:pPr>
        <w:pStyle w:val="Courrier"/>
        <w:outlineLvl w:val="0"/>
        <w:rPr>
          <w:b/>
          <w:noProof w:val="0"/>
        </w:rPr>
      </w:pPr>
      <w:r>
        <w:rPr>
          <w:b/>
          <w:noProof w:val="0"/>
        </w:rPr>
        <w:t>Syntaxe d'une règle d'intéraction :</w:t>
      </w:r>
    </w:p>
    <w:p w:rsidR="00AE3BD8" w:rsidRDefault="00AE3BD8">
      <w:pPr>
        <w:pStyle w:val="Courrier"/>
        <w:rPr>
          <w:b/>
          <w:noProof w:val="0"/>
        </w:rPr>
      </w:pPr>
      <w:r>
        <w:rPr>
          <w:b/>
          <w:noProof w:val="0"/>
        </w:rPr>
        <w:tab/>
        <w:t>INTERACTION</w:t>
      </w:r>
      <w:r>
        <w:rPr>
          <w:b/>
          <w:noProof w:val="0"/>
        </w:rPr>
        <w:tab/>
      </w:r>
      <w:r>
        <w:rPr>
          <w:noProof w:val="0"/>
        </w:rPr>
        <w:t>[nom_de_regle]</w:t>
      </w:r>
    </w:p>
    <w:p w:rsidR="00AE3BD8" w:rsidRDefault="00AE3BD8">
      <w:pPr>
        <w:pStyle w:val="Courrier"/>
        <w:rPr>
          <w:noProof w:val="0"/>
        </w:rPr>
      </w:pPr>
      <w:r>
        <w:rPr>
          <w:noProof w:val="0"/>
        </w:rPr>
        <w:tab/>
      </w:r>
      <w:r>
        <w:rPr>
          <w:noProof w:val="0"/>
        </w:rPr>
        <w:tab/>
        <w:t xml:space="preserve">[ </w:t>
      </w:r>
      <w:r>
        <w:rPr>
          <w:b/>
          <w:noProof w:val="0"/>
        </w:rPr>
        <w:t>GROUPE</w:t>
      </w:r>
      <w:r>
        <w:rPr>
          <w:b/>
          <w:noProof w:val="0"/>
        </w:rPr>
        <w:tab/>
      </w:r>
      <w:r>
        <w:rPr>
          <w:noProof w:val="0"/>
        </w:rPr>
        <w:t>liste_groupes ]</w:t>
      </w:r>
    </w:p>
    <w:p w:rsidR="00AE3BD8" w:rsidRDefault="00AE3BD8">
      <w:pPr>
        <w:pStyle w:val="Courrier"/>
        <w:rPr>
          <w:noProof w:val="0"/>
        </w:rPr>
      </w:pPr>
      <w:r>
        <w:rPr>
          <w:noProof w:val="0"/>
        </w:rPr>
        <w:tab/>
      </w:r>
      <w:r>
        <w:rPr>
          <w:noProof w:val="0"/>
        </w:rPr>
        <w:tab/>
        <w:t xml:space="preserve">[ </w:t>
      </w:r>
      <w:r>
        <w:rPr>
          <w:b/>
          <w:noProof w:val="0"/>
        </w:rPr>
        <w:t>ETAPE</w:t>
      </w:r>
      <w:r>
        <w:rPr>
          <w:b/>
          <w:noProof w:val="0"/>
        </w:rPr>
        <w:tab/>
      </w:r>
      <w:r>
        <w:rPr>
          <w:noProof w:val="0"/>
        </w:rPr>
        <w:t>nom_etape ]</w:t>
      </w:r>
    </w:p>
    <w:p w:rsidR="00AE3BD8" w:rsidRDefault="00AE3BD8">
      <w:pPr>
        <w:pStyle w:val="Courrier"/>
        <w:rPr>
          <w:noProof w:val="0"/>
        </w:rPr>
      </w:pPr>
      <w:r>
        <w:rPr>
          <w:noProof w:val="0"/>
        </w:rPr>
        <w:tab/>
      </w:r>
      <w:r>
        <w:rPr>
          <w:noProof w:val="0"/>
        </w:rPr>
        <w:tab/>
        <w:t xml:space="preserve">[ </w:t>
      </w:r>
      <w:r>
        <w:rPr>
          <w:b/>
          <w:noProof w:val="0"/>
        </w:rPr>
        <w:t>SOIT</w:t>
      </w:r>
      <w:r>
        <w:rPr>
          <w:noProof w:val="0"/>
        </w:rPr>
        <w:tab/>
        <w:t>variable</w:t>
      </w:r>
      <w:r>
        <w:rPr>
          <w:noProof w:val="0"/>
        </w:rPr>
        <w:tab/>
      </w:r>
      <w:r>
        <w:rPr>
          <w:b/>
          <w:noProof w:val="0"/>
        </w:rPr>
        <w:t xml:space="preserve">UN </w:t>
      </w:r>
      <w:r>
        <w:rPr>
          <w:noProof w:val="0"/>
        </w:rPr>
        <w:t>nom_d_ensemble</w:t>
      </w:r>
    </w:p>
    <w:p w:rsidR="00AE3BD8" w:rsidRDefault="00AE3BD8">
      <w:pPr>
        <w:pStyle w:val="Courrier"/>
        <w:rPr>
          <w:noProof w:val="0"/>
        </w:rPr>
      </w:pPr>
      <w:r>
        <w:rPr>
          <w:noProof w:val="0"/>
        </w:rPr>
        <w:tab/>
      </w:r>
      <w:r>
        <w:rPr>
          <w:noProof w:val="0"/>
        </w:rPr>
        <w:tab/>
      </w:r>
      <w:r>
        <w:rPr>
          <w:noProof w:val="0"/>
        </w:rPr>
        <w:tab/>
      </w:r>
      <w:r>
        <w:rPr>
          <w:noProof w:val="0"/>
        </w:rPr>
        <w:tab/>
      </w:r>
      <w:r>
        <w:rPr>
          <w:noProof w:val="0"/>
        </w:rPr>
        <w:tab/>
      </w:r>
      <w:r>
        <w:rPr>
          <w:noProof w:val="0"/>
        </w:rPr>
        <w:tab/>
        <w:t xml:space="preserve">[ </w:t>
      </w:r>
      <w:r>
        <w:rPr>
          <w:b/>
          <w:noProof w:val="0"/>
        </w:rPr>
        <w:t>DE_TYPE</w:t>
      </w:r>
      <w:r>
        <w:rPr>
          <w:noProof w:val="0"/>
        </w:rPr>
        <w:tab/>
        <w:t>type</w:t>
      </w:r>
      <w:r>
        <w:rPr>
          <w:b/>
          <w:noProof w:val="0"/>
        </w:rPr>
        <w:t xml:space="preserve"> </w:t>
      </w:r>
      <w:r>
        <w:rPr>
          <w:noProof w:val="0"/>
        </w:rPr>
        <w:t>]</w:t>
      </w:r>
    </w:p>
    <w:p w:rsidR="00AE3BD8" w:rsidRDefault="00AE3BD8">
      <w:pPr>
        <w:pStyle w:val="Courrier"/>
        <w:rPr>
          <w:noProof w:val="0"/>
        </w:rPr>
      </w:pPr>
      <w:r>
        <w:rPr>
          <w:noProof w:val="0"/>
        </w:rPr>
        <w:tab/>
      </w:r>
      <w:r>
        <w:rPr>
          <w:noProof w:val="0"/>
        </w:rPr>
        <w:tab/>
      </w:r>
      <w:r>
        <w:rPr>
          <w:noProof w:val="0"/>
        </w:rPr>
        <w:tab/>
      </w:r>
      <w:r>
        <w:rPr>
          <w:noProof w:val="0"/>
        </w:rPr>
        <w:tab/>
      </w:r>
      <w:r>
        <w:rPr>
          <w:noProof w:val="0"/>
        </w:rPr>
        <w:tab/>
      </w:r>
      <w:r>
        <w:rPr>
          <w:noProof w:val="0"/>
        </w:rPr>
        <w:tab/>
        <w:t xml:space="preserve">[ </w:t>
      </w:r>
      <w:r>
        <w:rPr>
          <w:b/>
          <w:noProof w:val="0"/>
        </w:rPr>
        <w:t xml:space="preserve">VERIFIANT </w:t>
      </w:r>
      <w:r>
        <w:rPr>
          <w:noProof w:val="0"/>
        </w:rPr>
        <w:t>condition ] ]</w:t>
      </w:r>
    </w:p>
    <w:p w:rsidR="00AE3BD8" w:rsidRDefault="00AE3BD8">
      <w:pPr>
        <w:pStyle w:val="Courrier"/>
        <w:rPr>
          <w:noProof w:val="0"/>
        </w:rPr>
      </w:pPr>
      <w:r>
        <w:rPr>
          <w:noProof w:val="0"/>
        </w:rPr>
        <w:tab/>
      </w:r>
      <w:r>
        <w:rPr>
          <w:noProof w:val="0"/>
        </w:rPr>
        <w:tab/>
        <w:t xml:space="preserve">[ </w:t>
      </w:r>
      <w:r>
        <w:rPr>
          <w:b/>
          <w:noProof w:val="0"/>
        </w:rPr>
        <w:t>SI</w:t>
      </w:r>
      <w:r>
        <w:rPr>
          <w:b/>
          <w:noProof w:val="0"/>
        </w:rPr>
        <w:tab/>
      </w:r>
      <w:r>
        <w:rPr>
          <w:b/>
          <w:noProof w:val="0"/>
        </w:rPr>
        <w:tab/>
      </w:r>
      <w:r>
        <w:rPr>
          <w:noProof w:val="0"/>
        </w:rPr>
        <w:t>condition ]</w:t>
      </w:r>
    </w:p>
    <w:p w:rsidR="00AE3BD8" w:rsidRDefault="00AE3BD8">
      <w:pPr>
        <w:pStyle w:val="Courrier"/>
        <w:rPr>
          <w:noProof w:val="0"/>
        </w:rPr>
      </w:pPr>
      <w:r>
        <w:rPr>
          <w:noProof w:val="0"/>
        </w:rPr>
        <w:tab/>
      </w:r>
      <w:r>
        <w:rPr>
          <w:noProof w:val="0"/>
        </w:rPr>
        <w:tab/>
      </w:r>
      <w:r>
        <w:rPr>
          <w:b/>
          <w:noProof w:val="0"/>
        </w:rPr>
        <w:t>ALORS</w:t>
      </w:r>
      <w:r>
        <w:rPr>
          <w:b/>
          <w:noProof w:val="0"/>
        </w:rPr>
        <w:tab/>
      </w:r>
      <w:r>
        <w:rPr>
          <w:noProof w:val="0"/>
        </w:rPr>
        <w:t>action</w:t>
      </w:r>
    </w:p>
    <w:p w:rsidR="00AE3BD8" w:rsidRDefault="00AE3BD8">
      <w:pPr>
        <w:pStyle w:val="Courrier"/>
        <w:rPr>
          <w:noProof w:val="0"/>
        </w:rPr>
      </w:pPr>
      <w:r>
        <w:rPr>
          <w:noProof w:val="0"/>
        </w:rPr>
        <w:tab/>
      </w:r>
      <w:r>
        <w:rPr>
          <w:noProof w:val="0"/>
        </w:rPr>
        <w:tab/>
        <w:t xml:space="preserve">[ </w:t>
      </w:r>
      <w:r>
        <w:rPr>
          <w:b/>
          <w:noProof w:val="0"/>
        </w:rPr>
        <w:t>SINON</w:t>
      </w:r>
      <w:r>
        <w:rPr>
          <w:b/>
          <w:noProof w:val="0"/>
        </w:rPr>
        <w:tab/>
      </w:r>
      <w:r>
        <w:rPr>
          <w:noProof w:val="0"/>
        </w:rPr>
        <w:t>action ]</w:t>
      </w:r>
    </w:p>
    <w:p w:rsidR="00AE3BD8" w:rsidRDefault="00AE3BD8">
      <w:pPr>
        <w:pStyle w:val="Courrier"/>
        <w:rPr>
          <w:noProof w:val="0"/>
        </w:rPr>
      </w:pPr>
    </w:p>
    <w:p w:rsidR="00AE3BD8" w:rsidRDefault="00AE3BD8" w:rsidP="00B1190F">
      <w:pPr>
        <w:pStyle w:val="Remarque"/>
        <w:numPr>
          <w:ilvl w:val="0"/>
          <w:numId w:val="69"/>
        </w:numPr>
        <w:ind w:left="567" w:firstLine="0"/>
      </w:pPr>
      <w:r>
        <w:rPr>
          <w:b/>
        </w:rPr>
        <w:t>Remarque :</w:t>
      </w:r>
      <w:r>
        <w:t xml:space="preserve"> </w:t>
      </w:r>
      <w:r>
        <w:tab/>
        <w:t>La syntaxe des règles d'interaction des objets est semblable à celle des règles d'interaction des types.</w:t>
      </w:r>
    </w:p>
    <w:p w:rsidR="00AE3BD8" w:rsidRDefault="00AE3BD8">
      <w:r>
        <w:t xml:space="preserve">Les règles d'interaction permettent de propager les conséquences d'un événement à tout le système. Autrement dit, les règles d'interaction permettent d'exprimer les </w:t>
      </w:r>
      <w:r>
        <w:rPr>
          <w:b/>
        </w:rPr>
        <w:t>relations logiques</w:t>
      </w:r>
      <w:r>
        <w:t xml:space="preserve"> existant entre un objet et les autres objets du système. Cette relation logique peut s'exprimer principalement de deux façons :</w:t>
      </w:r>
    </w:p>
    <w:p w:rsidR="00AE3BD8" w:rsidRDefault="00AE3BD8">
      <w:pPr>
        <w:pStyle w:val="Dcal"/>
      </w:pPr>
      <w:r>
        <w:t>-</w:t>
      </w:r>
      <w:r>
        <w:tab/>
        <w:t>Soit en modifiant l'état d'un objet en fonction de l'état des autres objets.</w:t>
      </w:r>
    </w:p>
    <w:p w:rsidR="00AE3BD8" w:rsidRDefault="00AE3BD8">
      <w:pPr>
        <w:pStyle w:val="Courrier"/>
        <w:ind w:left="851"/>
        <w:rPr>
          <w:noProof w:val="0"/>
        </w:rPr>
      </w:pPr>
      <w:r>
        <w:rPr>
          <w:b/>
          <w:noProof w:val="0"/>
        </w:rPr>
        <w:t>TYPE</w:t>
      </w:r>
      <w:r>
        <w:rPr>
          <w:noProof w:val="0"/>
        </w:rPr>
        <w:t xml:space="preserve"> pompe</w:t>
      </w:r>
    </w:p>
    <w:p w:rsidR="00AE3BD8" w:rsidRDefault="00AE3BD8">
      <w:pPr>
        <w:pStyle w:val="Courrier"/>
        <w:ind w:left="851"/>
        <w:rPr>
          <w:noProof w:val="0"/>
        </w:rPr>
      </w:pPr>
    </w:p>
    <w:p w:rsidR="00AE3BD8" w:rsidRDefault="00AE3BD8">
      <w:pPr>
        <w:pStyle w:val="Courrier"/>
        <w:ind w:left="851"/>
        <w:rPr>
          <w:noProof w:val="0"/>
        </w:rPr>
      </w:pPr>
      <w:r>
        <w:rPr>
          <w:b/>
          <w:noProof w:val="0"/>
        </w:rPr>
        <w:t>TYPE</w:t>
      </w:r>
      <w:r>
        <w:rPr>
          <w:noProof w:val="0"/>
        </w:rPr>
        <w:t xml:space="preserve"> pompe_secours </w:t>
      </w:r>
      <w:r>
        <w:rPr>
          <w:b/>
          <w:noProof w:val="0"/>
        </w:rPr>
        <w:t>SORTE_DE</w:t>
      </w:r>
      <w:r>
        <w:rPr>
          <w:noProof w:val="0"/>
        </w:rPr>
        <w:t xml:space="preserve"> pompe;</w:t>
      </w:r>
    </w:p>
    <w:p w:rsidR="00AE3BD8" w:rsidRDefault="00AE3BD8">
      <w:pPr>
        <w:pStyle w:val="Courrier"/>
        <w:ind w:left="851"/>
        <w:outlineLvl w:val="0"/>
        <w:rPr>
          <w:noProof w:val="0"/>
        </w:rPr>
      </w:pPr>
      <w:r>
        <w:rPr>
          <w:b/>
          <w:noProof w:val="0"/>
        </w:rPr>
        <w:t>ATTRIBUT</w:t>
      </w:r>
    </w:p>
    <w:p w:rsidR="00AE3BD8" w:rsidRDefault="00AE3BD8">
      <w:pPr>
        <w:pStyle w:val="Courrier"/>
        <w:ind w:left="851"/>
        <w:rPr>
          <w:noProof w:val="0"/>
        </w:rPr>
      </w:pPr>
      <w:r>
        <w:rPr>
          <w:noProof w:val="0"/>
        </w:rPr>
        <w:tab/>
        <w:t xml:space="preserve">demande_demarrage </w:t>
      </w:r>
      <w:r>
        <w:rPr>
          <w:b/>
          <w:noProof w:val="0"/>
        </w:rPr>
        <w:t>DOMAINE BOOLEEN</w:t>
      </w:r>
      <w:r>
        <w:rPr>
          <w:noProof w:val="0"/>
        </w:rPr>
        <w:t xml:space="preserve"> ;</w:t>
      </w:r>
    </w:p>
    <w:p w:rsidR="00AE3BD8" w:rsidRDefault="00AE3BD8">
      <w:pPr>
        <w:pStyle w:val="Courrier"/>
        <w:ind w:left="851"/>
        <w:rPr>
          <w:noProof w:val="0"/>
        </w:rPr>
      </w:pPr>
      <w:r>
        <w:rPr>
          <w:b/>
          <w:noProof w:val="0"/>
        </w:rPr>
        <w:t>INTERFACE</w:t>
      </w:r>
      <w:r>
        <w:rPr>
          <w:noProof w:val="0"/>
        </w:rPr>
        <w:t xml:space="preserve"> secourue </w:t>
      </w:r>
      <w:r>
        <w:rPr>
          <w:b/>
          <w:noProof w:val="0"/>
        </w:rPr>
        <w:t>GENRE</w:t>
      </w:r>
      <w:r>
        <w:rPr>
          <w:noProof w:val="0"/>
        </w:rPr>
        <w:t xml:space="preserve"> pompe</w:t>
      </w:r>
    </w:p>
    <w:p w:rsidR="00AE3BD8" w:rsidRDefault="00AE3BD8">
      <w:pPr>
        <w:pStyle w:val="Courrier"/>
        <w:ind w:left="851"/>
        <w:outlineLvl w:val="0"/>
        <w:rPr>
          <w:noProof w:val="0"/>
        </w:rPr>
      </w:pPr>
      <w:r>
        <w:rPr>
          <w:b/>
          <w:noProof w:val="0"/>
        </w:rPr>
        <w:t>INTERACTION</w:t>
      </w:r>
    </w:p>
    <w:p w:rsidR="00AE3BD8" w:rsidRDefault="00AE3BD8">
      <w:pPr>
        <w:pStyle w:val="Courrier"/>
        <w:ind w:left="851"/>
        <w:outlineLvl w:val="0"/>
        <w:rPr>
          <w:noProof w:val="0"/>
        </w:rPr>
      </w:pPr>
      <w:r>
        <w:rPr>
          <w:b/>
          <w:noProof w:val="0"/>
        </w:rPr>
        <w:t>SI IL_EXISTE</w:t>
      </w:r>
      <w:r>
        <w:rPr>
          <w:noProof w:val="0"/>
        </w:rPr>
        <w:t xml:space="preserve"> x </w:t>
      </w:r>
      <w:r>
        <w:rPr>
          <w:b/>
          <w:noProof w:val="0"/>
        </w:rPr>
        <w:t>UN</w:t>
      </w:r>
      <w:r>
        <w:rPr>
          <w:noProof w:val="0"/>
        </w:rPr>
        <w:t xml:space="preserve"> secourue </w:t>
      </w:r>
      <w:r>
        <w:rPr>
          <w:b/>
          <w:noProof w:val="0"/>
        </w:rPr>
        <w:t>TEL_QUE PANNE</w:t>
      </w:r>
      <w:r>
        <w:rPr>
          <w:noProof w:val="0"/>
        </w:rPr>
        <w:t>(x)</w:t>
      </w:r>
    </w:p>
    <w:p w:rsidR="00AE3BD8" w:rsidRDefault="00AE3BD8">
      <w:pPr>
        <w:pStyle w:val="Courrier"/>
        <w:ind w:left="851"/>
        <w:outlineLvl w:val="0"/>
        <w:rPr>
          <w:noProof w:val="0"/>
        </w:rPr>
      </w:pPr>
      <w:r>
        <w:rPr>
          <w:b/>
          <w:noProof w:val="0"/>
        </w:rPr>
        <w:t>ALORS</w:t>
      </w:r>
      <w:r>
        <w:rPr>
          <w:noProof w:val="0"/>
        </w:rPr>
        <w:t xml:space="preserve"> demande_demarrage &lt;-- </w:t>
      </w:r>
      <w:r>
        <w:rPr>
          <w:b/>
          <w:noProof w:val="0"/>
        </w:rPr>
        <w:t>VRAI</w:t>
      </w:r>
      <w:r>
        <w:rPr>
          <w:noProof w:val="0"/>
        </w:rPr>
        <w:t xml:space="preserve"> ;</w:t>
      </w:r>
    </w:p>
    <w:p w:rsidR="00AE3BD8" w:rsidRDefault="00AE3BD8">
      <w:pPr>
        <w:pStyle w:val="Courrier"/>
        <w:ind w:left="851"/>
        <w:rPr>
          <w:noProof w:val="0"/>
        </w:rPr>
      </w:pPr>
    </w:p>
    <w:p w:rsidR="00AE3BD8" w:rsidRDefault="00AE3BD8">
      <w:pPr>
        <w:pStyle w:val="Dcal"/>
      </w:pPr>
      <w:r>
        <w:t>-</w:t>
      </w:r>
      <w:r>
        <w:tab/>
        <w:t>Soit en modifiant l'état des autres objets en fonction de l'état d'un objet.</w:t>
      </w:r>
    </w:p>
    <w:p w:rsidR="00AE3BD8" w:rsidRDefault="00AE3BD8">
      <w:pPr>
        <w:pStyle w:val="Courrier"/>
        <w:ind w:left="851"/>
        <w:rPr>
          <w:noProof w:val="0"/>
        </w:rPr>
      </w:pPr>
      <w:r>
        <w:rPr>
          <w:b/>
          <w:noProof w:val="0"/>
        </w:rPr>
        <w:t>TYPE</w:t>
      </w:r>
      <w:r>
        <w:rPr>
          <w:noProof w:val="0"/>
        </w:rPr>
        <w:t xml:space="preserve"> pompe</w:t>
      </w:r>
    </w:p>
    <w:p w:rsidR="00AE3BD8" w:rsidRDefault="00AE3BD8">
      <w:pPr>
        <w:pStyle w:val="Courrier"/>
        <w:ind w:left="851"/>
        <w:rPr>
          <w:noProof w:val="0"/>
        </w:rPr>
      </w:pPr>
      <w:r>
        <w:rPr>
          <w:b/>
          <w:noProof w:val="0"/>
        </w:rPr>
        <w:t>INTERFACE</w:t>
      </w:r>
      <w:r>
        <w:rPr>
          <w:noProof w:val="0"/>
        </w:rPr>
        <w:t xml:space="preserve"> pompe_secours </w:t>
      </w:r>
      <w:r>
        <w:rPr>
          <w:b/>
          <w:noProof w:val="0"/>
        </w:rPr>
        <w:t>GENRE</w:t>
      </w:r>
      <w:r>
        <w:rPr>
          <w:noProof w:val="0"/>
        </w:rPr>
        <w:t xml:space="preserve"> pompe ;</w:t>
      </w:r>
    </w:p>
    <w:p w:rsidR="00AE3BD8" w:rsidRDefault="00AE3BD8">
      <w:pPr>
        <w:pStyle w:val="Courrier"/>
        <w:ind w:left="851"/>
        <w:outlineLvl w:val="0"/>
        <w:rPr>
          <w:noProof w:val="0"/>
        </w:rPr>
      </w:pPr>
      <w:r>
        <w:rPr>
          <w:b/>
          <w:noProof w:val="0"/>
        </w:rPr>
        <w:t>INTERACTION</w:t>
      </w:r>
    </w:p>
    <w:p w:rsidR="00AE3BD8" w:rsidRDefault="00AE3BD8">
      <w:pPr>
        <w:pStyle w:val="Courrier"/>
        <w:ind w:left="851"/>
        <w:outlineLvl w:val="0"/>
        <w:rPr>
          <w:noProof w:val="0"/>
        </w:rPr>
      </w:pPr>
      <w:r>
        <w:rPr>
          <w:b/>
          <w:noProof w:val="0"/>
        </w:rPr>
        <w:t>SI PANNE</w:t>
      </w:r>
    </w:p>
    <w:p w:rsidR="00AE3BD8" w:rsidRDefault="00AE3BD8">
      <w:pPr>
        <w:pStyle w:val="Courrier"/>
        <w:ind w:left="851"/>
        <w:outlineLvl w:val="0"/>
        <w:rPr>
          <w:noProof w:val="0"/>
        </w:rPr>
      </w:pPr>
      <w:r>
        <w:rPr>
          <w:b/>
          <w:noProof w:val="0"/>
        </w:rPr>
        <w:t>ALORS</w:t>
      </w:r>
      <w:r>
        <w:rPr>
          <w:noProof w:val="0"/>
        </w:rPr>
        <w:t xml:space="preserve"> </w:t>
      </w:r>
    </w:p>
    <w:p w:rsidR="00AE3BD8" w:rsidRDefault="00AE3BD8">
      <w:pPr>
        <w:pStyle w:val="Courrier"/>
        <w:ind w:left="851"/>
        <w:outlineLvl w:val="0"/>
        <w:rPr>
          <w:noProof w:val="0"/>
        </w:rPr>
      </w:pPr>
      <w:r>
        <w:rPr>
          <w:b/>
          <w:noProof w:val="0"/>
        </w:rPr>
        <w:t>POUR_TOUT</w:t>
      </w:r>
      <w:r>
        <w:rPr>
          <w:noProof w:val="0"/>
        </w:rPr>
        <w:t xml:space="preserve"> x </w:t>
      </w:r>
      <w:r>
        <w:rPr>
          <w:b/>
          <w:noProof w:val="0"/>
        </w:rPr>
        <w:t>UNE</w:t>
      </w:r>
      <w:r>
        <w:rPr>
          <w:noProof w:val="0"/>
        </w:rPr>
        <w:t xml:space="preserve"> pompe_secours </w:t>
      </w:r>
      <w:r>
        <w:rPr>
          <w:b/>
          <w:noProof w:val="0"/>
        </w:rPr>
        <w:t>FAIRE</w:t>
      </w:r>
      <w:r>
        <w:rPr>
          <w:noProof w:val="0"/>
        </w:rPr>
        <w:t xml:space="preserve"> demande_demarrage(x)&lt;--</w:t>
      </w:r>
      <w:r>
        <w:rPr>
          <w:b/>
          <w:noProof w:val="0"/>
        </w:rPr>
        <w:t>VRAI</w:t>
      </w:r>
      <w:r>
        <w:rPr>
          <w:noProof w:val="0"/>
        </w:rPr>
        <w:t>;</w:t>
      </w:r>
    </w:p>
    <w:p w:rsidR="00AE3BD8" w:rsidRDefault="00AE3BD8">
      <w:pPr>
        <w:pStyle w:val="Courrier"/>
        <w:ind w:left="851"/>
        <w:rPr>
          <w:noProof w:val="0"/>
        </w:rPr>
      </w:pPr>
    </w:p>
    <w:p w:rsidR="00AE3BD8" w:rsidRDefault="00AE3BD8"/>
    <w:p w:rsidR="00AE3BD8" w:rsidRDefault="00AE3BD8">
      <w:r>
        <w:t>Une règle d'interaction permet de modifier l'état d'un objet en fonction de l'état des autres objets d'un système. En effet, il est important de pouvoir faire interagir un objet avec les objets qui sont en amont ou en aval de lui.</w:t>
      </w:r>
    </w:p>
    <w:p w:rsidR="00AE3BD8" w:rsidRDefault="00AE3BD8">
      <w:r>
        <w:t>Les règles d'interaction définies pour un type sont introduites par le mot-clé INTERACTION.</w:t>
      </w:r>
      <w:r>
        <w:fldChar w:fldCharType="begin"/>
      </w:r>
      <w:r>
        <w:instrText xml:space="preserve"> XE "INTERACTION" </w:instrText>
      </w:r>
      <w:r>
        <w:fldChar w:fldCharType="end"/>
      </w:r>
    </w:p>
    <w:p w:rsidR="00AE3BD8" w:rsidRDefault="00AE3BD8">
      <w:r>
        <w:t>Pour décrire une règle d'interaction, on dispose des facettes suivantes :</w:t>
      </w:r>
    </w:p>
    <w:p w:rsidR="00AE3BD8" w:rsidRDefault="00AE3BD8">
      <w:pPr>
        <w:pStyle w:val="Normalcouche"/>
      </w:pPr>
      <w:r>
        <w:t>Nom de règle (facultatif)</w:t>
      </w:r>
    </w:p>
    <w:p w:rsidR="00AE3BD8" w:rsidRDefault="00AE3BD8">
      <w:pPr>
        <w:pStyle w:val="Retraitnormal"/>
      </w:pPr>
      <w:r>
        <w:t>Permet d'attribuer un nom à une règle.</w:t>
      </w:r>
    </w:p>
    <w:p w:rsidR="00AE3BD8" w:rsidRDefault="00AE3BD8">
      <w:pPr>
        <w:pStyle w:val="Normalcouche"/>
        <w:outlineLvl w:val="0"/>
      </w:pPr>
      <w:r>
        <w:t xml:space="preserve">Facette GROUPE (facultative) </w:t>
      </w:r>
      <w:r>
        <w:fldChar w:fldCharType="begin"/>
      </w:r>
      <w:r>
        <w:instrText xml:space="preserve"> XE "GROUPE" </w:instrText>
      </w:r>
      <w:r>
        <w:fldChar w:fldCharType="end"/>
      </w:r>
    </w:p>
    <w:p w:rsidR="00AE3BD8" w:rsidRDefault="00AE3BD8">
      <w:pPr>
        <w:pStyle w:val="Retraitnormal"/>
      </w:pPr>
      <w:r>
        <w:t>Permet de spécifier l’appartenance de la règle à un ou plusieurs groupes (cf. Notions Avancées).</w:t>
      </w:r>
    </w:p>
    <w:p w:rsidR="00AE3BD8" w:rsidRDefault="00AE3BD8">
      <w:pPr>
        <w:pStyle w:val="Normalcouche"/>
        <w:outlineLvl w:val="0"/>
      </w:pPr>
      <w:r>
        <w:t xml:space="preserve">Facette ETAPE (facultative) </w:t>
      </w:r>
      <w:r>
        <w:fldChar w:fldCharType="begin"/>
      </w:r>
      <w:r>
        <w:instrText xml:space="preserve"> XE "ETAPE" </w:instrText>
      </w:r>
      <w:r>
        <w:fldChar w:fldCharType="end"/>
      </w:r>
    </w:p>
    <w:p w:rsidR="00AE3BD8" w:rsidRDefault="00AE3BD8">
      <w:pPr>
        <w:pStyle w:val="Retraitnormal"/>
      </w:pPr>
      <w:r>
        <w:t xml:space="preserve">Permet de spécifier l'appartenance de la règle à </w:t>
      </w:r>
      <w:r>
        <w:rPr>
          <w:b/>
        </w:rPr>
        <w:t>une</w:t>
      </w:r>
      <w:r>
        <w:t xml:space="preserve"> étape (cf. Notions Avancées).</w:t>
      </w:r>
    </w:p>
    <w:p w:rsidR="00AE3BD8" w:rsidRDefault="00AE3BD8">
      <w:pPr>
        <w:pStyle w:val="Normalcouche"/>
        <w:outlineLvl w:val="0"/>
      </w:pPr>
      <w:r>
        <w:t xml:space="preserve">Facette SI (facultative) </w:t>
      </w:r>
      <w:r>
        <w:fldChar w:fldCharType="begin"/>
      </w:r>
      <w:r>
        <w:instrText xml:space="preserve"> XE "SI" </w:instrText>
      </w:r>
      <w:r>
        <w:fldChar w:fldCharType="end"/>
      </w:r>
    </w:p>
    <w:p w:rsidR="00AE3BD8" w:rsidRDefault="00AE3BD8">
      <w:pPr>
        <w:pStyle w:val="Retraitnormal"/>
      </w:pPr>
      <w:r>
        <w:t>Décrit la condition nécessaire pour que la règle d'interaction soit déclenchable. Si aucune condition n'est associée à la règle (la règle doit se déclencher quel que soit l'état du système), la facette SI n'est pas mentionnée.</w:t>
      </w:r>
    </w:p>
    <w:p w:rsidR="00AE3BD8" w:rsidRDefault="00AE3BD8">
      <w:pPr>
        <w:pStyle w:val="Normalcouche"/>
        <w:outlineLvl w:val="0"/>
      </w:pPr>
      <w:r>
        <w:t>Facette ALORS (</w:t>
      </w:r>
      <w:r>
        <w:rPr>
          <w:b/>
        </w:rPr>
        <w:t>obligatoire</w:t>
      </w:r>
      <w:r>
        <w:t xml:space="preserve">) </w:t>
      </w:r>
      <w:r>
        <w:fldChar w:fldCharType="begin"/>
      </w:r>
      <w:r>
        <w:instrText xml:space="preserve"> XE "ALORS" </w:instrText>
      </w:r>
      <w:r>
        <w:fldChar w:fldCharType="end"/>
      </w:r>
    </w:p>
    <w:p w:rsidR="00AE3BD8" w:rsidRDefault="00AE3BD8">
      <w:pPr>
        <w:pStyle w:val="Retraitnormal"/>
      </w:pPr>
      <w:r>
        <w:t>Permet de spécifier les actions qui sont déclenchées lorsque la condition de la règle est VRAIE.</w:t>
      </w:r>
    </w:p>
    <w:p w:rsidR="00AE3BD8" w:rsidRDefault="00AE3BD8">
      <w:pPr>
        <w:pStyle w:val="Normalcouche"/>
        <w:outlineLvl w:val="0"/>
      </w:pPr>
      <w:r>
        <w:t xml:space="preserve">Facette SINON (facultative) </w:t>
      </w:r>
      <w:r>
        <w:fldChar w:fldCharType="begin"/>
      </w:r>
      <w:r>
        <w:instrText xml:space="preserve"> XE "SINON" </w:instrText>
      </w:r>
      <w:r>
        <w:fldChar w:fldCharType="end"/>
      </w:r>
    </w:p>
    <w:p w:rsidR="00AE3BD8" w:rsidRDefault="00AE3BD8">
      <w:pPr>
        <w:pStyle w:val="Retraitnormal"/>
      </w:pPr>
      <w:r>
        <w:t>Permet de déclarer les actions qui sont déclenchées lorsque la condition de la règle est FAUSSE.</w:t>
      </w:r>
    </w:p>
    <w:p w:rsidR="00AE3BD8" w:rsidRDefault="00AE3BD8">
      <w:pPr>
        <w:pStyle w:val="Courrier"/>
        <w:outlineLvl w:val="0"/>
        <w:rPr>
          <w:b/>
          <w:noProof w:val="0"/>
        </w:rPr>
      </w:pPr>
      <w:r>
        <w:rPr>
          <w:b/>
          <w:noProof w:val="0"/>
        </w:rPr>
        <w:t>Exemple :</w:t>
      </w:r>
    </w:p>
    <w:p w:rsidR="00AE3BD8" w:rsidRDefault="00AE3BD8">
      <w:pPr>
        <w:pStyle w:val="Courrier"/>
        <w:outlineLvl w:val="0"/>
        <w:rPr>
          <w:b/>
          <w:noProof w:val="0"/>
        </w:rPr>
      </w:pPr>
      <w:r>
        <w:rPr>
          <w:b/>
          <w:noProof w:val="0"/>
        </w:rPr>
        <w:t xml:space="preserve">TYPE </w:t>
      </w:r>
      <w:r>
        <w:rPr>
          <w:noProof w:val="0"/>
        </w:rPr>
        <w:t xml:space="preserve">composant </w:t>
      </w:r>
      <w:r>
        <w:rPr>
          <w:b/>
          <w:noProof w:val="0"/>
        </w:rPr>
        <w:t>;</w:t>
      </w:r>
    </w:p>
    <w:p w:rsidR="00AE3BD8" w:rsidRDefault="00AE3BD8">
      <w:pPr>
        <w:pStyle w:val="Courrier"/>
        <w:outlineLvl w:val="0"/>
        <w:rPr>
          <w:b/>
          <w:noProof w:val="0"/>
        </w:rPr>
      </w:pPr>
      <w:r>
        <w:rPr>
          <w:b/>
          <w:noProof w:val="0"/>
        </w:rPr>
        <w:t>ATTRIBUT</w:t>
      </w:r>
    </w:p>
    <w:p w:rsidR="00AE3BD8" w:rsidRDefault="00AE3BD8">
      <w:pPr>
        <w:pStyle w:val="Courrier"/>
        <w:rPr>
          <w:b/>
          <w:noProof w:val="0"/>
        </w:rPr>
      </w:pPr>
      <w:r>
        <w:rPr>
          <w:b/>
          <w:noProof w:val="0"/>
        </w:rPr>
        <w:tab/>
      </w:r>
      <w:r>
        <w:rPr>
          <w:noProof w:val="0"/>
        </w:rPr>
        <w:t>relie</w:t>
      </w:r>
      <w:r>
        <w:rPr>
          <w:b/>
          <w:noProof w:val="0"/>
        </w:rPr>
        <w:t xml:space="preserve"> DOMAINE BOOLEEN PAR_DEFAUT FAUX ;</w:t>
      </w:r>
    </w:p>
    <w:p w:rsidR="00AE3BD8" w:rsidRDefault="00AE3BD8">
      <w:pPr>
        <w:pStyle w:val="Courrier"/>
        <w:outlineLvl w:val="0"/>
        <w:rPr>
          <w:b/>
          <w:noProof w:val="0"/>
        </w:rPr>
      </w:pPr>
      <w:r>
        <w:rPr>
          <w:b/>
          <w:noProof w:val="0"/>
        </w:rPr>
        <w:t>INTERFACE</w:t>
      </w:r>
    </w:p>
    <w:p w:rsidR="00AE3BD8" w:rsidRDefault="00AE3BD8">
      <w:pPr>
        <w:pStyle w:val="Courrier"/>
        <w:rPr>
          <w:b/>
          <w:noProof w:val="0"/>
        </w:rPr>
      </w:pPr>
      <w:r>
        <w:rPr>
          <w:b/>
          <w:noProof w:val="0"/>
        </w:rPr>
        <w:tab/>
      </w:r>
      <w:r>
        <w:rPr>
          <w:noProof w:val="0"/>
        </w:rPr>
        <w:t>amont</w:t>
      </w:r>
      <w:r>
        <w:rPr>
          <w:b/>
          <w:noProof w:val="0"/>
        </w:rPr>
        <w:t xml:space="preserve"> GENRE </w:t>
      </w:r>
      <w:r>
        <w:rPr>
          <w:noProof w:val="0"/>
        </w:rPr>
        <w:t>composant</w:t>
      </w:r>
      <w:r>
        <w:rPr>
          <w:b/>
          <w:noProof w:val="0"/>
        </w:rPr>
        <w:t xml:space="preserve"> ;</w:t>
      </w:r>
    </w:p>
    <w:p w:rsidR="00AE3BD8" w:rsidRDefault="00AE3BD8">
      <w:pPr>
        <w:pStyle w:val="Courrier"/>
        <w:outlineLvl w:val="0"/>
        <w:rPr>
          <w:b/>
          <w:noProof w:val="0"/>
        </w:rPr>
      </w:pPr>
      <w:r>
        <w:rPr>
          <w:b/>
          <w:noProof w:val="0"/>
        </w:rPr>
        <w:t xml:space="preserve">SI IL_EXISTE </w:t>
      </w:r>
      <w:r>
        <w:rPr>
          <w:noProof w:val="0"/>
        </w:rPr>
        <w:t>x</w:t>
      </w:r>
      <w:r>
        <w:rPr>
          <w:b/>
          <w:noProof w:val="0"/>
        </w:rPr>
        <w:t xml:space="preserve"> UN </w:t>
      </w:r>
      <w:r>
        <w:rPr>
          <w:noProof w:val="0"/>
        </w:rPr>
        <w:t>amont</w:t>
      </w:r>
      <w:r>
        <w:rPr>
          <w:b/>
          <w:noProof w:val="0"/>
        </w:rPr>
        <w:t xml:space="preserve"> TEL_QUE </w:t>
      </w:r>
      <w:r>
        <w:rPr>
          <w:noProof w:val="0"/>
        </w:rPr>
        <w:t>relie (x)</w:t>
      </w:r>
    </w:p>
    <w:p w:rsidR="00AE3BD8" w:rsidRDefault="00AE3BD8">
      <w:pPr>
        <w:pStyle w:val="Courrier"/>
        <w:outlineLvl w:val="0"/>
        <w:rPr>
          <w:b/>
          <w:noProof w:val="0"/>
        </w:rPr>
      </w:pPr>
      <w:r>
        <w:rPr>
          <w:b/>
          <w:noProof w:val="0"/>
        </w:rPr>
        <w:t xml:space="preserve">ALORS </w:t>
      </w:r>
      <w:r>
        <w:rPr>
          <w:noProof w:val="0"/>
        </w:rPr>
        <w:t>relie</w:t>
      </w:r>
      <w:r>
        <w:rPr>
          <w:b/>
          <w:noProof w:val="0"/>
        </w:rPr>
        <w:t xml:space="preserve"> &lt;-- VRAI</w:t>
      </w:r>
    </w:p>
    <w:p w:rsidR="00AE3BD8" w:rsidRDefault="00AE3BD8">
      <w:pPr>
        <w:pStyle w:val="Courrier"/>
        <w:outlineLvl w:val="0"/>
        <w:rPr>
          <w:b/>
          <w:noProof w:val="0"/>
        </w:rPr>
      </w:pPr>
      <w:r>
        <w:rPr>
          <w:b/>
          <w:noProof w:val="0"/>
        </w:rPr>
        <w:t xml:space="preserve">SINON </w:t>
      </w:r>
      <w:r>
        <w:rPr>
          <w:noProof w:val="0"/>
        </w:rPr>
        <w:t>relie</w:t>
      </w:r>
      <w:r>
        <w:rPr>
          <w:b/>
          <w:noProof w:val="0"/>
        </w:rPr>
        <w:t xml:space="preserve"> &lt;-- FAUX ;</w:t>
      </w:r>
    </w:p>
    <w:p w:rsidR="00AE3BD8" w:rsidRDefault="00AE3BD8">
      <w:pPr>
        <w:pStyle w:val="Courrier"/>
        <w:rPr>
          <w:b/>
          <w:noProof w:val="0"/>
        </w:rPr>
      </w:pPr>
    </w:p>
    <w:p w:rsidR="00AE3BD8" w:rsidRDefault="00AE3BD8">
      <w:pPr>
        <w:pStyle w:val="Normalcouche"/>
        <w:outlineLvl w:val="0"/>
      </w:pPr>
      <w:r>
        <w:t xml:space="preserve">Facette SOIT (facultative) </w:t>
      </w:r>
      <w:r>
        <w:fldChar w:fldCharType="begin"/>
      </w:r>
      <w:r>
        <w:instrText xml:space="preserve"> XE "SOIT" </w:instrText>
      </w:r>
      <w:r>
        <w:fldChar w:fldCharType="end"/>
      </w:r>
    </w:p>
    <w:p w:rsidR="00AE3BD8" w:rsidRDefault="00AE3BD8">
      <w:pPr>
        <w:pStyle w:val="Retraitnormal"/>
      </w:pPr>
      <w:r>
        <w:t>Comme nous l'avons vu au chapitre 2, lorsqu'on applique les règles de la base de connaissances à la base de faits, une règle définie dans un type sera examinée (on dit aussi "instanciée") pour chaque objet de ce type. Les traitements examinent si la règle est applicable et l'appliquent éventuellement.</w:t>
      </w:r>
    </w:p>
    <w:p w:rsidR="00AE3BD8" w:rsidRDefault="00AE3BD8">
      <w:pPr>
        <w:pStyle w:val="Retraitnormal"/>
      </w:pPr>
      <w:r>
        <w:t>La facette SOIT permet de définir une règle d'interaction (</w:t>
      </w:r>
      <w:r>
        <w:rPr>
          <w:b/>
        </w:rPr>
        <w:t>condition et actions</w:t>
      </w:r>
      <w:r>
        <w:t xml:space="preserve">) pour un </w:t>
      </w:r>
      <w:r>
        <w:rPr>
          <w:b/>
        </w:rPr>
        <w:t>ensemble</w:t>
      </w:r>
      <w:r>
        <w:t xml:space="preserve"> d'objets défini par une variable liée (ensemble d'objets en interface ou ensemble d'objets d'un type particulier). Dans ce cas, la règle sera examinée ("instanciée") pour tous les couples d'objets définis par :</w:t>
      </w:r>
    </w:p>
    <w:p w:rsidR="00AE3BD8" w:rsidRPr="00833C28" w:rsidRDefault="00AE3BD8">
      <w:pPr>
        <w:pStyle w:val="Retraitnormal"/>
        <w:rPr>
          <w:rFonts w:ascii="Arial" w:hAnsi="Arial"/>
          <w:sz w:val="20"/>
        </w:rPr>
      </w:pPr>
      <w:r w:rsidRPr="00833C28">
        <w:rPr>
          <w:rFonts w:ascii="Arial" w:hAnsi="Arial"/>
          <w:sz w:val="20"/>
        </w:rPr>
        <w:t>(Objet O1 du type possédant la règle, Objet O2 appartenant à l'ensemble défini par la facette SOIT)</w:t>
      </w:r>
    </w:p>
    <w:p w:rsidR="00AE3BD8" w:rsidRDefault="00AE3BD8">
      <w:pPr>
        <w:pStyle w:val="Retraitnormal"/>
      </w:pPr>
      <w:r>
        <w:t>Si l'ensemble défini par la facette SOIT est vide, la règle ne sera pas instanciée.</w:t>
      </w:r>
    </w:p>
    <w:p w:rsidR="00AE3BD8" w:rsidRDefault="00AE3BD8">
      <w:pPr>
        <w:pStyle w:val="Retraitnormal"/>
      </w:pPr>
      <w:r>
        <w:t xml:space="preserve">Prenons l’exemple d’une pompe qui a plusieurs pompes secours en interface. On veut exprimer le fait que, si la pompe tombe en panne, toutes les pompes secours qui sont à l’arrêt doivent être sollicitées. Autrement dit, on veut que pour chaque couple (pompe, pompe secours) du système la règle soit examinée. La facette SOIT permet d'écrire </w:t>
      </w:r>
      <w:r>
        <w:rPr>
          <w:b/>
        </w:rPr>
        <w:t>une seule règle</w:t>
      </w:r>
      <w:r>
        <w:t xml:space="preserve"> pour modéliser ce processus :</w:t>
      </w:r>
    </w:p>
    <w:p w:rsidR="00AE3BD8" w:rsidRDefault="00AE3BD8">
      <w:pPr>
        <w:pStyle w:val="Courrier"/>
        <w:ind w:left="709"/>
        <w:rPr>
          <w:noProof w:val="0"/>
        </w:rPr>
      </w:pPr>
      <w:r>
        <w:rPr>
          <w:b/>
          <w:noProof w:val="0"/>
        </w:rPr>
        <w:t xml:space="preserve">TYPE </w:t>
      </w:r>
      <w:r>
        <w:rPr>
          <w:noProof w:val="0"/>
        </w:rPr>
        <w:t>pompe ;</w:t>
      </w:r>
    </w:p>
    <w:p w:rsidR="00AE3BD8" w:rsidRDefault="00AE3BD8">
      <w:pPr>
        <w:pStyle w:val="Courrier"/>
        <w:ind w:left="709"/>
        <w:outlineLvl w:val="0"/>
        <w:rPr>
          <w:noProof w:val="0"/>
        </w:rPr>
      </w:pPr>
      <w:r>
        <w:rPr>
          <w:b/>
          <w:noProof w:val="0"/>
        </w:rPr>
        <w:t>INTERFACE</w:t>
      </w:r>
    </w:p>
    <w:p w:rsidR="00AE3BD8" w:rsidRDefault="00AE3BD8">
      <w:pPr>
        <w:pStyle w:val="Courrier"/>
        <w:ind w:left="709"/>
        <w:rPr>
          <w:noProof w:val="0"/>
        </w:rPr>
      </w:pPr>
      <w:r>
        <w:rPr>
          <w:noProof w:val="0"/>
        </w:rPr>
        <w:tab/>
        <w:t xml:space="preserve">pompe_secours </w:t>
      </w:r>
      <w:r>
        <w:rPr>
          <w:b/>
          <w:noProof w:val="0"/>
        </w:rPr>
        <w:t>GENRE</w:t>
      </w:r>
      <w:r>
        <w:rPr>
          <w:noProof w:val="0"/>
        </w:rPr>
        <w:t xml:space="preserve"> pompe ;</w:t>
      </w:r>
    </w:p>
    <w:p w:rsidR="00AE3BD8" w:rsidRDefault="00AE3BD8">
      <w:pPr>
        <w:pStyle w:val="Courrier"/>
        <w:ind w:left="709"/>
        <w:outlineLvl w:val="0"/>
        <w:rPr>
          <w:noProof w:val="0"/>
        </w:rPr>
      </w:pPr>
      <w:r>
        <w:rPr>
          <w:b/>
          <w:noProof w:val="0"/>
        </w:rPr>
        <w:t>ATTRIBUT</w:t>
      </w:r>
    </w:p>
    <w:p w:rsidR="00AE3BD8" w:rsidRDefault="00AE3BD8">
      <w:pPr>
        <w:pStyle w:val="Courrier"/>
        <w:ind w:left="709"/>
        <w:rPr>
          <w:noProof w:val="0"/>
        </w:rPr>
      </w:pPr>
      <w:r>
        <w:rPr>
          <w:noProof w:val="0"/>
        </w:rPr>
        <w:tab/>
        <w:t xml:space="preserve">etat </w:t>
      </w:r>
      <w:r>
        <w:rPr>
          <w:b/>
          <w:noProof w:val="0"/>
        </w:rPr>
        <w:t>DOMAINE</w:t>
      </w:r>
      <w:r>
        <w:rPr>
          <w:noProof w:val="0"/>
        </w:rPr>
        <w:t xml:space="preserve"> ‘marche’ ‘arret’ ‘sollicite’;</w:t>
      </w:r>
    </w:p>
    <w:p w:rsidR="00AE3BD8" w:rsidRDefault="00AE3BD8">
      <w:pPr>
        <w:pStyle w:val="Courrier"/>
        <w:ind w:left="709"/>
        <w:outlineLvl w:val="0"/>
        <w:rPr>
          <w:noProof w:val="0"/>
        </w:rPr>
      </w:pPr>
      <w:r>
        <w:rPr>
          <w:b/>
          <w:noProof w:val="0"/>
        </w:rPr>
        <w:t>PANNE</w:t>
      </w:r>
    </w:p>
    <w:p w:rsidR="00AE3BD8" w:rsidRDefault="00AE3BD8">
      <w:pPr>
        <w:pStyle w:val="Courrier"/>
        <w:ind w:left="709"/>
        <w:rPr>
          <w:b/>
          <w:noProof w:val="0"/>
        </w:rPr>
      </w:pPr>
      <w:r>
        <w:rPr>
          <w:noProof w:val="0"/>
        </w:rPr>
        <w:tab/>
        <w:t>defaillant ;</w:t>
      </w:r>
    </w:p>
    <w:p w:rsidR="00AE3BD8" w:rsidRDefault="00AE3BD8">
      <w:pPr>
        <w:pStyle w:val="Courrier"/>
        <w:ind w:left="709"/>
        <w:rPr>
          <w:noProof w:val="0"/>
        </w:rPr>
      </w:pPr>
      <w:r>
        <w:rPr>
          <w:b/>
          <w:noProof w:val="0"/>
        </w:rPr>
        <w:t xml:space="preserve">SOIT </w:t>
      </w:r>
      <w:r>
        <w:rPr>
          <w:noProof w:val="0"/>
        </w:rPr>
        <w:t xml:space="preserve">x </w:t>
      </w:r>
      <w:r>
        <w:rPr>
          <w:b/>
          <w:noProof w:val="0"/>
        </w:rPr>
        <w:t>UNE</w:t>
      </w:r>
      <w:r>
        <w:rPr>
          <w:noProof w:val="0"/>
        </w:rPr>
        <w:t xml:space="preserve"> pompe_secours</w:t>
      </w:r>
    </w:p>
    <w:p w:rsidR="00AE3BD8" w:rsidRDefault="00AE3BD8">
      <w:pPr>
        <w:pStyle w:val="Courrier"/>
        <w:ind w:left="709"/>
        <w:rPr>
          <w:noProof w:val="0"/>
        </w:rPr>
      </w:pPr>
      <w:r>
        <w:rPr>
          <w:b/>
          <w:noProof w:val="0"/>
        </w:rPr>
        <w:t xml:space="preserve">SI </w:t>
      </w:r>
      <w:r>
        <w:rPr>
          <w:noProof w:val="0"/>
        </w:rPr>
        <w:t xml:space="preserve">defaillant </w:t>
      </w:r>
      <w:r>
        <w:rPr>
          <w:b/>
          <w:noProof w:val="0"/>
        </w:rPr>
        <w:t>ET</w:t>
      </w:r>
      <w:r>
        <w:rPr>
          <w:noProof w:val="0"/>
        </w:rPr>
        <w:t xml:space="preserve"> etat(x) = ‘arret’</w:t>
      </w:r>
    </w:p>
    <w:p w:rsidR="00AE3BD8" w:rsidRDefault="00AE3BD8">
      <w:pPr>
        <w:pStyle w:val="Courrier"/>
        <w:ind w:left="709"/>
        <w:rPr>
          <w:noProof w:val="0"/>
        </w:rPr>
      </w:pPr>
      <w:r>
        <w:rPr>
          <w:b/>
          <w:noProof w:val="0"/>
        </w:rPr>
        <w:t xml:space="preserve">ALORS </w:t>
      </w:r>
      <w:r>
        <w:rPr>
          <w:noProof w:val="0"/>
        </w:rPr>
        <w:t>etat(x) &lt;-- ‘sollicite’ ;</w:t>
      </w:r>
    </w:p>
    <w:p w:rsidR="00AE3BD8" w:rsidRDefault="00AE3BD8">
      <w:pPr>
        <w:pStyle w:val="Courrier"/>
        <w:ind w:left="709"/>
        <w:rPr>
          <w:noProof w:val="0"/>
        </w:rPr>
      </w:pPr>
    </w:p>
    <w:p w:rsidR="00AE3BD8" w:rsidRDefault="00AE3BD8">
      <w:pPr>
        <w:pStyle w:val="Retraitnormal"/>
      </w:pPr>
      <w:r>
        <w:t>Si un système contient une pompe P1 normale secourue par les pompes P2 et P3, cette règle sera "instanciée" deux fois :</w:t>
      </w:r>
    </w:p>
    <w:p w:rsidR="00AE3BD8" w:rsidRDefault="00AE3BD8">
      <w:pPr>
        <w:pStyle w:val="Retraitnormal"/>
      </w:pPr>
      <w:r>
        <w:t>- pour le couple (P1, P2)</w:t>
      </w:r>
    </w:p>
    <w:p w:rsidR="00AE3BD8" w:rsidRDefault="00AE3BD8">
      <w:pPr>
        <w:pStyle w:val="Courrier"/>
        <w:ind w:left="709"/>
        <w:rPr>
          <w:noProof w:val="0"/>
        </w:rPr>
      </w:pPr>
      <w:r>
        <w:rPr>
          <w:b/>
          <w:noProof w:val="0"/>
        </w:rPr>
        <w:t xml:space="preserve">SI </w:t>
      </w:r>
      <w:r>
        <w:rPr>
          <w:noProof w:val="0"/>
        </w:rPr>
        <w:t xml:space="preserve">defaillant(P1) </w:t>
      </w:r>
      <w:r>
        <w:rPr>
          <w:b/>
          <w:noProof w:val="0"/>
        </w:rPr>
        <w:t>ET</w:t>
      </w:r>
      <w:r>
        <w:rPr>
          <w:noProof w:val="0"/>
        </w:rPr>
        <w:t xml:space="preserve"> etat(P2) = ‘arret’</w:t>
      </w:r>
    </w:p>
    <w:p w:rsidR="00AE3BD8" w:rsidRDefault="00AE3BD8">
      <w:pPr>
        <w:pStyle w:val="Courrier"/>
        <w:ind w:left="709"/>
        <w:rPr>
          <w:noProof w:val="0"/>
        </w:rPr>
      </w:pPr>
      <w:r>
        <w:rPr>
          <w:b/>
          <w:noProof w:val="0"/>
        </w:rPr>
        <w:t xml:space="preserve">ALORS </w:t>
      </w:r>
      <w:r>
        <w:rPr>
          <w:noProof w:val="0"/>
        </w:rPr>
        <w:t>etat(P2) &lt;-- ‘sollicite’ ;</w:t>
      </w:r>
    </w:p>
    <w:p w:rsidR="00AE3BD8" w:rsidRDefault="00AE3BD8">
      <w:pPr>
        <w:pStyle w:val="Courrier"/>
        <w:ind w:left="709"/>
        <w:rPr>
          <w:noProof w:val="0"/>
        </w:rPr>
      </w:pPr>
    </w:p>
    <w:p w:rsidR="00AE3BD8" w:rsidRDefault="00AE3BD8">
      <w:pPr>
        <w:pStyle w:val="Retraitnormal"/>
      </w:pPr>
      <w:r>
        <w:t>- pour le couple (P1, P3)</w:t>
      </w:r>
    </w:p>
    <w:p w:rsidR="00AE3BD8" w:rsidRDefault="00AE3BD8">
      <w:pPr>
        <w:pStyle w:val="Courrier"/>
        <w:ind w:left="709"/>
        <w:rPr>
          <w:noProof w:val="0"/>
        </w:rPr>
      </w:pPr>
      <w:r>
        <w:rPr>
          <w:b/>
          <w:noProof w:val="0"/>
        </w:rPr>
        <w:t xml:space="preserve">SI </w:t>
      </w:r>
      <w:r>
        <w:rPr>
          <w:noProof w:val="0"/>
        </w:rPr>
        <w:t xml:space="preserve">defaillant(P1) </w:t>
      </w:r>
      <w:r>
        <w:rPr>
          <w:b/>
          <w:noProof w:val="0"/>
        </w:rPr>
        <w:t>ET</w:t>
      </w:r>
      <w:r>
        <w:rPr>
          <w:noProof w:val="0"/>
        </w:rPr>
        <w:t xml:space="preserve"> etat(P3) = ‘arret’</w:t>
      </w:r>
    </w:p>
    <w:p w:rsidR="00AE3BD8" w:rsidRDefault="00AE3BD8">
      <w:pPr>
        <w:pStyle w:val="Courrier"/>
        <w:ind w:left="709"/>
        <w:rPr>
          <w:noProof w:val="0"/>
        </w:rPr>
      </w:pPr>
      <w:r>
        <w:rPr>
          <w:b/>
          <w:noProof w:val="0"/>
        </w:rPr>
        <w:t xml:space="preserve">ALORS </w:t>
      </w:r>
      <w:r>
        <w:rPr>
          <w:noProof w:val="0"/>
        </w:rPr>
        <w:t>etat(P3) &lt;-- ‘sollicite’ ;</w:t>
      </w:r>
    </w:p>
    <w:p w:rsidR="00AE3BD8" w:rsidRDefault="00AE3BD8">
      <w:pPr>
        <w:pStyle w:val="Courrier"/>
        <w:ind w:left="709"/>
        <w:rPr>
          <w:noProof w:val="0"/>
        </w:rPr>
      </w:pPr>
    </w:p>
    <w:p w:rsidR="00AE3BD8" w:rsidRDefault="00AE3BD8">
      <w:pPr>
        <w:pStyle w:val="Retraitnormal"/>
      </w:pPr>
      <w:r>
        <w:t>La portée de la variable liée définie s'étend sur l'ensemble de la règle d'interaction. Ainsi, une variable définie par un SOIT pourra être utilisée dans les autres facettes de la règle (facettes SI, ALORS, SINON) si elle est décrite avant celles-ci.</w:t>
      </w:r>
    </w:p>
    <w:p w:rsidR="00AE3BD8" w:rsidRDefault="00AE3BD8">
      <w:pPr>
        <w:pStyle w:val="Retraitnormal"/>
      </w:pPr>
      <w:r>
        <w:t>L'ensemble défini par la facette SOIT est soit un nom de champ interface (multivaluée) soit un nom de type. Comme pour les opérateurs complexes, il est possible de préciser des contraintes optionnelles (DE_TYPE et VERIFIANT) pour ne traiter qu'un sous-ensemble d'objets.</w:t>
      </w:r>
    </w:p>
    <w:p w:rsidR="00AE3BD8" w:rsidRDefault="00AE3BD8">
      <w:pPr>
        <w:pStyle w:val="Courrier"/>
        <w:ind w:left="709"/>
        <w:outlineLvl w:val="0"/>
        <w:rPr>
          <w:b/>
          <w:noProof w:val="0"/>
        </w:rPr>
      </w:pPr>
      <w:r>
        <w:rPr>
          <w:b/>
          <w:noProof w:val="0"/>
        </w:rPr>
        <w:t>Exemple :</w:t>
      </w:r>
    </w:p>
    <w:p w:rsidR="00AE3BD8" w:rsidRDefault="00AE3BD8">
      <w:pPr>
        <w:pStyle w:val="Courrier"/>
        <w:ind w:left="709"/>
        <w:rPr>
          <w:b/>
          <w:noProof w:val="0"/>
        </w:rPr>
      </w:pPr>
      <w:r>
        <w:rPr>
          <w:b/>
          <w:noProof w:val="0"/>
        </w:rPr>
        <w:t xml:space="preserve">SOIT </w:t>
      </w:r>
      <w:r>
        <w:rPr>
          <w:noProof w:val="0"/>
        </w:rPr>
        <w:t xml:space="preserve">x </w:t>
      </w:r>
      <w:r>
        <w:rPr>
          <w:b/>
          <w:noProof w:val="0"/>
        </w:rPr>
        <w:t xml:space="preserve">UN </w:t>
      </w:r>
      <w:r>
        <w:rPr>
          <w:noProof w:val="0"/>
        </w:rPr>
        <w:t>&lt;ensemble d'objets&gt;</w:t>
      </w:r>
    </w:p>
    <w:p w:rsidR="00AE3BD8" w:rsidRDefault="00AE3BD8">
      <w:pPr>
        <w:pStyle w:val="Courrier"/>
        <w:ind w:left="709"/>
        <w:rPr>
          <w:b/>
          <w:noProof w:val="0"/>
        </w:rPr>
      </w:pPr>
      <w:r>
        <w:rPr>
          <w:b/>
          <w:noProof w:val="0"/>
        </w:rPr>
        <w:tab/>
        <w:t xml:space="preserve">   VERIFIANT </w:t>
      </w:r>
      <w:r>
        <w:rPr>
          <w:noProof w:val="0"/>
        </w:rPr>
        <w:t>&lt; conditions de restriction de l'ensemble &gt;</w:t>
      </w:r>
    </w:p>
    <w:p w:rsidR="00AE3BD8" w:rsidRDefault="00AE3BD8">
      <w:pPr>
        <w:pStyle w:val="Courrier"/>
        <w:ind w:left="709"/>
        <w:rPr>
          <w:noProof w:val="0"/>
        </w:rPr>
      </w:pPr>
      <w:r>
        <w:rPr>
          <w:b/>
          <w:noProof w:val="0"/>
        </w:rPr>
        <w:tab/>
        <w:t xml:space="preserve">   DE_TYPE &lt; </w:t>
      </w:r>
      <w:r>
        <w:rPr>
          <w:noProof w:val="0"/>
        </w:rPr>
        <w:t>nom de type &gt;</w:t>
      </w:r>
    </w:p>
    <w:p w:rsidR="00AE3BD8" w:rsidRDefault="00AE3BD8">
      <w:pPr>
        <w:pStyle w:val="Courrier"/>
        <w:ind w:left="709"/>
        <w:rPr>
          <w:noProof w:val="0"/>
        </w:rPr>
      </w:pPr>
    </w:p>
    <w:p w:rsidR="00AE3BD8" w:rsidRDefault="00AE3BD8">
      <w:pPr>
        <w:pStyle w:val="Courrier"/>
        <w:ind w:left="709"/>
        <w:outlineLvl w:val="0"/>
        <w:rPr>
          <w:noProof w:val="0"/>
        </w:rPr>
      </w:pPr>
      <w:r>
        <w:rPr>
          <w:b/>
          <w:noProof w:val="0"/>
        </w:rPr>
        <w:t>SOIT</w:t>
      </w:r>
      <w:r>
        <w:rPr>
          <w:noProof w:val="0"/>
        </w:rPr>
        <w:t xml:space="preserve"> x </w:t>
      </w:r>
      <w:r>
        <w:rPr>
          <w:b/>
          <w:noProof w:val="0"/>
        </w:rPr>
        <w:t xml:space="preserve">UN </w:t>
      </w:r>
      <w:r>
        <w:rPr>
          <w:noProof w:val="0"/>
        </w:rPr>
        <w:t>amont</w:t>
      </w:r>
    </w:p>
    <w:p w:rsidR="00AE3BD8" w:rsidRDefault="00AE3BD8">
      <w:pPr>
        <w:pStyle w:val="Courrier"/>
        <w:ind w:left="709"/>
        <w:outlineLvl w:val="0"/>
        <w:rPr>
          <w:noProof w:val="0"/>
        </w:rPr>
      </w:pPr>
      <w:r>
        <w:rPr>
          <w:noProof w:val="0"/>
        </w:rPr>
        <w:tab/>
        <w:t xml:space="preserve">   </w:t>
      </w:r>
      <w:r>
        <w:rPr>
          <w:b/>
          <w:noProof w:val="0"/>
        </w:rPr>
        <w:t xml:space="preserve">DE_TYPE </w:t>
      </w:r>
      <w:r>
        <w:rPr>
          <w:noProof w:val="0"/>
        </w:rPr>
        <w:t>vanne</w:t>
      </w:r>
    </w:p>
    <w:p w:rsidR="00AE3BD8" w:rsidRDefault="00AE3BD8">
      <w:pPr>
        <w:pStyle w:val="Courrier"/>
        <w:ind w:left="709"/>
        <w:outlineLvl w:val="0"/>
        <w:rPr>
          <w:noProof w:val="0"/>
        </w:rPr>
      </w:pPr>
      <w:r>
        <w:rPr>
          <w:noProof w:val="0"/>
        </w:rPr>
        <w:tab/>
        <w:t xml:space="preserve">   </w:t>
      </w:r>
      <w:r>
        <w:rPr>
          <w:b/>
          <w:noProof w:val="0"/>
        </w:rPr>
        <w:t>VERIFIANT</w:t>
      </w:r>
      <w:r>
        <w:rPr>
          <w:noProof w:val="0"/>
        </w:rPr>
        <w:t xml:space="preserve"> debit </w:t>
      </w:r>
      <w:r>
        <w:rPr>
          <w:b/>
          <w:noProof w:val="0"/>
        </w:rPr>
        <w:t xml:space="preserve">DE </w:t>
      </w:r>
      <w:r>
        <w:rPr>
          <w:noProof w:val="0"/>
        </w:rPr>
        <w:t>x &gt; 2500</w:t>
      </w:r>
    </w:p>
    <w:p w:rsidR="00AE3BD8" w:rsidRDefault="00AE3BD8">
      <w:pPr>
        <w:pStyle w:val="Courrierp"/>
        <w:ind w:left="709"/>
        <w:outlineLvl w:val="0"/>
        <w:rPr>
          <w:noProof w:val="0"/>
        </w:rPr>
      </w:pPr>
      <w:r>
        <w:rPr>
          <w:b/>
          <w:noProof w:val="0"/>
        </w:rPr>
        <w:t>SI ...</w:t>
      </w:r>
    </w:p>
    <w:p w:rsidR="00AE3BD8" w:rsidRDefault="00AE3BD8">
      <w:pPr>
        <w:pStyle w:val="Retraitnormal"/>
      </w:pPr>
      <w:r>
        <w:t>Il est possible de définir plusieurs variables dans une même facette SOIT et d'imposer certaines contraintes entre ces variables.</w:t>
      </w:r>
    </w:p>
    <w:p w:rsidR="00AE3BD8" w:rsidRDefault="00AE3BD8">
      <w:pPr>
        <w:pStyle w:val="Courrier"/>
        <w:ind w:left="709"/>
        <w:rPr>
          <w:noProof w:val="0"/>
        </w:rPr>
      </w:pPr>
      <w:r>
        <w:rPr>
          <w:b/>
          <w:noProof w:val="0"/>
        </w:rPr>
        <w:t xml:space="preserve">SOIT </w:t>
      </w:r>
      <w:r>
        <w:rPr>
          <w:noProof w:val="0"/>
        </w:rPr>
        <w:t xml:space="preserve">x </w:t>
      </w:r>
      <w:r>
        <w:rPr>
          <w:b/>
          <w:noProof w:val="0"/>
        </w:rPr>
        <w:t xml:space="preserve">UN </w:t>
      </w:r>
      <w:r>
        <w:rPr>
          <w:noProof w:val="0"/>
        </w:rPr>
        <w:t>&lt;ensemble d'objets&gt;</w:t>
      </w:r>
    </w:p>
    <w:p w:rsidR="00AE3BD8" w:rsidRDefault="00AE3BD8">
      <w:pPr>
        <w:pStyle w:val="Courrier"/>
        <w:ind w:left="709"/>
        <w:rPr>
          <w:noProof w:val="0"/>
        </w:rPr>
      </w:pPr>
      <w:r>
        <w:rPr>
          <w:b/>
          <w:noProof w:val="0"/>
        </w:rPr>
        <w:t xml:space="preserve">  ET </w:t>
      </w:r>
      <w:r>
        <w:rPr>
          <w:noProof w:val="0"/>
        </w:rPr>
        <w:t xml:space="preserve">y </w:t>
      </w:r>
      <w:r>
        <w:rPr>
          <w:b/>
          <w:noProof w:val="0"/>
        </w:rPr>
        <w:t xml:space="preserve">UN </w:t>
      </w:r>
      <w:r>
        <w:rPr>
          <w:noProof w:val="0"/>
        </w:rPr>
        <w:t>&lt;ensemble d'objets&gt;</w:t>
      </w:r>
    </w:p>
    <w:p w:rsidR="00AE3BD8" w:rsidRDefault="00AE3BD8">
      <w:pPr>
        <w:pStyle w:val="Courrier"/>
        <w:ind w:left="709"/>
        <w:rPr>
          <w:noProof w:val="0"/>
        </w:rPr>
      </w:pPr>
      <w:r>
        <w:rPr>
          <w:b/>
          <w:noProof w:val="0"/>
        </w:rPr>
        <w:t xml:space="preserve">  VERIFIANT </w:t>
      </w:r>
      <w:r>
        <w:rPr>
          <w:noProof w:val="0"/>
        </w:rPr>
        <w:t>&lt;conditions de restrictions de l'ensemble&gt;</w:t>
      </w:r>
    </w:p>
    <w:p w:rsidR="00AE3BD8" w:rsidRDefault="00AE3BD8">
      <w:pPr>
        <w:pStyle w:val="Courrier"/>
        <w:ind w:left="709"/>
        <w:rPr>
          <w:noProof w:val="0"/>
        </w:rPr>
      </w:pPr>
    </w:p>
    <w:p w:rsidR="00AE3BD8" w:rsidRDefault="00AE3BD8">
      <w:pPr>
        <w:pStyle w:val="Courrier"/>
        <w:ind w:left="709"/>
        <w:outlineLvl w:val="0"/>
        <w:rPr>
          <w:noProof w:val="0"/>
        </w:rPr>
      </w:pPr>
      <w:r>
        <w:rPr>
          <w:b/>
          <w:noProof w:val="0"/>
        </w:rPr>
        <w:t>SOIT</w:t>
      </w:r>
      <w:r>
        <w:rPr>
          <w:noProof w:val="0"/>
        </w:rPr>
        <w:t xml:space="preserve"> x </w:t>
      </w:r>
      <w:r>
        <w:rPr>
          <w:b/>
          <w:noProof w:val="0"/>
        </w:rPr>
        <w:t xml:space="preserve">UN </w:t>
      </w:r>
      <w:r>
        <w:rPr>
          <w:noProof w:val="0"/>
        </w:rPr>
        <w:t>amont</w:t>
      </w:r>
    </w:p>
    <w:p w:rsidR="00AE3BD8" w:rsidRDefault="00AE3BD8">
      <w:pPr>
        <w:pStyle w:val="Courrier"/>
        <w:ind w:left="709"/>
        <w:rPr>
          <w:noProof w:val="0"/>
        </w:rPr>
      </w:pPr>
      <w:r>
        <w:rPr>
          <w:noProof w:val="0"/>
        </w:rPr>
        <w:t xml:space="preserve">  </w:t>
      </w:r>
      <w:r>
        <w:rPr>
          <w:b/>
          <w:noProof w:val="0"/>
        </w:rPr>
        <w:t>ET</w:t>
      </w:r>
      <w:r>
        <w:rPr>
          <w:noProof w:val="0"/>
        </w:rPr>
        <w:t xml:space="preserve"> y </w:t>
      </w:r>
      <w:r>
        <w:rPr>
          <w:b/>
          <w:noProof w:val="0"/>
        </w:rPr>
        <w:t xml:space="preserve">UN </w:t>
      </w:r>
      <w:r>
        <w:rPr>
          <w:noProof w:val="0"/>
        </w:rPr>
        <w:t>amont</w:t>
      </w:r>
    </w:p>
    <w:p w:rsidR="00AE3BD8" w:rsidRDefault="00AE3BD8">
      <w:pPr>
        <w:pStyle w:val="Courrier"/>
        <w:ind w:left="709"/>
        <w:rPr>
          <w:noProof w:val="0"/>
        </w:rPr>
      </w:pPr>
      <w:r>
        <w:rPr>
          <w:noProof w:val="0"/>
        </w:rPr>
        <w:t xml:space="preserve">  </w:t>
      </w:r>
      <w:r>
        <w:rPr>
          <w:b/>
          <w:noProof w:val="0"/>
        </w:rPr>
        <w:t xml:space="preserve">VERIFIANT </w:t>
      </w:r>
      <w:r>
        <w:rPr>
          <w:noProof w:val="0"/>
        </w:rPr>
        <w:t>x &lt;&gt; y</w:t>
      </w:r>
    </w:p>
    <w:p w:rsidR="00AE3BD8" w:rsidRDefault="00AE3BD8">
      <w:pPr>
        <w:pStyle w:val="Courrierp"/>
        <w:ind w:left="709"/>
        <w:outlineLvl w:val="0"/>
        <w:rPr>
          <w:noProof w:val="0"/>
        </w:rPr>
      </w:pPr>
      <w:r>
        <w:rPr>
          <w:b/>
          <w:noProof w:val="0"/>
        </w:rPr>
        <w:t>SI ...</w:t>
      </w:r>
    </w:p>
    <w:p w:rsidR="00AE3BD8" w:rsidRDefault="00AE3BD8">
      <w:pPr>
        <w:pStyle w:val="Retraitnormal"/>
      </w:pPr>
      <w:r>
        <w:t xml:space="preserve">Dans ce cas là, FIGARO instancie </w:t>
      </w:r>
      <w:r>
        <w:rPr>
          <w:i/>
        </w:rPr>
        <w:t>card(amont)*card(amont)</w:t>
      </w:r>
      <w:r>
        <w:t xml:space="preserve"> fois la règle d'interaction, où </w:t>
      </w:r>
      <w:r>
        <w:rPr>
          <w:i/>
        </w:rPr>
        <w:t xml:space="preserve">card(amont) </w:t>
      </w:r>
      <w:r>
        <w:t xml:space="preserve">représente le nombre d'objets de l'ensemble </w:t>
      </w:r>
      <w:r>
        <w:rPr>
          <w:i/>
        </w:rPr>
        <w:t>amont</w:t>
      </w:r>
      <w:r>
        <w:t>.</w:t>
      </w:r>
    </w:p>
    <w:p w:rsidR="00AE3BD8" w:rsidRDefault="00AE3BD8" w:rsidP="00B1190F">
      <w:pPr>
        <w:pStyle w:val="Remarque"/>
        <w:numPr>
          <w:ilvl w:val="0"/>
          <w:numId w:val="70"/>
        </w:numPr>
        <w:ind w:left="567" w:firstLine="0"/>
      </w:pPr>
      <w:r>
        <w:t>Etant donné que la portée des variables déclarées dans le SOIT s'étend sur l'ensemble de la règle, si d'autres variables de même nom sont utilisées dans d'autres facettes par des opérateurs complexes (QQSOIT, IL_EXISTE, IL_EXISTE AU_MOINS, SOMME, PRODUIT, POUR_TOUT), nous rappelons que ce sont les variables de plus petite portée (donc celle des opérateurs complexes) qui seront d'abord prises en compte. L'exemple suivant montre un cas où une surcharge de variable liée est effectuée.</w:t>
      </w:r>
    </w:p>
    <w:p w:rsidR="00AE3BD8" w:rsidRDefault="00AE3BD8">
      <w:pPr>
        <w:pStyle w:val="Courrier"/>
        <w:ind w:left="709"/>
        <w:outlineLvl w:val="0"/>
        <w:rPr>
          <w:b/>
          <w:noProof w:val="0"/>
        </w:rPr>
      </w:pPr>
      <w:r>
        <w:rPr>
          <w:b/>
          <w:noProof w:val="0"/>
        </w:rPr>
        <w:t>Exemple :</w:t>
      </w:r>
    </w:p>
    <w:p w:rsidR="00AE3BD8" w:rsidRDefault="00AE3BD8">
      <w:pPr>
        <w:pStyle w:val="Courrier"/>
        <w:ind w:left="709"/>
        <w:outlineLvl w:val="0"/>
        <w:rPr>
          <w:b/>
          <w:noProof w:val="0"/>
        </w:rPr>
      </w:pPr>
      <w:r>
        <w:rPr>
          <w:b/>
          <w:noProof w:val="0"/>
        </w:rPr>
        <w:t xml:space="preserve">TYPE </w:t>
      </w:r>
      <w:r>
        <w:rPr>
          <w:noProof w:val="0"/>
        </w:rPr>
        <w:t xml:space="preserve">pompe </w:t>
      </w:r>
      <w:r>
        <w:rPr>
          <w:b/>
          <w:noProof w:val="0"/>
        </w:rPr>
        <w:t>;</w:t>
      </w:r>
    </w:p>
    <w:p w:rsidR="00AE3BD8" w:rsidRDefault="00AE3BD8">
      <w:pPr>
        <w:pStyle w:val="Courrier"/>
        <w:ind w:left="709"/>
        <w:outlineLvl w:val="0"/>
        <w:rPr>
          <w:b/>
          <w:noProof w:val="0"/>
        </w:rPr>
      </w:pPr>
      <w:r>
        <w:rPr>
          <w:b/>
          <w:noProof w:val="0"/>
        </w:rPr>
        <w:t>INTERFACE</w:t>
      </w:r>
    </w:p>
    <w:p w:rsidR="00AE3BD8" w:rsidRDefault="00AE3BD8">
      <w:pPr>
        <w:pStyle w:val="Courrier"/>
        <w:ind w:left="709"/>
        <w:rPr>
          <w:b/>
          <w:noProof w:val="0"/>
        </w:rPr>
      </w:pPr>
      <w:r>
        <w:rPr>
          <w:b/>
          <w:noProof w:val="0"/>
        </w:rPr>
        <w:tab/>
      </w:r>
      <w:r>
        <w:rPr>
          <w:noProof w:val="0"/>
        </w:rPr>
        <w:t>amont</w:t>
      </w:r>
      <w:r>
        <w:rPr>
          <w:b/>
          <w:noProof w:val="0"/>
        </w:rPr>
        <w:t xml:space="preserve"> GENRE </w:t>
      </w:r>
      <w:r>
        <w:rPr>
          <w:noProof w:val="0"/>
        </w:rPr>
        <w:t>vanne</w:t>
      </w:r>
      <w:r>
        <w:rPr>
          <w:b/>
          <w:noProof w:val="0"/>
        </w:rPr>
        <w:t xml:space="preserve"> ;</w:t>
      </w:r>
    </w:p>
    <w:p w:rsidR="00AE3BD8" w:rsidRDefault="00AE3BD8">
      <w:pPr>
        <w:pStyle w:val="Courrier"/>
        <w:ind w:left="709"/>
        <w:outlineLvl w:val="0"/>
        <w:rPr>
          <w:b/>
          <w:noProof w:val="0"/>
        </w:rPr>
      </w:pPr>
      <w:r>
        <w:rPr>
          <w:b/>
          <w:noProof w:val="0"/>
        </w:rPr>
        <w:t>INTERACTION</w:t>
      </w:r>
    </w:p>
    <w:p w:rsidR="00AE3BD8" w:rsidRDefault="00AE3BD8">
      <w:pPr>
        <w:pStyle w:val="Courrier"/>
        <w:ind w:left="709"/>
        <w:outlineLvl w:val="0"/>
        <w:rPr>
          <w:b/>
          <w:noProof w:val="0"/>
        </w:rPr>
      </w:pPr>
      <w:r>
        <w:rPr>
          <w:b/>
          <w:noProof w:val="0"/>
        </w:rPr>
        <w:tab/>
        <w:t xml:space="preserve">SOIT </w:t>
      </w:r>
      <w:r>
        <w:rPr>
          <w:noProof w:val="0"/>
        </w:rPr>
        <w:t>x</w:t>
      </w:r>
      <w:r>
        <w:rPr>
          <w:b/>
          <w:noProof w:val="0"/>
        </w:rPr>
        <w:t xml:space="preserve"> UNE </w:t>
      </w:r>
      <w:r>
        <w:rPr>
          <w:noProof w:val="0"/>
        </w:rPr>
        <w:t>vanne</w:t>
      </w:r>
    </w:p>
    <w:p w:rsidR="00AE3BD8" w:rsidRDefault="00AE3BD8">
      <w:pPr>
        <w:pStyle w:val="Courrier"/>
        <w:ind w:left="709"/>
        <w:outlineLvl w:val="0"/>
        <w:rPr>
          <w:b/>
          <w:noProof w:val="0"/>
        </w:rPr>
      </w:pPr>
      <w:r>
        <w:rPr>
          <w:b/>
          <w:noProof w:val="0"/>
        </w:rPr>
        <w:tab/>
        <w:t xml:space="preserve">SI IL_EXISTE </w:t>
      </w:r>
      <w:r>
        <w:rPr>
          <w:noProof w:val="0"/>
        </w:rPr>
        <w:t xml:space="preserve">x </w:t>
      </w:r>
      <w:r>
        <w:rPr>
          <w:b/>
          <w:noProof w:val="0"/>
        </w:rPr>
        <w:t xml:space="preserve">UN </w:t>
      </w:r>
      <w:r>
        <w:rPr>
          <w:noProof w:val="0"/>
        </w:rPr>
        <w:t xml:space="preserve">amont </w:t>
      </w:r>
      <w:r>
        <w:rPr>
          <w:b/>
          <w:noProof w:val="0"/>
        </w:rPr>
        <w:t xml:space="preserve">VERIFIANT </w:t>
      </w:r>
      <w:r>
        <w:rPr>
          <w:noProof w:val="0"/>
        </w:rPr>
        <w:t xml:space="preserve">debit </w:t>
      </w:r>
      <w:r>
        <w:rPr>
          <w:b/>
          <w:noProof w:val="0"/>
        </w:rPr>
        <w:t xml:space="preserve">DE </w:t>
      </w:r>
      <w:r>
        <w:rPr>
          <w:noProof w:val="0"/>
        </w:rPr>
        <w:t>x</w:t>
      </w:r>
      <w:r>
        <w:rPr>
          <w:b/>
          <w:noProof w:val="0"/>
        </w:rPr>
        <w:t xml:space="preserve"> &gt; 2500</w:t>
      </w:r>
    </w:p>
    <w:p w:rsidR="00AE3BD8" w:rsidRDefault="00AE3BD8">
      <w:pPr>
        <w:pStyle w:val="Courrier"/>
        <w:ind w:left="709"/>
        <w:rPr>
          <w:noProof w:val="0"/>
        </w:rPr>
      </w:pPr>
      <w:r>
        <w:rPr>
          <w:noProof w:val="0"/>
        </w:rPr>
        <w:tab/>
      </w:r>
      <w:r>
        <w:rPr>
          <w:noProof w:val="0"/>
        </w:rPr>
        <w:tab/>
        <w:t>(* il s'agit du x de IL_EXISTE *)</w:t>
      </w:r>
    </w:p>
    <w:p w:rsidR="00AE3BD8" w:rsidRDefault="00AE3BD8">
      <w:pPr>
        <w:pStyle w:val="Courrier"/>
        <w:ind w:left="709"/>
        <w:rPr>
          <w:noProof w:val="0"/>
        </w:rPr>
      </w:pPr>
      <w:r>
        <w:rPr>
          <w:noProof w:val="0"/>
        </w:rPr>
        <w:tab/>
      </w:r>
      <w:r>
        <w:rPr>
          <w:b/>
          <w:noProof w:val="0"/>
        </w:rPr>
        <w:t xml:space="preserve">ALORS </w:t>
      </w:r>
      <w:r>
        <w:rPr>
          <w:noProof w:val="0"/>
        </w:rPr>
        <w:t>debit</w:t>
      </w:r>
      <w:r>
        <w:rPr>
          <w:b/>
          <w:noProof w:val="0"/>
        </w:rPr>
        <w:t xml:space="preserve"> DE </w:t>
      </w:r>
      <w:r>
        <w:rPr>
          <w:noProof w:val="0"/>
        </w:rPr>
        <w:t>x &lt;-- 3000 ;</w:t>
      </w:r>
    </w:p>
    <w:p w:rsidR="00AE3BD8" w:rsidRDefault="00AE3BD8">
      <w:pPr>
        <w:pStyle w:val="Courrierp"/>
        <w:ind w:left="709"/>
        <w:rPr>
          <w:noProof w:val="0"/>
        </w:rPr>
      </w:pPr>
      <w:r>
        <w:rPr>
          <w:noProof w:val="0"/>
        </w:rPr>
        <w:tab/>
      </w:r>
      <w:r>
        <w:rPr>
          <w:noProof w:val="0"/>
        </w:rPr>
        <w:tab/>
        <w:t>(* il s'agit du x du SOIT *)</w:t>
      </w:r>
    </w:p>
    <w:p w:rsidR="00AE3BD8" w:rsidRDefault="00AE3BD8"/>
    <w:p w:rsidR="00AE3BD8" w:rsidRDefault="00AE3BD8">
      <w:pPr>
        <w:pStyle w:val="Titre1"/>
      </w:pPr>
      <w:bookmarkStart w:id="602" w:name="_Toc335647164"/>
      <w:bookmarkStart w:id="603" w:name="_Toc335647258"/>
      <w:bookmarkStart w:id="604" w:name="_Toc335704171"/>
      <w:bookmarkStart w:id="605" w:name="_Toc342099231"/>
      <w:bookmarkStart w:id="606" w:name="_Toc342986883"/>
      <w:bookmarkStart w:id="607" w:name="_Toc343072235"/>
      <w:bookmarkStart w:id="608" w:name="_Toc443104485"/>
      <w:bookmarkStart w:id="609" w:name="_Toc399235955"/>
      <w:r>
        <w:t>NOTIONS AVANCEES</w:t>
      </w:r>
      <w:bookmarkEnd w:id="602"/>
      <w:bookmarkEnd w:id="603"/>
      <w:bookmarkEnd w:id="604"/>
      <w:bookmarkEnd w:id="605"/>
      <w:bookmarkEnd w:id="606"/>
      <w:bookmarkEnd w:id="607"/>
      <w:bookmarkEnd w:id="608"/>
      <w:bookmarkEnd w:id="609"/>
    </w:p>
    <w:p w:rsidR="00AE3BD8" w:rsidRDefault="00AE3BD8">
      <w:r>
        <w:t>Nous allons étudier dans cette section les particularités de FIGARO qui sont d'approche un peu plus complexe et qui sont moins usitées lors de l'écriture d'une première base de connaissances.</w:t>
      </w:r>
    </w:p>
    <w:p w:rsidR="004057C0" w:rsidRDefault="004057C0">
      <w:pPr>
        <w:pStyle w:val="Titre2"/>
      </w:pPr>
      <w:bookmarkStart w:id="610" w:name="_Toc335647165"/>
      <w:bookmarkStart w:id="611" w:name="_Toc335647259"/>
      <w:bookmarkStart w:id="612" w:name="_Toc335704172"/>
      <w:bookmarkStart w:id="613" w:name="_Toc342099232"/>
      <w:bookmarkStart w:id="614" w:name="_Toc342986884"/>
      <w:bookmarkStart w:id="615" w:name="_Toc343072236"/>
      <w:bookmarkStart w:id="616" w:name="_Toc443104486"/>
      <w:bookmarkStart w:id="617" w:name="_Toc399235956"/>
      <w:r>
        <w:t>La précompilation et les macros</w:t>
      </w:r>
      <w:bookmarkEnd w:id="617"/>
    </w:p>
    <w:p w:rsidR="004057C0" w:rsidRPr="00347436" w:rsidRDefault="004057C0" w:rsidP="004057C0">
      <w:pPr>
        <w:pStyle w:val="Paragraphe"/>
        <w:rPr>
          <w:lang w:val="en-US"/>
        </w:rPr>
      </w:pPr>
      <w:ins w:id="618" w:author="Marc BOUISSOU" w:date="2010-09-02T18:00:00Z">
        <w:r w:rsidRPr="00347436">
          <w:rPr>
            <w:lang w:val="en-US"/>
          </w:rPr>
          <w:t>#define MIN(a,b) ((a) * ((a)&lt;=(b)) + (b)*((b)&lt;(a)))</w:t>
        </w:r>
      </w:ins>
    </w:p>
    <w:p w:rsidR="00AE3BD8" w:rsidRDefault="00AE3BD8">
      <w:pPr>
        <w:pStyle w:val="Titre2"/>
      </w:pPr>
      <w:bookmarkStart w:id="619" w:name="_Toc399235957"/>
      <w:r>
        <w:t>Elém</w:t>
      </w:r>
      <w:r>
        <w:t>e</w:t>
      </w:r>
      <w:r>
        <w:t>nts globaux</w:t>
      </w:r>
      <w:bookmarkEnd w:id="610"/>
      <w:bookmarkEnd w:id="611"/>
      <w:bookmarkEnd w:id="612"/>
      <w:bookmarkEnd w:id="613"/>
      <w:bookmarkEnd w:id="614"/>
      <w:bookmarkEnd w:id="615"/>
      <w:bookmarkEnd w:id="616"/>
      <w:bookmarkEnd w:id="619"/>
      <w:r>
        <w:t xml:space="preserve"> </w:t>
      </w:r>
      <w:r>
        <w:fldChar w:fldCharType="begin"/>
      </w:r>
      <w:r>
        <w:instrText xml:space="preserve"> XE "GLOBAL" </w:instrText>
      </w:r>
      <w:r>
        <w:fldChar w:fldCharType="end"/>
      </w:r>
    </w:p>
    <w:p w:rsidR="00AE3BD8" w:rsidRDefault="00AE3BD8">
      <w:r>
        <w:t>Pour modéliser une classe de systèmes, on a parfois besoin de définir des règles ou des variables attachées à la base de connaissances elle-même, donc au système complet que saisira l'utilisateur, et non à un composant particulier de ce système.</w:t>
      </w:r>
    </w:p>
    <w:p w:rsidR="00AE3BD8" w:rsidRDefault="00AE3BD8">
      <w:r>
        <w:t>Pour permettre la définition de tels éléments, le langage FIGARO permet d'écrire une section introduite par le mot-clé GLOBAL qui peut être décrite par les mêmes champs qu'un TYPE à l'exception, toutefois, des interfaces. En effet, les champs associés au paragraphe GLOBAL sont accessibles par tous les objets du système (ce sont des variables globales). Le pseudo type GLOBAL est donc implicitement interfacé avec tous les objets du système.</w:t>
      </w:r>
    </w:p>
    <w:p w:rsidR="00AE3BD8" w:rsidRDefault="00AE3BD8">
      <w:pPr>
        <w:pStyle w:val="Courrier"/>
        <w:outlineLvl w:val="0"/>
        <w:rPr>
          <w:b/>
          <w:noProof w:val="0"/>
        </w:rPr>
      </w:pPr>
      <w:r>
        <w:rPr>
          <w:b/>
          <w:noProof w:val="0"/>
        </w:rPr>
        <w:t>GLOBAL</w:t>
      </w:r>
    </w:p>
    <w:p w:rsidR="00AE3BD8" w:rsidRDefault="00AE3BD8">
      <w:pPr>
        <w:pStyle w:val="Courrier"/>
        <w:outlineLvl w:val="0"/>
        <w:rPr>
          <w:noProof w:val="0"/>
        </w:rPr>
      </w:pPr>
    </w:p>
    <w:p w:rsidR="00AE3BD8" w:rsidRDefault="00AE3BD8">
      <w:pPr>
        <w:pStyle w:val="Courrier"/>
        <w:outlineLvl w:val="0"/>
        <w:rPr>
          <w:noProof w:val="0"/>
        </w:rPr>
      </w:pPr>
      <w:r>
        <w:rPr>
          <w:b/>
          <w:noProof w:val="0"/>
        </w:rPr>
        <w:t>CONSTANTE</w:t>
      </w:r>
    </w:p>
    <w:p w:rsidR="00AE3BD8" w:rsidRDefault="00AE3BD8">
      <w:pPr>
        <w:pStyle w:val="Courrier"/>
        <w:rPr>
          <w:noProof w:val="0"/>
        </w:rPr>
      </w:pPr>
      <w:r>
        <w:rPr>
          <w:noProof w:val="0"/>
        </w:rPr>
        <w:tab/>
        <w:t xml:space="preserve">c </w:t>
      </w:r>
      <w:r>
        <w:rPr>
          <w:b/>
          <w:noProof w:val="0"/>
        </w:rPr>
        <w:t>DOMAINE REEL</w:t>
      </w:r>
      <w:r>
        <w:rPr>
          <w:noProof w:val="0"/>
        </w:rPr>
        <w:t xml:space="preserve"> </w:t>
      </w:r>
      <w:r>
        <w:rPr>
          <w:b/>
          <w:noProof w:val="0"/>
        </w:rPr>
        <w:t>PAR_DEFAUT</w:t>
      </w:r>
      <w:r>
        <w:rPr>
          <w:noProof w:val="0"/>
        </w:rPr>
        <w:t xml:space="preserve"> 0;</w:t>
      </w:r>
    </w:p>
    <w:p w:rsidR="00AE3BD8" w:rsidRDefault="00AE3BD8">
      <w:pPr>
        <w:pStyle w:val="Courrier"/>
        <w:outlineLvl w:val="0"/>
        <w:rPr>
          <w:noProof w:val="0"/>
        </w:rPr>
      </w:pPr>
      <w:r>
        <w:rPr>
          <w:b/>
          <w:noProof w:val="0"/>
        </w:rPr>
        <w:t>ATTRIBUT</w:t>
      </w:r>
    </w:p>
    <w:p w:rsidR="00AE3BD8" w:rsidRDefault="00AE3BD8">
      <w:pPr>
        <w:pStyle w:val="Courrier"/>
        <w:rPr>
          <w:noProof w:val="0"/>
        </w:rPr>
      </w:pPr>
      <w:r>
        <w:rPr>
          <w:noProof w:val="0"/>
        </w:rPr>
        <w:tab/>
        <w:t xml:space="preserve">x </w:t>
      </w:r>
      <w:r>
        <w:rPr>
          <w:b/>
          <w:noProof w:val="0"/>
        </w:rPr>
        <w:t>DOMAINE REEL</w:t>
      </w:r>
      <w:r>
        <w:rPr>
          <w:noProof w:val="0"/>
        </w:rPr>
        <w:t xml:space="preserve"> ;</w:t>
      </w:r>
    </w:p>
    <w:p w:rsidR="00AE3BD8" w:rsidRDefault="00AE3BD8">
      <w:pPr>
        <w:pStyle w:val="Courrier"/>
        <w:rPr>
          <w:noProof w:val="0"/>
        </w:rPr>
      </w:pPr>
      <w:r>
        <w:rPr>
          <w:noProof w:val="0"/>
        </w:rPr>
        <w:tab/>
        <w:t xml:space="preserve">y </w:t>
      </w:r>
      <w:r>
        <w:rPr>
          <w:b/>
          <w:noProof w:val="0"/>
        </w:rPr>
        <w:t>DOMAINE REEL</w:t>
      </w:r>
      <w:r>
        <w:rPr>
          <w:noProof w:val="0"/>
        </w:rPr>
        <w:t xml:space="preserve"> ;</w:t>
      </w:r>
    </w:p>
    <w:p w:rsidR="00AE3BD8" w:rsidRDefault="00AE3BD8">
      <w:pPr>
        <w:pStyle w:val="Courrier"/>
        <w:rPr>
          <w:noProof w:val="0"/>
        </w:rPr>
      </w:pPr>
    </w:p>
    <w:p w:rsidR="00AE3BD8" w:rsidRDefault="00AE3BD8">
      <w:pPr>
        <w:pStyle w:val="Courrier"/>
        <w:rPr>
          <w:noProof w:val="0"/>
        </w:rPr>
      </w:pPr>
      <w:r>
        <w:rPr>
          <w:b/>
          <w:noProof w:val="0"/>
        </w:rPr>
        <w:t>TYPE</w:t>
      </w:r>
      <w:r>
        <w:rPr>
          <w:noProof w:val="0"/>
        </w:rPr>
        <w:t xml:space="preserve"> sommet ;</w:t>
      </w:r>
    </w:p>
    <w:p w:rsidR="00AE3BD8" w:rsidRDefault="00AE3BD8">
      <w:pPr>
        <w:pStyle w:val="Courrier"/>
        <w:outlineLvl w:val="0"/>
        <w:rPr>
          <w:noProof w:val="0"/>
        </w:rPr>
      </w:pPr>
      <w:r>
        <w:rPr>
          <w:b/>
          <w:noProof w:val="0"/>
        </w:rPr>
        <w:t>ATTRIBUT</w:t>
      </w:r>
    </w:p>
    <w:p w:rsidR="00AE3BD8" w:rsidRDefault="00AE3BD8">
      <w:pPr>
        <w:pStyle w:val="Courrier"/>
        <w:rPr>
          <w:noProof w:val="0"/>
        </w:rPr>
      </w:pPr>
      <w:r>
        <w:rPr>
          <w:noProof w:val="0"/>
        </w:rPr>
        <w:tab/>
        <w:t xml:space="preserve">a </w:t>
      </w:r>
      <w:r>
        <w:rPr>
          <w:b/>
          <w:noProof w:val="0"/>
        </w:rPr>
        <w:t>DOMAINE REEL</w:t>
      </w:r>
      <w:r>
        <w:rPr>
          <w:noProof w:val="0"/>
        </w:rPr>
        <w:t xml:space="preserve"> ;</w:t>
      </w:r>
    </w:p>
    <w:p w:rsidR="00AE3BD8" w:rsidRDefault="00AE3BD8">
      <w:pPr>
        <w:pStyle w:val="Courrier"/>
        <w:rPr>
          <w:noProof w:val="0"/>
          <w:lang w:val="en-GB"/>
        </w:rPr>
      </w:pPr>
      <w:r>
        <w:rPr>
          <w:noProof w:val="0"/>
        </w:rPr>
        <w:tab/>
      </w:r>
      <w:r>
        <w:rPr>
          <w:noProof w:val="0"/>
          <w:lang w:val="en-GB"/>
        </w:rPr>
        <w:t xml:space="preserve">b </w:t>
      </w:r>
      <w:r>
        <w:rPr>
          <w:b/>
          <w:noProof w:val="0"/>
          <w:lang w:val="en-GB"/>
        </w:rPr>
        <w:t>DOMAINE REEL</w:t>
      </w:r>
      <w:r>
        <w:rPr>
          <w:noProof w:val="0"/>
          <w:lang w:val="en-GB"/>
        </w:rPr>
        <w:t xml:space="preserve"> ;</w:t>
      </w:r>
    </w:p>
    <w:p w:rsidR="00AE3BD8" w:rsidRDefault="00AE3BD8">
      <w:pPr>
        <w:pStyle w:val="Courrier"/>
        <w:outlineLvl w:val="0"/>
        <w:rPr>
          <w:noProof w:val="0"/>
          <w:lang w:val="en-GB"/>
        </w:rPr>
      </w:pPr>
      <w:r>
        <w:rPr>
          <w:b/>
          <w:noProof w:val="0"/>
          <w:lang w:val="en-GB"/>
        </w:rPr>
        <w:t>EQUATION</w:t>
      </w:r>
    </w:p>
    <w:p w:rsidR="00AE3BD8" w:rsidRDefault="00AE3BD8">
      <w:pPr>
        <w:pStyle w:val="Courrier"/>
        <w:rPr>
          <w:noProof w:val="0"/>
          <w:lang w:val="en-GB"/>
        </w:rPr>
      </w:pPr>
      <w:r>
        <w:rPr>
          <w:noProof w:val="0"/>
          <w:lang w:val="en-GB"/>
        </w:rPr>
        <w:t>equ1</w:t>
      </w:r>
    </w:p>
    <w:p w:rsidR="00AE3BD8" w:rsidRDefault="00AE3BD8">
      <w:pPr>
        <w:pStyle w:val="Courrier"/>
        <w:outlineLvl w:val="0"/>
        <w:rPr>
          <w:noProof w:val="0"/>
          <w:lang w:val="en-GB"/>
        </w:rPr>
      </w:pPr>
      <w:r>
        <w:rPr>
          <w:b/>
          <w:noProof w:val="0"/>
          <w:lang w:val="en-GB"/>
        </w:rPr>
        <w:t>SYSTEME_EQUATIONS</w:t>
      </w:r>
      <w:r>
        <w:rPr>
          <w:noProof w:val="0"/>
          <w:lang w:val="en-GB"/>
        </w:rPr>
        <w:t xml:space="preserve"> sys1</w:t>
      </w:r>
    </w:p>
    <w:p w:rsidR="00AE3BD8" w:rsidRDefault="00AE3BD8">
      <w:pPr>
        <w:pStyle w:val="Courrier"/>
        <w:outlineLvl w:val="0"/>
        <w:rPr>
          <w:noProof w:val="0"/>
        </w:rPr>
      </w:pPr>
      <w:r>
        <w:rPr>
          <w:b/>
          <w:noProof w:val="0"/>
        </w:rPr>
        <w:t>GENRE LINEAIRE</w:t>
      </w:r>
    </w:p>
    <w:p w:rsidR="00AE3BD8" w:rsidRDefault="00AE3BD8">
      <w:pPr>
        <w:pStyle w:val="Courrier"/>
        <w:outlineLvl w:val="0"/>
        <w:rPr>
          <w:noProof w:val="0"/>
        </w:rPr>
      </w:pPr>
      <w:r>
        <w:rPr>
          <w:b/>
          <w:noProof w:val="0"/>
        </w:rPr>
        <w:t>FORMULE</w:t>
      </w:r>
      <w:r>
        <w:rPr>
          <w:noProof w:val="0"/>
        </w:rPr>
        <w:t xml:space="preserve"> a*?x + b*?y = c ;</w:t>
      </w:r>
    </w:p>
    <w:p w:rsidR="00AE3BD8" w:rsidRDefault="00AE3BD8">
      <w:pPr>
        <w:pStyle w:val="Courrier"/>
        <w:rPr>
          <w:noProof w:val="0"/>
        </w:rPr>
      </w:pPr>
    </w:p>
    <w:p w:rsidR="00AE3BD8" w:rsidRDefault="00AE3BD8"/>
    <w:p w:rsidR="00AE3BD8" w:rsidRDefault="00AE3BD8">
      <w:pPr>
        <w:pStyle w:val="Titre2"/>
      </w:pPr>
      <w:bookmarkStart w:id="620" w:name="_Toc343072237"/>
      <w:bookmarkStart w:id="621" w:name="_Toc443104487"/>
      <w:bookmarkStart w:id="622" w:name="_Toc399235958"/>
      <w:r>
        <w:t>Héritage et surcharge</w:t>
      </w:r>
      <w:bookmarkEnd w:id="620"/>
      <w:bookmarkEnd w:id="621"/>
      <w:bookmarkEnd w:id="622"/>
      <w:r>
        <w:t xml:space="preserve"> </w:t>
      </w:r>
      <w:r>
        <w:fldChar w:fldCharType="begin"/>
      </w:r>
      <w:r>
        <w:instrText xml:space="preserve"> XE "Héritage" </w:instrText>
      </w:r>
      <w:r>
        <w:fldChar w:fldCharType="end"/>
      </w:r>
      <w:r>
        <w:fldChar w:fldCharType="begin"/>
      </w:r>
      <w:r>
        <w:instrText xml:space="preserve"> XE "Surcharge" </w:instrText>
      </w:r>
      <w:r>
        <w:fldChar w:fldCharType="end"/>
      </w:r>
    </w:p>
    <w:p w:rsidR="00AE3BD8" w:rsidRDefault="00AE3BD8">
      <w:r>
        <w:t>Les règles de gestion des mécanismes de surcharge et d'héritage mises en oeuvre dans FIGARO sont complètement explicitées en référence /2/. Dans ce manuel, nous nous contenterons d'exposer les principes de ces mécanismes et les interdits associés.</w:t>
      </w:r>
    </w:p>
    <w:p w:rsidR="00AE3BD8" w:rsidRDefault="00AE3BD8">
      <w:r>
        <w:t>Le mécanisme de surcharge est mis en oeuvre avec les deux principes suivants :</w:t>
      </w:r>
    </w:p>
    <w:p w:rsidR="00AE3BD8" w:rsidRDefault="00AE3BD8">
      <w:r>
        <w:t>- La surcharge (redéfinition) d'une caractéristique (ou d'une partie seulement) s'effectue sur son nom.</w:t>
      </w:r>
    </w:p>
    <w:p w:rsidR="00AE3BD8" w:rsidRDefault="00AE3BD8">
      <w:r>
        <w:t>- Le "dernier qui parle a raison" : un type peut redéfinir localement les caractéristiques du ou des types dont il hérite. La surcharge peut également s'effectuer entre types hérités. Dans ce cas, c'est l'ordre d'apparition des types pères dans la facette SORTE_DE qui détermine l'ordre de prise en compte des caractéristiques et de leurs facettes.</w:t>
      </w:r>
    </w:p>
    <w:p w:rsidR="00AE3BD8" w:rsidRDefault="00AE3BD8">
      <w:r>
        <w:t>Voici les principaux interdits associés à ce mécanisme :</w:t>
      </w:r>
    </w:p>
    <w:p w:rsidR="00AE3BD8" w:rsidRDefault="00AE3BD8">
      <w:r>
        <w:t>- Il est interdit de modifier dans un type la nature (attribut, constante, paramètre loi, effet, panne) d'un champ défini dans un père.</w:t>
      </w:r>
    </w:p>
    <w:p w:rsidR="00AE3BD8" w:rsidRDefault="00AE3BD8">
      <w:pPr>
        <w:pStyle w:val="Courrier"/>
        <w:keepNext/>
      </w:pPr>
      <w:r>
        <w:rPr>
          <w:b/>
        </w:rPr>
        <w:t>TYPE</w:t>
      </w:r>
      <w:r>
        <w:t xml:space="preserve"> pompe ;</w:t>
      </w:r>
    </w:p>
    <w:p w:rsidR="00AE3BD8" w:rsidRDefault="00AE3BD8">
      <w:pPr>
        <w:pStyle w:val="Courrier"/>
        <w:keepNext/>
        <w:outlineLvl w:val="0"/>
      </w:pPr>
      <w:r>
        <w:rPr>
          <w:b/>
        </w:rPr>
        <w:t>ATTRIBUT</w:t>
      </w:r>
    </w:p>
    <w:p w:rsidR="00AE3BD8" w:rsidRDefault="00AE3BD8">
      <w:pPr>
        <w:pStyle w:val="Courrier"/>
        <w:keepNext/>
      </w:pPr>
      <w:r>
        <w:tab/>
        <w:t xml:space="preserve">a </w:t>
      </w:r>
      <w:r>
        <w:rPr>
          <w:b/>
        </w:rPr>
        <w:t>DOMAINE BOOLEEN</w:t>
      </w:r>
      <w:r>
        <w:t xml:space="preserve"> ;</w:t>
      </w:r>
    </w:p>
    <w:p w:rsidR="00AE3BD8" w:rsidRDefault="00AE3BD8">
      <w:pPr>
        <w:pStyle w:val="Courrier"/>
        <w:keepNext/>
      </w:pPr>
    </w:p>
    <w:p w:rsidR="00AE3BD8" w:rsidRDefault="00AE3BD8">
      <w:pPr>
        <w:pStyle w:val="Courrier"/>
        <w:keepNext/>
        <w:outlineLvl w:val="0"/>
      </w:pPr>
      <w:r>
        <w:rPr>
          <w:b/>
        </w:rPr>
        <w:t>TYPE</w:t>
      </w:r>
      <w:r>
        <w:t xml:space="preserve"> pompe_secours</w:t>
      </w:r>
    </w:p>
    <w:p w:rsidR="00AE3BD8" w:rsidRDefault="00AE3BD8">
      <w:pPr>
        <w:pStyle w:val="Courrier"/>
        <w:keepNext/>
        <w:outlineLvl w:val="0"/>
      </w:pPr>
      <w:r>
        <w:tab/>
      </w:r>
      <w:r>
        <w:rPr>
          <w:b/>
        </w:rPr>
        <w:t>SORTE_DE</w:t>
      </w:r>
      <w:r>
        <w:t xml:space="preserve"> pompe ;</w:t>
      </w:r>
    </w:p>
    <w:p w:rsidR="00AE3BD8" w:rsidRDefault="00AE3BD8">
      <w:pPr>
        <w:pStyle w:val="Courrier"/>
        <w:keepNext/>
        <w:outlineLvl w:val="0"/>
      </w:pPr>
      <w:r>
        <w:rPr>
          <w:b/>
        </w:rPr>
        <w:t>CONSTANTE</w:t>
      </w:r>
    </w:p>
    <w:p w:rsidR="00AE3BD8" w:rsidRDefault="00AE3BD8">
      <w:pPr>
        <w:pStyle w:val="Courrier"/>
      </w:pPr>
      <w:r>
        <w:tab/>
        <w:t xml:space="preserve">a </w:t>
      </w:r>
      <w:r>
        <w:rPr>
          <w:b/>
        </w:rPr>
        <w:t>DOMAINE BOOLEEN ; (*INTERDIT*)</w:t>
      </w:r>
    </w:p>
    <w:p w:rsidR="00AE3BD8" w:rsidRDefault="00AE3BD8">
      <w:pPr>
        <w:pStyle w:val="Courrier"/>
      </w:pPr>
    </w:p>
    <w:p w:rsidR="00AE3BD8" w:rsidRDefault="00AE3BD8">
      <w:pPr>
        <w:outlineLvl w:val="0"/>
      </w:pPr>
      <w:r>
        <w:t>Le champ 'a' défini initialement comme attribut est redéfini comme constante.</w:t>
      </w:r>
    </w:p>
    <w:p w:rsidR="00AE3BD8" w:rsidRDefault="00AE3BD8">
      <w:r>
        <w:t>- Il est interdit de surcharger le domaine d'un champ :</w:t>
      </w:r>
    </w:p>
    <w:p w:rsidR="00AE3BD8" w:rsidRDefault="00AE3BD8">
      <w:pPr>
        <w:pStyle w:val="Courrier"/>
        <w:keepNext/>
      </w:pPr>
      <w:r>
        <w:rPr>
          <w:b/>
        </w:rPr>
        <w:t>TYPE</w:t>
      </w:r>
      <w:r>
        <w:t xml:space="preserve"> pompe ;</w:t>
      </w:r>
    </w:p>
    <w:p w:rsidR="00AE3BD8" w:rsidRDefault="00AE3BD8">
      <w:pPr>
        <w:pStyle w:val="Courrier"/>
        <w:keepNext/>
        <w:outlineLvl w:val="0"/>
      </w:pPr>
      <w:r>
        <w:rPr>
          <w:b/>
        </w:rPr>
        <w:t>ATTRIBUT</w:t>
      </w:r>
    </w:p>
    <w:p w:rsidR="00AE3BD8" w:rsidRDefault="00AE3BD8">
      <w:pPr>
        <w:pStyle w:val="Courrier"/>
        <w:keepNext/>
      </w:pPr>
      <w:r>
        <w:tab/>
        <w:t xml:space="preserve">a </w:t>
      </w:r>
      <w:r>
        <w:rPr>
          <w:b/>
        </w:rPr>
        <w:t>DOMAINE BOOLEEN</w:t>
      </w:r>
      <w:r>
        <w:t xml:space="preserve"> ;</w:t>
      </w:r>
    </w:p>
    <w:p w:rsidR="00AE3BD8" w:rsidRDefault="00AE3BD8">
      <w:pPr>
        <w:pStyle w:val="Courrier"/>
        <w:keepNext/>
      </w:pPr>
    </w:p>
    <w:p w:rsidR="00AE3BD8" w:rsidRDefault="00AE3BD8">
      <w:pPr>
        <w:pStyle w:val="Courrier"/>
        <w:keepNext/>
        <w:outlineLvl w:val="0"/>
      </w:pPr>
      <w:r>
        <w:rPr>
          <w:b/>
        </w:rPr>
        <w:t>TYPE</w:t>
      </w:r>
      <w:r>
        <w:t xml:space="preserve"> pompe_secours</w:t>
      </w:r>
    </w:p>
    <w:p w:rsidR="00AE3BD8" w:rsidRDefault="00AE3BD8">
      <w:pPr>
        <w:pStyle w:val="Courrier"/>
        <w:keepNext/>
        <w:outlineLvl w:val="0"/>
      </w:pPr>
      <w:r>
        <w:tab/>
      </w:r>
      <w:r>
        <w:rPr>
          <w:b/>
        </w:rPr>
        <w:t>SORTE_DE</w:t>
      </w:r>
      <w:r>
        <w:t xml:space="preserve"> pompe ;</w:t>
      </w:r>
    </w:p>
    <w:p w:rsidR="00AE3BD8" w:rsidRDefault="00AE3BD8">
      <w:pPr>
        <w:pStyle w:val="Courrier"/>
        <w:keepNext/>
        <w:outlineLvl w:val="0"/>
      </w:pPr>
      <w:r>
        <w:rPr>
          <w:b/>
        </w:rPr>
        <w:t>ATTRIBUT</w:t>
      </w:r>
    </w:p>
    <w:p w:rsidR="00AE3BD8" w:rsidRDefault="00AE3BD8">
      <w:pPr>
        <w:pStyle w:val="Courrier"/>
      </w:pPr>
      <w:r>
        <w:tab/>
        <w:t xml:space="preserve">a </w:t>
      </w:r>
      <w:r>
        <w:rPr>
          <w:b/>
        </w:rPr>
        <w:t>DOMAINE REEL ; (*INTERDIT*)</w:t>
      </w:r>
    </w:p>
    <w:p w:rsidR="00AE3BD8" w:rsidRDefault="00AE3BD8">
      <w:pPr>
        <w:pStyle w:val="Courrier"/>
      </w:pPr>
    </w:p>
    <w:p w:rsidR="00AE3BD8" w:rsidRDefault="00AE3BD8">
      <w:pPr>
        <w:outlineLvl w:val="0"/>
      </w:pPr>
      <w:r>
        <w:t>Le champ 'a' défini initialement comme booléen est redéfini comme réel.</w:t>
      </w:r>
    </w:p>
    <w:p w:rsidR="00AE3BD8" w:rsidRDefault="00AE3BD8">
      <w:pPr>
        <w:pStyle w:val="Courrier"/>
      </w:pPr>
    </w:p>
    <w:p w:rsidR="00AE3BD8" w:rsidRDefault="00AE3BD8">
      <w:r>
        <w:t xml:space="preserve">Il est </w:t>
      </w:r>
      <w:r w:rsidR="00232F04">
        <w:t>en revanche</w:t>
      </w:r>
      <w:r>
        <w:t xml:space="preserve"> autorisé de surcharger un domaine énuméré (de l'étendre, de le modifier, de le restreindre, etc.). La surcharge d'un domaine énuméré comporte les restrictions suivantes :</w:t>
      </w:r>
    </w:p>
    <w:p w:rsidR="00AE3BD8" w:rsidRDefault="00AE3BD8">
      <w:pPr>
        <w:numPr>
          <w:ilvl w:val="0"/>
          <w:numId w:val="2"/>
        </w:numPr>
      </w:pPr>
      <w:r>
        <w:t>Le domaine doit rester un domaine énuméré.</w:t>
      </w:r>
    </w:p>
    <w:p w:rsidR="00AE3BD8" w:rsidRDefault="00AE3BD8">
      <w:pPr>
        <w:numPr>
          <w:ilvl w:val="0"/>
          <w:numId w:val="2"/>
        </w:numPr>
      </w:pPr>
      <w:r>
        <w:t>La surcharge d'un domaine énuméré est autorisé à condition qu'au moins un élément du nouveau domaine soit commun aux deux domaines.</w:t>
      </w:r>
    </w:p>
    <w:p w:rsidR="00AE3BD8" w:rsidRDefault="00AE3BD8">
      <w:r>
        <w:t>- La surcharge d'une interface est autorisée uniquement si le type avec lequel on surcharge est un sous-type du type surchargé.</w:t>
      </w:r>
    </w:p>
    <w:p w:rsidR="00AE3BD8" w:rsidRDefault="00AE3BD8">
      <w:pPr>
        <w:pStyle w:val="Courrier"/>
        <w:keepNext/>
        <w:outlineLvl w:val="0"/>
      </w:pPr>
      <w:r>
        <w:rPr>
          <w:b/>
        </w:rPr>
        <w:t>TYPE</w:t>
      </w:r>
      <w:r>
        <w:t xml:space="preserve"> composant_hydraulique ;</w:t>
      </w:r>
    </w:p>
    <w:p w:rsidR="00AE3BD8" w:rsidRDefault="00AE3BD8">
      <w:pPr>
        <w:pStyle w:val="Courrier"/>
        <w:keepNext/>
        <w:outlineLvl w:val="0"/>
      </w:pPr>
      <w:r>
        <w:rPr>
          <w:b/>
        </w:rPr>
        <w:t>INTERFACE</w:t>
      </w:r>
    </w:p>
    <w:p w:rsidR="00AE3BD8" w:rsidRDefault="00AE3BD8">
      <w:pPr>
        <w:pStyle w:val="Courrier"/>
        <w:keepNext/>
      </w:pPr>
      <w:r>
        <w:tab/>
        <w:t>secours GENRE composant_hydraulique ;</w:t>
      </w:r>
    </w:p>
    <w:p w:rsidR="00AE3BD8" w:rsidRDefault="00AE3BD8">
      <w:pPr>
        <w:pStyle w:val="Courrier"/>
        <w:keepNext/>
      </w:pPr>
    </w:p>
    <w:p w:rsidR="00AE3BD8" w:rsidRDefault="00AE3BD8">
      <w:pPr>
        <w:pStyle w:val="Courrier"/>
        <w:keepNext/>
        <w:outlineLvl w:val="0"/>
      </w:pPr>
      <w:r>
        <w:rPr>
          <w:b/>
        </w:rPr>
        <w:t>TYPE</w:t>
      </w:r>
      <w:r>
        <w:t xml:space="preserve"> pompe;</w:t>
      </w:r>
    </w:p>
    <w:p w:rsidR="00AE3BD8" w:rsidRDefault="00AE3BD8">
      <w:pPr>
        <w:pStyle w:val="Courrier"/>
        <w:keepNext/>
        <w:outlineLvl w:val="0"/>
      </w:pPr>
      <w:r>
        <w:rPr>
          <w:b/>
        </w:rPr>
        <w:t>INTERFACE</w:t>
      </w:r>
    </w:p>
    <w:p w:rsidR="00AE3BD8" w:rsidRDefault="00AE3BD8">
      <w:pPr>
        <w:pStyle w:val="Courrier"/>
        <w:keepNext/>
      </w:pPr>
      <w:r>
        <w:tab/>
        <w:t>secours GENRE pompe;</w:t>
      </w:r>
    </w:p>
    <w:p w:rsidR="00AE3BD8" w:rsidRDefault="00AE3BD8"/>
    <w:p w:rsidR="00AE3BD8" w:rsidRDefault="00AE3BD8">
      <w:r>
        <w:t>- Il est interdit de surcharger une règle d'interaction par une règle d'occurrence et réciproquement.</w:t>
      </w:r>
    </w:p>
    <w:p w:rsidR="00AE3BD8" w:rsidRDefault="00AE3BD8">
      <w:r>
        <w:t>- Il est interdit de surcharger les caractéristiques d'un type dans un objet particulier instance de ce type.</w:t>
      </w:r>
    </w:p>
    <w:p w:rsidR="00AE3BD8" w:rsidRDefault="00AE3BD8"/>
    <w:p w:rsidR="00AE3BD8" w:rsidRDefault="00AE3BD8">
      <w:pPr>
        <w:pStyle w:val="Titre2"/>
      </w:pPr>
      <w:bookmarkStart w:id="623" w:name="_Toc334607225"/>
      <w:bookmarkStart w:id="624" w:name="_Toc335111930"/>
      <w:bookmarkStart w:id="625" w:name="_Toc335647166"/>
      <w:bookmarkStart w:id="626" w:name="_Toc335647260"/>
      <w:bookmarkStart w:id="627" w:name="_Toc335704173"/>
      <w:bookmarkStart w:id="628" w:name="_Toc342099233"/>
      <w:bookmarkStart w:id="629" w:name="_Toc342986885"/>
      <w:bookmarkStart w:id="630" w:name="_Toc343072238"/>
      <w:bookmarkStart w:id="631" w:name="_Toc443104488"/>
      <w:bookmarkStart w:id="632" w:name="_Toc399235959"/>
      <w:r>
        <w:t>Les Groupes</w:t>
      </w:r>
      <w:bookmarkEnd w:id="623"/>
      <w:bookmarkEnd w:id="624"/>
      <w:bookmarkEnd w:id="625"/>
      <w:bookmarkEnd w:id="626"/>
      <w:bookmarkEnd w:id="627"/>
      <w:bookmarkEnd w:id="628"/>
      <w:bookmarkEnd w:id="629"/>
      <w:bookmarkEnd w:id="630"/>
      <w:bookmarkEnd w:id="631"/>
      <w:bookmarkEnd w:id="632"/>
    </w:p>
    <w:p w:rsidR="00AE3BD8" w:rsidRDefault="00AE3BD8">
      <w:r>
        <w:t xml:space="preserve">En principe, lors de l'exploitation d'un modèle FIGARO, toutes les règles d'interaction et d'occurrence appartenant à des objets du système étudié sont analysées. En fait, ce principe de base peut être raffiné par l'introduction de la notion de </w:t>
      </w:r>
      <w:r>
        <w:rPr>
          <w:b/>
        </w:rPr>
        <w:t>groupes de règles</w:t>
      </w:r>
      <w:r>
        <w:t>.</w:t>
      </w:r>
    </w:p>
    <w:p w:rsidR="00AE3BD8" w:rsidRDefault="00AE3BD8">
      <w:r>
        <w:t xml:space="preserve">Dans une base de connaissances, il est possible de définir des </w:t>
      </w:r>
      <w:r>
        <w:rPr>
          <w:b/>
        </w:rPr>
        <w:t>groupes</w:t>
      </w:r>
      <w:r>
        <w:t xml:space="preserve"> particuliers de règles à partir de l'ensemble des règles du modèle. Cette possibilité permet, lors de l'exploitation d'un modèle FIGARO, d'effectuer une analyse sélective du modèle en restreignant l'ensemble des règles à analyser à un ou plusieurs groupes de règles.</w:t>
      </w:r>
    </w:p>
    <w:p w:rsidR="00AE3BD8" w:rsidRDefault="00AE3BD8">
      <w:pPr>
        <w:rPr>
          <w:i/>
        </w:rPr>
      </w:pPr>
      <w:r>
        <w:rPr>
          <w:i/>
        </w:rPr>
        <w:t>Prenons par exemple le cas d'une base de connaissances destinée à être utilisée pour générer automatiquement des arbres de défaillances sur des systèmes thermohydrauliques. Dans cette base, les redondances actives entre composants ne sont pas modélisées car, pour permettre l'étude du système par arbre de défaillances, on fait l'approximation que toutes les redondances du système sont passives.</w:t>
      </w:r>
    </w:p>
    <w:p w:rsidR="00AE3BD8" w:rsidRDefault="00AE3BD8">
      <w:pPr>
        <w:rPr>
          <w:i/>
        </w:rPr>
      </w:pPr>
      <w:r>
        <w:rPr>
          <w:i/>
        </w:rPr>
        <w:t>On veut ensuite utiliser cette même base de connaissances pour construire un modèle du type "graphe d'états" permettant de valider cette approximation. Pour ce faire, on va enrichir la base de connaissances initiale des règles modélisant les redondances actives entre composants et créer deux groupes de règles, le groupe "passif" et le groupe "actif".</w:t>
      </w:r>
    </w:p>
    <w:p w:rsidR="00AE3BD8" w:rsidRDefault="00AE3BD8">
      <w:pPr>
        <w:pStyle w:val="Dcal"/>
        <w:rPr>
          <w:i/>
        </w:rPr>
      </w:pPr>
      <w:r>
        <w:rPr>
          <w:i/>
        </w:rPr>
        <w:t>-</w:t>
      </w:r>
      <w:r>
        <w:rPr>
          <w:i/>
        </w:rPr>
        <w:tab/>
        <w:t>Toutes les règles modélisant le système sans tenir compte des redondances actives seront attribuées au groupe "passif".</w:t>
      </w:r>
    </w:p>
    <w:p w:rsidR="00AE3BD8" w:rsidRDefault="00AE3BD8">
      <w:pPr>
        <w:pStyle w:val="Dcal"/>
        <w:rPr>
          <w:i/>
        </w:rPr>
      </w:pPr>
      <w:r>
        <w:rPr>
          <w:i/>
        </w:rPr>
        <w:t>-</w:t>
      </w:r>
      <w:r>
        <w:rPr>
          <w:i/>
        </w:rPr>
        <w:tab/>
        <w:t>Toutes les règles modélisant les redondances actives entre composants seront attribuées au groupe "actif".</w:t>
      </w:r>
    </w:p>
    <w:p w:rsidR="00AE3BD8" w:rsidRDefault="00AE3BD8">
      <w:pPr>
        <w:rPr>
          <w:i/>
        </w:rPr>
      </w:pPr>
      <w:r>
        <w:rPr>
          <w:i/>
        </w:rPr>
        <w:t>Lorsque la base de connaissances sera utilisée pour générer un modèle du type graphe d'états, on analysera uniquement les règles du groupe "actif". A ce jour, les groupes ne sont pas exploités par le traitement d'exploitation d'un modèle en chaînage arrière.</w:t>
      </w:r>
    </w:p>
    <w:p w:rsidR="00AE3BD8" w:rsidRDefault="00AE3BD8">
      <w:r>
        <w:t xml:space="preserve">Les groupes de règles de la base de connaissances sont déclarés en début de base de connaissances dans la section NOM_DES_GROUPES </w:t>
      </w:r>
      <w:r>
        <w:fldChar w:fldCharType="begin"/>
      </w:r>
      <w:r>
        <w:instrText xml:space="preserve"> XE "NOM_DES_GROUPES" </w:instrText>
      </w:r>
      <w:r>
        <w:fldChar w:fldCharType="end"/>
      </w:r>
      <w:r>
        <w:t xml:space="preserve"> (</w:t>
      </w:r>
      <w:r>
        <w:rPr>
          <w:b/>
        </w:rPr>
        <w:t>l'information recensant les identifiants des groupes utilisés dans la base est une information relative à l'ensemble de la base et non à un type particulier</w:t>
      </w:r>
      <w:r>
        <w:t>).</w:t>
      </w:r>
    </w:p>
    <w:p w:rsidR="00AE3BD8" w:rsidRDefault="00AE3BD8">
      <w:pPr>
        <w:pStyle w:val="Courrier"/>
        <w:outlineLvl w:val="0"/>
        <w:rPr>
          <w:noProof w:val="0"/>
        </w:rPr>
      </w:pPr>
      <w:r>
        <w:rPr>
          <w:b/>
          <w:noProof w:val="0"/>
        </w:rPr>
        <w:t>NOMS_DES_GROUPES</w:t>
      </w:r>
    </w:p>
    <w:p w:rsidR="00AE3BD8" w:rsidRDefault="00AE3BD8">
      <w:pPr>
        <w:pStyle w:val="Courrier"/>
        <w:rPr>
          <w:noProof w:val="0"/>
        </w:rPr>
      </w:pPr>
      <w:r>
        <w:rPr>
          <w:noProof w:val="0"/>
        </w:rPr>
        <w:tab/>
        <w:t>passif ;</w:t>
      </w:r>
    </w:p>
    <w:p w:rsidR="00AE3BD8" w:rsidRDefault="00AE3BD8">
      <w:pPr>
        <w:pStyle w:val="Courrier"/>
        <w:rPr>
          <w:noProof w:val="0"/>
        </w:rPr>
      </w:pPr>
      <w:r>
        <w:rPr>
          <w:noProof w:val="0"/>
        </w:rPr>
        <w:tab/>
        <w:t>actif ;</w:t>
      </w:r>
    </w:p>
    <w:p w:rsidR="00AE3BD8" w:rsidRDefault="00AE3BD8">
      <w:pPr>
        <w:pStyle w:val="Courrier"/>
        <w:rPr>
          <w:noProof w:val="0"/>
        </w:rPr>
      </w:pPr>
    </w:p>
    <w:p w:rsidR="00AE3BD8" w:rsidRDefault="00AE3BD8">
      <w:r>
        <w:t xml:space="preserve">Il est alors possible de spécifier pour une règle d'occurrence ou pour une règle d'interaction que la règle appartient à un ou plusieurs groupes (énumération de groupes) </w:t>
      </w:r>
      <w:r>
        <w:fldChar w:fldCharType="begin"/>
      </w:r>
      <w:r>
        <w:instrText xml:space="preserve"> XE "Enumération" </w:instrText>
      </w:r>
      <w:r>
        <w:fldChar w:fldCharType="end"/>
      </w:r>
      <w:r>
        <w:t xml:space="preserve">en utilisant la facette GROUPE </w:t>
      </w:r>
      <w:r>
        <w:fldChar w:fldCharType="begin"/>
      </w:r>
      <w:r>
        <w:instrText xml:space="preserve"> XE "GROUPE" </w:instrText>
      </w:r>
      <w:r>
        <w:fldChar w:fldCharType="end"/>
      </w:r>
      <w:r>
        <w:t>.</w:t>
      </w:r>
    </w:p>
    <w:p w:rsidR="00AE3BD8" w:rsidRDefault="00AE3BD8">
      <w:pPr>
        <w:pStyle w:val="Courrier"/>
        <w:outlineLvl w:val="0"/>
        <w:rPr>
          <w:b/>
          <w:noProof w:val="0"/>
        </w:rPr>
      </w:pPr>
      <w:r>
        <w:rPr>
          <w:b/>
          <w:noProof w:val="0"/>
        </w:rPr>
        <w:t>INTERACTION</w:t>
      </w:r>
    </w:p>
    <w:p w:rsidR="00AE3BD8" w:rsidRDefault="00AE3BD8">
      <w:pPr>
        <w:pStyle w:val="Courrier"/>
        <w:rPr>
          <w:noProof w:val="0"/>
        </w:rPr>
      </w:pPr>
      <w:r>
        <w:rPr>
          <w:noProof w:val="0"/>
        </w:rPr>
        <w:t>regle_prop</w:t>
      </w:r>
    </w:p>
    <w:p w:rsidR="00AE3BD8" w:rsidRDefault="00AE3BD8">
      <w:pPr>
        <w:pStyle w:val="Courrier"/>
        <w:rPr>
          <w:noProof w:val="0"/>
        </w:rPr>
      </w:pPr>
      <w:r>
        <w:rPr>
          <w:b/>
          <w:noProof w:val="0"/>
        </w:rPr>
        <w:t>GROUPE</w:t>
      </w:r>
      <w:r>
        <w:rPr>
          <w:noProof w:val="0"/>
        </w:rPr>
        <w:t xml:space="preserve"> passif actif</w:t>
      </w:r>
    </w:p>
    <w:p w:rsidR="00AE3BD8" w:rsidRDefault="00AE3BD8">
      <w:pPr>
        <w:pStyle w:val="Courrier"/>
        <w:outlineLvl w:val="0"/>
        <w:rPr>
          <w:noProof w:val="0"/>
        </w:rPr>
      </w:pPr>
      <w:r>
        <w:rPr>
          <w:b/>
          <w:noProof w:val="0"/>
        </w:rPr>
        <w:t>SI IL_EXISTE</w:t>
      </w:r>
      <w:r>
        <w:rPr>
          <w:noProof w:val="0"/>
        </w:rPr>
        <w:t xml:space="preserve"> a </w:t>
      </w:r>
      <w:r>
        <w:rPr>
          <w:b/>
          <w:noProof w:val="0"/>
        </w:rPr>
        <w:t>UN</w:t>
      </w:r>
      <w:r>
        <w:rPr>
          <w:noProof w:val="0"/>
        </w:rPr>
        <w:t xml:space="preserve"> amont </w:t>
      </w:r>
      <w:r>
        <w:rPr>
          <w:b/>
          <w:noProof w:val="0"/>
        </w:rPr>
        <w:t>TEL_QUE</w:t>
      </w:r>
      <w:r>
        <w:rPr>
          <w:noProof w:val="0"/>
        </w:rPr>
        <w:t xml:space="preserve"> relie </w:t>
      </w:r>
      <w:r>
        <w:rPr>
          <w:b/>
          <w:noProof w:val="0"/>
        </w:rPr>
        <w:t>DE</w:t>
      </w:r>
      <w:r>
        <w:rPr>
          <w:noProof w:val="0"/>
        </w:rPr>
        <w:t xml:space="preserve"> a </w:t>
      </w:r>
    </w:p>
    <w:p w:rsidR="00AE3BD8" w:rsidRDefault="00AE3BD8">
      <w:pPr>
        <w:pStyle w:val="Courrier"/>
        <w:outlineLvl w:val="0"/>
        <w:rPr>
          <w:noProof w:val="0"/>
        </w:rPr>
      </w:pPr>
      <w:r>
        <w:rPr>
          <w:b/>
          <w:noProof w:val="0"/>
        </w:rPr>
        <w:t>ALORS</w:t>
      </w:r>
      <w:r>
        <w:rPr>
          <w:noProof w:val="0"/>
        </w:rPr>
        <w:t xml:space="preserve"> relie ;</w:t>
      </w:r>
    </w:p>
    <w:p w:rsidR="00AE3BD8" w:rsidRDefault="00AE3BD8">
      <w:pPr>
        <w:pStyle w:val="Courrier"/>
        <w:rPr>
          <w:noProof w:val="0"/>
        </w:rPr>
      </w:pPr>
    </w:p>
    <w:p w:rsidR="00AE3BD8" w:rsidRDefault="00AE3BD8">
      <w:r>
        <w:t>L'attribution d'une règle à un groupe particulier n'est pas obligatoire. Pour l'exploitation d'un modèle FIGARO, les conventions suivantes ont été adoptées :</w:t>
      </w:r>
    </w:p>
    <w:p w:rsidR="00AE3BD8" w:rsidRDefault="00AE3BD8">
      <w:pPr>
        <w:pStyle w:val="Dcal"/>
      </w:pPr>
      <w:r>
        <w:t>-</w:t>
      </w:r>
      <w:r>
        <w:tab/>
        <w:t>Si aucun nom de groupe n'est spécifié, l'ensemble des règles du modèle est analysé.</w:t>
      </w:r>
    </w:p>
    <w:p w:rsidR="00AE3BD8" w:rsidRDefault="00AE3BD8">
      <w:pPr>
        <w:pStyle w:val="Dcal"/>
      </w:pPr>
      <w:r>
        <w:t>-</w:t>
      </w:r>
      <w:r>
        <w:tab/>
        <w:t>L'utilisateur peut demander l'exploitation d'un modèle FIGARO sur l'union des groupes d'une liste particulière.</w:t>
      </w:r>
    </w:p>
    <w:p w:rsidR="00AE3BD8" w:rsidRDefault="00AE3BD8">
      <w:pPr>
        <w:pStyle w:val="Dcal"/>
        <w:rPr>
          <w:i/>
        </w:rPr>
      </w:pPr>
      <w:r>
        <w:rPr>
          <w:i/>
        </w:rPr>
        <w:tab/>
        <w:t>Ex : analyse des groupes passif UNION actif</w:t>
      </w:r>
    </w:p>
    <w:p w:rsidR="00AE3BD8" w:rsidRDefault="00AE3BD8">
      <w:pPr>
        <w:pStyle w:val="Dcal"/>
      </w:pPr>
      <w:r>
        <w:t>-</w:t>
      </w:r>
      <w:r>
        <w:tab/>
        <w:t>Les règles n'appartenant à aucun groupe pourront être exploitées spécifiquement en demandant l'analyse du groupe identifié par SANS_NOM.</w:t>
      </w:r>
    </w:p>
    <w:p w:rsidR="00AE3BD8" w:rsidRDefault="00AE3BD8">
      <w:pPr>
        <w:pStyle w:val="Dcal"/>
        <w:rPr>
          <w:i/>
        </w:rPr>
      </w:pPr>
      <w:r>
        <w:rPr>
          <w:i/>
        </w:rPr>
        <w:tab/>
        <w:t>Ex : analyse des groupes SANS_NOM UNION actif</w:t>
      </w:r>
    </w:p>
    <w:p w:rsidR="00AE3BD8" w:rsidRDefault="00AE3BD8">
      <w:r>
        <w:t>Il est très important de noter que l'organisation des règles d'une base de connaissances en groupes de règles est une étape importante de la conception de base de connaissances. Plus particulièrement, le rôle de chaque groupe de règles (y compris du groupe SANS_NOM) devra être explicité pour les utilisateurs de la base.</w:t>
      </w:r>
    </w:p>
    <w:p w:rsidR="00AE3BD8" w:rsidRDefault="00AE3BD8">
      <w:r>
        <w:t>Il faut noter  que le découpage du modèle FIGARO en groupes n'est possible que pour les règles. La définition des champs valués du modèle devra donc être adaptée, quels que soient les groupes de règles analysés.</w:t>
      </w:r>
    </w:p>
    <w:p w:rsidR="00AE3BD8" w:rsidRDefault="00AE3BD8">
      <w:r>
        <w:t>Lorsque des groupes ont été définis dans la base de connaissances, ils sont exploitables dans les bases de faits associées à cette base de connaissances. La redéfinition d'un GROUPE dans une base de faits est interdite et provoque un message d'erreur de duplication de nom de groupes. En effet, toutes les données définies dans la base de connaissances sont accessibles dans la base de faits. Il n'est donc pas nécessaire de les redéfinir.</w:t>
      </w:r>
    </w:p>
    <w:p w:rsidR="00AE3BD8" w:rsidRDefault="00AE3BD8">
      <w:pPr>
        <w:pStyle w:val="Titre2"/>
      </w:pPr>
      <w:bookmarkStart w:id="633" w:name="_Toc334607226"/>
      <w:bookmarkStart w:id="634" w:name="_Toc335111931"/>
      <w:bookmarkStart w:id="635" w:name="_Toc335647167"/>
      <w:bookmarkStart w:id="636" w:name="_Toc335647261"/>
      <w:bookmarkStart w:id="637" w:name="_Toc335704174"/>
      <w:bookmarkStart w:id="638" w:name="_Toc342099234"/>
      <w:bookmarkStart w:id="639" w:name="_Toc342986886"/>
      <w:bookmarkStart w:id="640" w:name="_Toc343072239"/>
      <w:bookmarkStart w:id="641" w:name="_Toc443104489"/>
      <w:bookmarkStart w:id="642" w:name="_Toc399235960"/>
      <w:r>
        <w:t>Les étapes</w:t>
      </w:r>
      <w:bookmarkEnd w:id="633"/>
      <w:bookmarkEnd w:id="634"/>
      <w:bookmarkEnd w:id="635"/>
      <w:bookmarkEnd w:id="636"/>
      <w:bookmarkEnd w:id="637"/>
      <w:bookmarkEnd w:id="638"/>
      <w:bookmarkEnd w:id="639"/>
      <w:bookmarkEnd w:id="640"/>
      <w:bookmarkEnd w:id="641"/>
      <w:bookmarkEnd w:id="642"/>
    </w:p>
    <w:p w:rsidR="00AE3BD8" w:rsidRDefault="00AE3BD8">
      <w:r>
        <w:t xml:space="preserve">Comme nous l'avons vu au chapitre </w:t>
      </w:r>
      <w:smartTag w:uri="urn:schemas-microsoft-com:office:smarttags" w:element="metricconverter">
        <w:smartTagPr>
          <w:attr w:name="ProductID" w:val="2, l"/>
        </w:smartTagPr>
        <w:r>
          <w:t>2, l</w:t>
        </w:r>
      </w:smartTag>
      <w:r>
        <w:t>'ordre dans lequel sont appliquées les règles d'interaction d'un modèle FIGARO n'est absolument pas défini. Autrement dit, les bases de règles doivent être écrites de manière à ce que, quel que soit l'ordre d'application, le résultat obtenu soit le même.</w:t>
      </w:r>
    </w:p>
    <w:p w:rsidR="00AE3BD8" w:rsidRDefault="00AE3BD8">
      <w:r>
        <w:t xml:space="preserve">Cependant, il peut arriver que l'on ait besoin d'introduire un ordre dans l'application des règles d'interaction. C'est pourquoi le langage FIGARO permet de </w:t>
      </w:r>
      <w:r>
        <w:rPr>
          <w:b/>
        </w:rPr>
        <w:t>regrouper les règles d'interaction en blocs de règles</w:t>
      </w:r>
      <w:r>
        <w:t xml:space="preserve"> appelés ETAPES et </w:t>
      </w:r>
      <w:r>
        <w:rPr>
          <w:b/>
        </w:rPr>
        <w:t>d'ordonner ces étapes</w:t>
      </w:r>
      <w:r>
        <w:t xml:space="preserve"> afin que les règles soient examinées dans un ordre précis.</w:t>
      </w:r>
    </w:p>
    <w:p w:rsidR="00AE3BD8" w:rsidRDefault="00AE3BD8">
      <w:pPr>
        <w:rPr>
          <w:i/>
        </w:rPr>
      </w:pPr>
      <w:r>
        <w:rPr>
          <w:i/>
        </w:rPr>
        <w:t>Prenons l'exemple d'une classe de systèmes thermohydrauliques pour laquelle on veut modéliser la propagation du fluide. Cette classe de systèmes contient des objets de type "composant" qui peuvent être ou non des sources de fluide. Pour modéliser la propagation du fluide, il faut modéliser deux règles :</w:t>
      </w:r>
    </w:p>
    <w:p w:rsidR="00AE3BD8" w:rsidRDefault="00AE3BD8">
      <w:pPr>
        <w:pStyle w:val="Dcal"/>
        <w:rPr>
          <w:i/>
        </w:rPr>
      </w:pPr>
      <w:r>
        <w:rPr>
          <w:i/>
        </w:rPr>
        <w:t>-</w:t>
      </w:r>
      <w:r>
        <w:rPr>
          <w:i/>
        </w:rPr>
        <w:tab/>
        <w:t>les objets "source" sont toujours alimentés,</w:t>
      </w:r>
    </w:p>
    <w:p w:rsidR="00AE3BD8" w:rsidRDefault="00AE3BD8">
      <w:pPr>
        <w:pStyle w:val="Dcal"/>
        <w:rPr>
          <w:i/>
        </w:rPr>
      </w:pPr>
      <w:r>
        <w:rPr>
          <w:i/>
        </w:rPr>
        <w:t>-</w:t>
      </w:r>
      <w:r>
        <w:rPr>
          <w:i/>
        </w:rPr>
        <w:tab/>
        <w:t>les objets de type "composant" sont alimentés s’il existe un composant amont en interface alimenté.</w:t>
      </w:r>
    </w:p>
    <w:p w:rsidR="00AE3BD8" w:rsidRDefault="00AE3BD8">
      <w:pPr>
        <w:rPr>
          <w:i/>
        </w:rPr>
      </w:pPr>
      <w:r>
        <w:rPr>
          <w:i/>
        </w:rPr>
        <w:t>Pour minimiser le nombre de règles à appliquer, il est intéressant d'appliquer la première de ces deux règles en premier. C'est pourquoi on introduit deux étapes dans la base de connaissances : une étape "initialisation" et une étape "propagation".</w:t>
      </w:r>
    </w:p>
    <w:p w:rsidR="00AE3BD8" w:rsidRDefault="00AE3BD8">
      <w:pPr>
        <w:pStyle w:val="Courrier"/>
        <w:outlineLvl w:val="0"/>
        <w:rPr>
          <w:b/>
          <w:noProof w:val="0"/>
        </w:rPr>
      </w:pPr>
      <w:r>
        <w:rPr>
          <w:b/>
          <w:noProof w:val="0"/>
        </w:rPr>
        <w:t>ORDRE_DES_ETAPES</w:t>
      </w:r>
    </w:p>
    <w:p w:rsidR="00AE3BD8" w:rsidRDefault="00AE3BD8">
      <w:pPr>
        <w:pStyle w:val="Courrier"/>
        <w:rPr>
          <w:noProof w:val="0"/>
        </w:rPr>
      </w:pPr>
      <w:r>
        <w:rPr>
          <w:noProof w:val="0"/>
        </w:rPr>
        <w:tab/>
        <w:t>initialisation ;</w:t>
      </w:r>
    </w:p>
    <w:p w:rsidR="00AE3BD8" w:rsidRDefault="00AE3BD8">
      <w:pPr>
        <w:pStyle w:val="Courrier"/>
        <w:rPr>
          <w:noProof w:val="0"/>
        </w:rPr>
      </w:pPr>
      <w:r>
        <w:rPr>
          <w:noProof w:val="0"/>
        </w:rPr>
        <w:tab/>
        <w:t>propagation ;</w:t>
      </w:r>
    </w:p>
    <w:p w:rsidR="00AE3BD8" w:rsidRDefault="00AE3BD8">
      <w:pPr>
        <w:pStyle w:val="Courrier"/>
        <w:rPr>
          <w:noProof w:val="0"/>
        </w:rPr>
      </w:pPr>
    </w:p>
    <w:p w:rsidR="00AE3BD8" w:rsidRDefault="00AE3BD8">
      <w:pPr>
        <w:pStyle w:val="Courrier"/>
        <w:rPr>
          <w:noProof w:val="0"/>
        </w:rPr>
      </w:pPr>
      <w:r>
        <w:rPr>
          <w:b/>
          <w:noProof w:val="0"/>
        </w:rPr>
        <w:t>TYPE</w:t>
      </w:r>
      <w:r>
        <w:rPr>
          <w:noProof w:val="0"/>
        </w:rPr>
        <w:t xml:space="preserve"> composant ;</w:t>
      </w:r>
    </w:p>
    <w:p w:rsidR="00AE3BD8" w:rsidRDefault="00AE3BD8">
      <w:pPr>
        <w:pStyle w:val="Courrier"/>
        <w:outlineLvl w:val="0"/>
        <w:rPr>
          <w:noProof w:val="0"/>
        </w:rPr>
      </w:pPr>
      <w:r>
        <w:rPr>
          <w:b/>
          <w:noProof w:val="0"/>
        </w:rPr>
        <w:t>INTERFACE</w:t>
      </w:r>
    </w:p>
    <w:p w:rsidR="00AE3BD8" w:rsidRDefault="00AE3BD8">
      <w:pPr>
        <w:pStyle w:val="Courrier"/>
        <w:rPr>
          <w:noProof w:val="0"/>
        </w:rPr>
      </w:pPr>
      <w:r>
        <w:rPr>
          <w:noProof w:val="0"/>
        </w:rPr>
        <w:tab/>
        <w:t xml:space="preserve">amont </w:t>
      </w:r>
      <w:r>
        <w:rPr>
          <w:b/>
          <w:noProof w:val="0"/>
        </w:rPr>
        <w:t>GENRE</w:t>
      </w:r>
      <w:r>
        <w:rPr>
          <w:noProof w:val="0"/>
        </w:rPr>
        <w:t xml:space="preserve"> composant ;</w:t>
      </w:r>
    </w:p>
    <w:p w:rsidR="00AE3BD8" w:rsidRDefault="00AE3BD8">
      <w:pPr>
        <w:pStyle w:val="Courrier"/>
        <w:outlineLvl w:val="0"/>
        <w:rPr>
          <w:noProof w:val="0"/>
        </w:rPr>
      </w:pPr>
      <w:r>
        <w:rPr>
          <w:b/>
          <w:noProof w:val="0"/>
        </w:rPr>
        <w:t>ATTRIBUT</w:t>
      </w:r>
    </w:p>
    <w:p w:rsidR="00AE3BD8" w:rsidRDefault="00AE3BD8">
      <w:pPr>
        <w:pStyle w:val="Courrier"/>
        <w:rPr>
          <w:noProof w:val="0"/>
        </w:rPr>
      </w:pPr>
      <w:r>
        <w:rPr>
          <w:noProof w:val="0"/>
        </w:rPr>
        <w:tab/>
        <w:t xml:space="preserve">alimente </w:t>
      </w:r>
      <w:r>
        <w:rPr>
          <w:b/>
          <w:noProof w:val="0"/>
        </w:rPr>
        <w:t>DOMAINE BOOLEEN</w:t>
      </w:r>
      <w:r>
        <w:rPr>
          <w:noProof w:val="0"/>
        </w:rPr>
        <w:t xml:space="preserve"> ;</w:t>
      </w:r>
    </w:p>
    <w:p w:rsidR="00AE3BD8" w:rsidRDefault="00AE3BD8">
      <w:pPr>
        <w:pStyle w:val="Courrier"/>
        <w:rPr>
          <w:noProof w:val="0"/>
        </w:rPr>
      </w:pPr>
      <w:r>
        <w:rPr>
          <w:noProof w:val="0"/>
        </w:rPr>
        <w:tab/>
        <w:t xml:space="preserve">source </w:t>
      </w:r>
      <w:r>
        <w:rPr>
          <w:b/>
          <w:noProof w:val="0"/>
        </w:rPr>
        <w:t>DOMAINE BOOLEEN</w:t>
      </w:r>
      <w:r>
        <w:rPr>
          <w:noProof w:val="0"/>
        </w:rPr>
        <w:t xml:space="preserve"> ;</w:t>
      </w:r>
    </w:p>
    <w:p w:rsidR="00AE3BD8" w:rsidRDefault="00AE3BD8">
      <w:pPr>
        <w:pStyle w:val="Courrier"/>
        <w:rPr>
          <w:noProof w:val="0"/>
        </w:rPr>
      </w:pPr>
    </w:p>
    <w:p w:rsidR="00AE3BD8" w:rsidRDefault="00AE3BD8">
      <w:pPr>
        <w:pStyle w:val="Courrier"/>
        <w:outlineLvl w:val="0"/>
        <w:rPr>
          <w:noProof w:val="0"/>
        </w:rPr>
      </w:pPr>
      <w:r>
        <w:rPr>
          <w:b/>
          <w:noProof w:val="0"/>
        </w:rPr>
        <w:t>INTERACTION</w:t>
      </w:r>
    </w:p>
    <w:p w:rsidR="00AE3BD8" w:rsidRDefault="00AE3BD8">
      <w:pPr>
        <w:pStyle w:val="Courrier"/>
        <w:rPr>
          <w:noProof w:val="0"/>
        </w:rPr>
      </w:pPr>
      <w:r>
        <w:rPr>
          <w:noProof w:val="0"/>
        </w:rPr>
        <w:tab/>
        <w:t>init</w:t>
      </w:r>
    </w:p>
    <w:p w:rsidR="00AE3BD8" w:rsidRDefault="00AE3BD8">
      <w:pPr>
        <w:pStyle w:val="Courrier"/>
        <w:rPr>
          <w:noProof w:val="0"/>
        </w:rPr>
      </w:pPr>
      <w:r>
        <w:rPr>
          <w:noProof w:val="0"/>
        </w:rPr>
        <w:tab/>
      </w:r>
      <w:r>
        <w:rPr>
          <w:b/>
          <w:noProof w:val="0"/>
        </w:rPr>
        <w:t>ETAPE</w:t>
      </w:r>
      <w:r>
        <w:rPr>
          <w:noProof w:val="0"/>
        </w:rPr>
        <w:t xml:space="preserve"> initialisation </w:t>
      </w:r>
    </w:p>
    <w:p w:rsidR="00AE3BD8" w:rsidRDefault="00AE3BD8">
      <w:pPr>
        <w:pStyle w:val="Courrier"/>
        <w:rPr>
          <w:noProof w:val="0"/>
        </w:rPr>
      </w:pPr>
      <w:r>
        <w:rPr>
          <w:noProof w:val="0"/>
        </w:rPr>
        <w:tab/>
      </w:r>
      <w:r>
        <w:rPr>
          <w:b/>
          <w:noProof w:val="0"/>
        </w:rPr>
        <w:t>SI</w:t>
      </w:r>
      <w:r>
        <w:rPr>
          <w:noProof w:val="0"/>
        </w:rPr>
        <w:t xml:space="preserve"> source = </w:t>
      </w:r>
      <w:r>
        <w:rPr>
          <w:b/>
          <w:noProof w:val="0"/>
        </w:rPr>
        <w:t>VRAI</w:t>
      </w:r>
    </w:p>
    <w:p w:rsidR="00AE3BD8" w:rsidRDefault="00AE3BD8">
      <w:pPr>
        <w:pStyle w:val="Courrier"/>
        <w:rPr>
          <w:noProof w:val="0"/>
        </w:rPr>
      </w:pPr>
      <w:r>
        <w:rPr>
          <w:noProof w:val="0"/>
        </w:rPr>
        <w:tab/>
      </w:r>
      <w:r>
        <w:rPr>
          <w:b/>
          <w:noProof w:val="0"/>
        </w:rPr>
        <w:t>ALORS</w:t>
      </w:r>
      <w:r>
        <w:rPr>
          <w:noProof w:val="0"/>
        </w:rPr>
        <w:t xml:space="preserve"> alimente &lt;-- </w:t>
      </w:r>
      <w:r>
        <w:rPr>
          <w:b/>
          <w:noProof w:val="0"/>
        </w:rPr>
        <w:t>VRAI</w:t>
      </w:r>
      <w:r>
        <w:rPr>
          <w:noProof w:val="0"/>
        </w:rPr>
        <w:t xml:space="preserve"> ;</w:t>
      </w:r>
    </w:p>
    <w:p w:rsidR="00AE3BD8" w:rsidRDefault="00AE3BD8">
      <w:pPr>
        <w:pStyle w:val="Courrier"/>
        <w:rPr>
          <w:noProof w:val="0"/>
        </w:rPr>
      </w:pPr>
    </w:p>
    <w:p w:rsidR="00AE3BD8" w:rsidRDefault="00AE3BD8">
      <w:pPr>
        <w:pStyle w:val="Courrier"/>
        <w:rPr>
          <w:noProof w:val="0"/>
        </w:rPr>
      </w:pPr>
      <w:r>
        <w:rPr>
          <w:noProof w:val="0"/>
        </w:rPr>
        <w:tab/>
        <w:t>prop</w:t>
      </w:r>
    </w:p>
    <w:p w:rsidR="00AE3BD8" w:rsidRDefault="00AE3BD8">
      <w:pPr>
        <w:pStyle w:val="Courrier"/>
        <w:rPr>
          <w:noProof w:val="0"/>
        </w:rPr>
      </w:pPr>
      <w:r>
        <w:rPr>
          <w:noProof w:val="0"/>
        </w:rPr>
        <w:tab/>
      </w:r>
      <w:r>
        <w:rPr>
          <w:b/>
          <w:noProof w:val="0"/>
        </w:rPr>
        <w:t>ETAPE</w:t>
      </w:r>
      <w:r>
        <w:rPr>
          <w:noProof w:val="0"/>
        </w:rPr>
        <w:t xml:space="preserve"> propagation</w:t>
      </w:r>
    </w:p>
    <w:p w:rsidR="00AE3BD8" w:rsidRDefault="00AE3BD8">
      <w:pPr>
        <w:pStyle w:val="Courrier"/>
        <w:outlineLvl w:val="0"/>
        <w:rPr>
          <w:noProof w:val="0"/>
        </w:rPr>
      </w:pPr>
      <w:r>
        <w:rPr>
          <w:noProof w:val="0"/>
        </w:rPr>
        <w:tab/>
      </w:r>
      <w:r>
        <w:rPr>
          <w:b/>
          <w:noProof w:val="0"/>
        </w:rPr>
        <w:t>SI IL_EXISTE</w:t>
      </w:r>
      <w:r>
        <w:rPr>
          <w:noProof w:val="0"/>
        </w:rPr>
        <w:t xml:space="preserve"> x </w:t>
      </w:r>
      <w:r>
        <w:rPr>
          <w:b/>
          <w:noProof w:val="0"/>
        </w:rPr>
        <w:t>UN</w:t>
      </w:r>
      <w:r>
        <w:rPr>
          <w:noProof w:val="0"/>
        </w:rPr>
        <w:t xml:space="preserve"> amont </w:t>
      </w:r>
      <w:r>
        <w:rPr>
          <w:b/>
          <w:noProof w:val="0"/>
        </w:rPr>
        <w:t>TEL_QUE</w:t>
      </w:r>
      <w:r>
        <w:rPr>
          <w:noProof w:val="0"/>
        </w:rPr>
        <w:t xml:space="preserve"> alimente(x)</w:t>
      </w:r>
    </w:p>
    <w:p w:rsidR="00AE3BD8" w:rsidRDefault="00AE3BD8">
      <w:pPr>
        <w:pStyle w:val="Courrier"/>
        <w:outlineLvl w:val="0"/>
        <w:rPr>
          <w:noProof w:val="0"/>
        </w:rPr>
      </w:pPr>
      <w:r>
        <w:rPr>
          <w:noProof w:val="0"/>
        </w:rPr>
        <w:tab/>
      </w:r>
      <w:r>
        <w:rPr>
          <w:b/>
          <w:noProof w:val="0"/>
        </w:rPr>
        <w:t>ALORS</w:t>
      </w:r>
      <w:r>
        <w:rPr>
          <w:noProof w:val="0"/>
        </w:rPr>
        <w:t xml:space="preserve"> alimente ;</w:t>
      </w:r>
    </w:p>
    <w:p w:rsidR="00AE3BD8" w:rsidRDefault="00AE3BD8">
      <w:pPr>
        <w:pStyle w:val="Courrier"/>
        <w:rPr>
          <w:noProof w:val="0"/>
        </w:rPr>
      </w:pPr>
    </w:p>
    <w:p w:rsidR="00AE3BD8" w:rsidRDefault="00AE3BD8">
      <w:pPr>
        <w:pStyle w:val="Titre3"/>
      </w:pPr>
      <w:bookmarkStart w:id="643" w:name="_Toc335647168"/>
      <w:bookmarkStart w:id="644" w:name="_Toc335647262"/>
      <w:bookmarkStart w:id="645" w:name="_Toc335704175"/>
      <w:bookmarkStart w:id="646" w:name="_Toc342099235"/>
      <w:bookmarkStart w:id="647" w:name="_Toc342986887"/>
      <w:bookmarkStart w:id="648" w:name="_Toc343072240"/>
      <w:bookmarkStart w:id="649" w:name="_Toc443104490"/>
      <w:bookmarkStart w:id="650" w:name="_Toc399235961"/>
      <w:r>
        <w:t>Déclaration des étapes</w:t>
      </w:r>
      <w:bookmarkEnd w:id="643"/>
      <w:bookmarkEnd w:id="644"/>
      <w:bookmarkEnd w:id="645"/>
      <w:bookmarkEnd w:id="646"/>
      <w:bookmarkEnd w:id="647"/>
      <w:bookmarkEnd w:id="648"/>
      <w:bookmarkEnd w:id="649"/>
      <w:bookmarkEnd w:id="650"/>
    </w:p>
    <w:p w:rsidR="00AE3BD8" w:rsidRDefault="00AE3BD8">
      <w:r>
        <w:t xml:space="preserve">Une étape peut avoir un ou plusieurs identifiants déclarés sous forme d'une liste d'identifiants </w:t>
      </w:r>
      <w:r>
        <w:fldChar w:fldCharType="begin"/>
      </w:r>
      <w:r>
        <w:instrText xml:space="preserve"> XE "Liste" </w:instrText>
      </w:r>
      <w:r>
        <w:fldChar w:fldCharType="end"/>
      </w:r>
      <w:r>
        <w:t>(par exemple les identifiants "init" et "initialisation" identifient la même étape). De plus, chaque étape d'un modèle est associée à un ordre d'exécution précis.</w:t>
      </w:r>
    </w:p>
    <w:p w:rsidR="00AE3BD8" w:rsidRDefault="00AE3BD8">
      <w:r>
        <w:t>Il est aussi possible d’associer une condition à une étape. Une condition associée à une étape FIGARO est une expression booléenne complexe ou non Cette condition sera évaluée lorsque les règles associées à l’étape vont être évaluées :</w:t>
      </w:r>
    </w:p>
    <w:p w:rsidR="00AE3BD8" w:rsidRDefault="00AE3BD8">
      <w:pPr>
        <w:numPr>
          <w:ilvl w:val="0"/>
          <w:numId w:val="3"/>
        </w:numPr>
      </w:pPr>
      <w:r>
        <w:t>Si la condition n’est pas vérifiée, aucune règle de l’étape n’est évaluée (ce qui correspond à une optimisation sensible car l’évaluation des conditions de ces règles n’est pas effectuée).</w:t>
      </w:r>
    </w:p>
    <w:p w:rsidR="00AE3BD8" w:rsidRDefault="00AE3BD8">
      <w:pPr>
        <w:numPr>
          <w:ilvl w:val="0"/>
          <w:numId w:val="3"/>
        </w:numPr>
      </w:pPr>
      <w:r>
        <w:t>Si la condition est vérifiée, les conditions des règles de l’étape sont évaluées. Il s’agit du processus normal de déclenchement des règles.</w:t>
      </w:r>
    </w:p>
    <w:p w:rsidR="00AE3BD8" w:rsidRDefault="00AE3BD8" w:rsidP="00B1190F">
      <w:pPr>
        <w:pStyle w:val="Remarque"/>
        <w:numPr>
          <w:ilvl w:val="0"/>
          <w:numId w:val="71"/>
        </w:numPr>
        <w:ind w:left="567" w:firstLine="0"/>
      </w:pPr>
      <w:r>
        <w:rPr>
          <w:b/>
        </w:rPr>
        <w:t>Remarques</w:t>
      </w:r>
      <w:r>
        <w:t> :</w:t>
      </w:r>
      <w:r>
        <w:tab/>
        <w:t> Une étape sans condition est considérée comme une étape dont la condition renvoie toujours VRAI. Les règles de l’étape sont donc toujours évaluées.</w:t>
      </w:r>
    </w:p>
    <w:p w:rsidR="00AE3BD8" w:rsidRDefault="00AE3BD8" w:rsidP="00B1190F">
      <w:pPr>
        <w:pStyle w:val="Remarque"/>
        <w:numPr>
          <w:ilvl w:val="0"/>
          <w:numId w:val="72"/>
        </w:numPr>
        <w:ind w:left="567" w:firstLine="0"/>
      </w:pPr>
      <w:r>
        <w:tab/>
        <w:t>- Cette spécificité a été ajoutée pour optimiser le déclenchement des règles dans les traitements de l’Atelier FIGARO. La condition de l’étape correspond, en quelque sorte, à une factorisation de la partie commune des conditions des règles composant cette étape.</w:t>
      </w:r>
    </w:p>
    <w:p w:rsidR="00AE3BD8" w:rsidRDefault="00AE3BD8" w:rsidP="00B1190F">
      <w:pPr>
        <w:pStyle w:val="Remarque"/>
        <w:numPr>
          <w:ilvl w:val="0"/>
          <w:numId w:val="73"/>
        </w:numPr>
        <w:ind w:left="567" w:firstLine="0"/>
      </w:pPr>
      <w:r>
        <w:tab/>
        <w:t>- Les conditions des étapes sont évaluées dans l’objet global. L’accès aux champs non globaux est donc interdit dans les conditions des étapes.</w:t>
      </w:r>
    </w:p>
    <w:p w:rsidR="00AE3BD8" w:rsidRDefault="00AE3BD8">
      <w:pPr>
        <w:pStyle w:val="Courrierp"/>
        <w:outlineLvl w:val="0"/>
      </w:pPr>
    </w:p>
    <w:p w:rsidR="00AE3BD8" w:rsidRDefault="00AE3BD8">
      <w:r>
        <w:t xml:space="preserve">Les noms des étapes et leur ordre d'exécution sont déclarés au début de la base de connaissances dans la section ORDRE_DES_ETAPES </w:t>
      </w:r>
      <w:r>
        <w:fldChar w:fldCharType="begin"/>
      </w:r>
      <w:r>
        <w:instrText xml:space="preserve"> XE "ORDRE_DES_ETAPES" </w:instrText>
      </w:r>
      <w:r>
        <w:fldChar w:fldCharType="end"/>
      </w:r>
      <w:r>
        <w:t>(</w:t>
      </w:r>
      <w:r>
        <w:rPr>
          <w:b/>
        </w:rPr>
        <w:t>l'information recensant les identifiants et l'ordre des étapes utilisées dans la base est une information relative à l'ensemble de la base et non à un type particulier</w:t>
      </w:r>
      <w:r>
        <w:t>).</w:t>
      </w:r>
    </w:p>
    <w:p w:rsidR="00AE3BD8" w:rsidRDefault="00AE3BD8">
      <w:r>
        <w:t>Les étapes sont ordonnées en fonction de leur ordre de définition dans la base de connaissances. Lorsque le mot clé ORDRE_DES_ETAPES apparaît plusieurs fois dans la base de connaissances, on considère que les étapes sont définies dans l'ordre de lecture de la base de connaissances.</w:t>
      </w:r>
    </w:p>
    <w:p w:rsidR="00AE3BD8" w:rsidRDefault="00AE3BD8">
      <w:pPr>
        <w:pStyle w:val="Courrier"/>
        <w:outlineLvl w:val="0"/>
        <w:rPr>
          <w:b/>
          <w:noProof w:val="0"/>
        </w:rPr>
      </w:pPr>
      <w:r>
        <w:rPr>
          <w:b/>
          <w:noProof w:val="0"/>
        </w:rPr>
        <w:t>Exemple 1 : Déclaration d'étapes sans condition.</w:t>
      </w:r>
    </w:p>
    <w:p w:rsidR="00AE3BD8" w:rsidRDefault="00AE3BD8">
      <w:pPr>
        <w:pStyle w:val="Courrier"/>
        <w:outlineLvl w:val="0"/>
        <w:rPr>
          <w:noProof w:val="0"/>
        </w:rPr>
      </w:pPr>
      <w:r>
        <w:rPr>
          <w:b/>
          <w:noProof w:val="0"/>
        </w:rPr>
        <w:t>ORDRE_DES_ETAPES</w:t>
      </w:r>
    </w:p>
    <w:p w:rsidR="00AE3BD8" w:rsidRDefault="00AE3BD8">
      <w:pPr>
        <w:pStyle w:val="Courrier"/>
        <w:rPr>
          <w:noProof w:val="0"/>
        </w:rPr>
      </w:pPr>
      <w:r>
        <w:rPr>
          <w:noProof w:val="0"/>
        </w:rPr>
        <w:tab/>
        <w:t xml:space="preserve">initialisation, init; </w:t>
      </w:r>
    </w:p>
    <w:p w:rsidR="00AE3BD8" w:rsidRDefault="00AE3BD8">
      <w:pPr>
        <w:pStyle w:val="Courrier"/>
        <w:rPr>
          <w:noProof w:val="0"/>
        </w:rPr>
      </w:pPr>
      <w:r>
        <w:rPr>
          <w:noProof w:val="0"/>
        </w:rPr>
        <w:tab/>
        <w:t>propagation;</w:t>
      </w:r>
    </w:p>
    <w:p w:rsidR="00AE3BD8" w:rsidRDefault="00AE3BD8">
      <w:pPr>
        <w:pStyle w:val="Courrier"/>
        <w:rPr>
          <w:noProof w:val="0"/>
        </w:rPr>
      </w:pPr>
    </w:p>
    <w:p w:rsidR="00AE3BD8" w:rsidRDefault="00AE3BD8">
      <w:r>
        <w:t>Dans cet exemple, le numéro d'ordre de l'étape initialisation est 1 et le numéro d'ordre de l'étape propagation est 2.</w:t>
      </w:r>
    </w:p>
    <w:p w:rsidR="00AE3BD8" w:rsidRDefault="00AE3BD8">
      <w:pPr>
        <w:pStyle w:val="Courrier"/>
        <w:outlineLvl w:val="0"/>
        <w:rPr>
          <w:b/>
          <w:noProof w:val="0"/>
        </w:rPr>
      </w:pPr>
      <w:r>
        <w:rPr>
          <w:b/>
          <w:noProof w:val="0"/>
        </w:rPr>
        <w:t>Exemple 2 : Déclaration d'étapes avec condition.</w:t>
      </w:r>
    </w:p>
    <w:p w:rsidR="00AE3BD8" w:rsidRDefault="00AE3BD8">
      <w:pPr>
        <w:pStyle w:val="Courrier"/>
        <w:outlineLvl w:val="0"/>
        <w:rPr>
          <w:noProof w:val="0"/>
        </w:rPr>
      </w:pPr>
      <w:r>
        <w:rPr>
          <w:b/>
          <w:noProof w:val="0"/>
        </w:rPr>
        <w:t>ORDRE_DES_ETAPES</w:t>
      </w:r>
    </w:p>
    <w:p w:rsidR="00AE3BD8" w:rsidRDefault="00AE3BD8">
      <w:pPr>
        <w:pStyle w:val="Courrier"/>
        <w:rPr>
          <w:noProof w:val="0"/>
        </w:rPr>
      </w:pPr>
      <w:r>
        <w:rPr>
          <w:noProof w:val="0"/>
        </w:rPr>
        <w:tab/>
        <w:t>initialisation CONDITION NON initialisation_effectuee;</w:t>
      </w:r>
    </w:p>
    <w:p w:rsidR="00AE3BD8" w:rsidRDefault="00AE3BD8">
      <w:pPr>
        <w:pStyle w:val="Courrier"/>
        <w:rPr>
          <w:noProof w:val="0"/>
        </w:rPr>
      </w:pPr>
    </w:p>
    <w:p w:rsidR="00AE3BD8" w:rsidRDefault="00AE3BD8">
      <w:pPr>
        <w:pStyle w:val="Courrier"/>
        <w:outlineLvl w:val="0"/>
        <w:rPr>
          <w:noProof w:val="0"/>
        </w:rPr>
      </w:pPr>
      <w:r>
        <w:rPr>
          <w:noProof w:val="0"/>
        </w:rPr>
        <w:t>GLOBAL</w:t>
      </w:r>
    </w:p>
    <w:p w:rsidR="00AE3BD8" w:rsidRDefault="00AE3BD8">
      <w:pPr>
        <w:pStyle w:val="Courrier"/>
        <w:outlineLvl w:val="0"/>
        <w:rPr>
          <w:noProof w:val="0"/>
        </w:rPr>
      </w:pPr>
      <w:r>
        <w:rPr>
          <w:noProof w:val="0"/>
        </w:rPr>
        <w:t>EFFET initialisation_effectuee ;</w:t>
      </w:r>
    </w:p>
    <w:p w:rsidR="00AE3BD8" w:rsidRDefault="00AE3BD8">
      <w:pPr>
        <w:pStyle w:val="Courrier"/>
        <w:rPr>
          <w:noProof w:val="0"/>
        </w:rPr>
      </w:pPr>
    </w:p>
    <w:p w:rsidR="00AE3BD8" w:rsidRDefault="00AE3BD8">
      <w:pPr>
        <w:pStyle w:val="Courrier"/>
        <w:rPr>
          <w:noProof w:val="0"/>
        </w:rPr>
      </w:pPr>
    </w:p>
    <w:p w:rsidR="00AE3BD8" w:rsidRDefault="00AE3BD8">
      <w:pPr>
        <w:pStyle w:val="Courrier"/>
        <w:outlineLvl w:val="0"/>
        <w:rPr>
          <w:b/>
          <w:noProof w:val="0"/>
        </w:rPr>
      </w:pPr>
      <w:r>
        <w:rPr>
          <w:b/>
          <w:noProof w:val="0"/>
        </w:rPr>
        <w:t>Exemple 3</w:t>
      </w:r>
    </w:p>
    <w:tbl>
      <w:tblPr>
        <w:tblW w:w="0" w:type="auto"/>
        <w:tblLayout w:type="fixed"/>
        <w:tblCellMar>
          <w:left w:w="70" w:type="dxa"/>
          <w:right w:w="70" w:type="dxa"/>
        </w:tblCellMar>
        <w:tblLook w:val="0000" w:firstRow="0" w:lastRow="0" w:firstColumn="0" w:lastColumn="0" w:noHBand="0" w:noVBand="0"/>
      </w:tblPr>
      <w:tblGrid>
        <w:gridCol w:w="3070"/>
        <w:gridCol w:w="3070"/>
        <w:gridCol w:w="3070"/>
      </w:tblGrid>
      <w:tr w:rsidR="00AE3BD8">
        <w:tblPrEx>
          <w:tblCellMar>
            <w:top w:w="0" w:type="dxa"/>
            <w:bottom w:w="0" w:type="dxa"/>
          </w:tblCellMar>
        </w:tblPrEx>
        <w:tc>
          <w:tcPr>
            <w:tcW w:w="3070" w:type="dxa"/>
          </w:tcPr>
          <w:p w:rsidR="00AE3BD8" w:rsidRDefault="00AE3BD8">
            <w:pPr>
              <w:pStyle w:val="Courrier"/>
              <w:ind w:left="0"/>
            </w:pPr>
            <w:r>
              <w:t>ORDRE_DES_ETPAPES</w:t>
            </w:r>
          </w:p>
          <w:p w:rsidR="00AE3BD8" w:rsidRDefault="00AE3BD8">
            <w:pPr>
              <w:pStyle w:val="Courrier"/>
              <w:ind w:left="709"/>
            </w:pPr>
            <w:r>
              <w:t>etape1 ;</w:t>
            </w:r>
          </w:p>
          <w:p w:rsidR="00AE3BD8" w:rsidRDefault="00AE3BD8">
            <w:pPr>
              <w:pStyle w:val="Courrier"/>
              <w:ind w:left="709"/>
            </w:pPr>
            <w:r>
              <w:t>etape2 ;</w:t>
            </w:r>
          </w:p>
          <w:p w:rsidR="00AE3BD8" w:rsidRDefault="00AE3BD8">
            <w:pPr>
              <w:pStyle w:val="Courrier"/>
              <w:ind w:left="0"/>
            </w:pPr>
          </w:p>
          <w:p w:rsidR="00AE3BD8" w:rsidRDefault="00AE3BD8">
            <w:pPr>
              <w:pStyle w:val="Courrier"/>
              <w:ind w:left="0"/>
            </w:pPr>
            <w:r>
              <w:t>ORDRE_DES_ETAPES</w:t>
            </w:r>
          </w:p>
          <w:p w:rsidR="00AE3BD8" w:rsidRDefault="00AE3BD8">
            <w:pPr>
              <w:pStyle w:val="Courrier"/>
              <w:ind w:left="567"/>
            </w:pPr>
            <w:r>
              <w:t>etape3 ;</w:t>
            </w:r>
          </w:p>
        </w:tc>
        <w:tc>
          <w:tcPr>
            <w:tcW w:w="3070" w:type="dxa"/>
          </w:tcPr>
          <w:p w:rsidR="00AE3BD8" w:rsidRDefault="00AE3BD8">
            <w:pPr>
              <w:pStyle w:val="Courrier"/>
              <w:ind w:left="0"/>
            </w:pPr>
          </w:p>
          <w:p w:rsidR="00AE3BD8" w:rsidRDefault="00AE3BD8">
            <w:pPr>
              <w:pStyle w:val="Courrier"/>
              <w:ind w:left="0"/>
            </w:pPr>
          </w:p>
          <w:p w:rsidR="00AE3BD8" w:rsidRDefault="00AE3BD8">
            <w:pPr>
              <w:pStyle w:val="Courrier"/>
              <w:ind w:left="0"/>
            </w:pPr>
            <w:r>
              <w:t xml:space="preserve">est équivalent à </w:t>
            </w:r>
          </w:p>
        </w:tc>
        <w:tc>
          <w:tcPr>
            <w:tcW w:w="3070" w:type="dxa"/>
          </w:tcPr>
          <w:p w:rsidR="00AE3BD8" w:rsidRDefault="00AE3BD8">
            <w:pPr>
              <w:pStyle w:val="Courrier"/>
              <w:ind w:left="0"/>
            </w:pPr>
            <w:r>
              <w:t>ORDRE_DES_ETAPES</w:t>
            </w:r>
          </w:p>
          <w:p w:rsidR="00AE3BD8" w:rsidRDefault="00AE3BD8">
            <w:pPr>
              <w:pStyle w:val="Courrier"/>
              <w:ind w:left="664"/>
            </w:pPr>
            <w:r>
              <w:t>etape1 ;</w:t>
            </w:r>
          </w:p>
          <w:p w:rsidR="00AE3BD8" w:rsidRDefault="00AE3BD8">
            <w:pPr>
              <w:pStyle w:val="Courrier"/>
              <w:ind w:left="664"/>
            </w:pPr>
            <w:r>
              <w:t>etape2 ;</w:t>
            </w:r>
          </w:p>
          <w:p w:rsidR="00AE3BD8" w:rsidRDefault="00AE3BD8">
            <w:pPr>
              <w:pStyle w:val="Courrier"/>
              <w:ind w:left="664"/>
            </w:pPr>
            <w:r>
              <w:t>etape3 ;</w:t>
            </w:r>
          </w:p>
        </w:tc>
      </w:tr>
      <w:tr w:rsidR="00AE3BD8">
        <w:tblPrEx>
          <w:tblCellMar>
            <w:top w:w="0" w:type="dxa"/>
            <w:bottom w:w="0" w:type="dxa"/>
          </w:tblCellMar>
        </w:tblPrEx>
        <w:tc>
          <w:tcPr>
            <w:tcW w:w="3070" w:type="dxa"/>
          </w:tcPr>
          <w:p w:rsidR="00AE3BD8" w:rsidRDefault="00AE3BD8">
            <w:pPr>
              <w:pStyle w:val="Courrier"/>
              <w:ind w:left="0"/>
            </w:pPr>
          </w:p>
        </w:tc>
        <w:tc>
          <w:tcPr>
            <w:tcW w:w="3070" w:type="dxa"/>
          </w:tcPr>
          <w:p w:rsidR="00AE3BD8" w:rsidRDefault="00AE3BD8">
            <w:pPr>
              <w:pStyle w:val="Courrier"/>
              <w:ind w:left="0"/>
            </w:pPr>
          </w:p>
        </w:tc>
        <w:tc>
          <w:tcPr>
            <w:tcW w:w="3070" w:type="dxa"/>
          </w:tcPr>
          <w:p w:rsidR="00AE3BD8" w:rsidRDefault="00AE3BD8">
            <w:pPr>
              <w:pStyle w:val="Courrier"/>
              <w:ind w:left="0"/>
            </w:pPr>
          </w:p>
        </w:tc>
      </w:tr>
    </w:tbl>
    <w:p w:rsidR="00AE3BD8" w:rsidRDefault="00AE3BD8">
      <w:pPr>
        <w:pStyle w:val="Courrier"/>
      </w:pPr>
    </w:p>
    <w:p w:rsidR="00AE3BD8" w:rsidRDefault="00AE3BD8">
      <w:r>
        <w:t>La définition de nouvelles étapes est autorisée dans la base de faits. Dans ce cas, les étapes déclarées dans la base de faits sont concaténées à la suite des étapes de la base de connaissances. Leur ordre est donc toujours supérieur à celui des étapes de la base de connaissances.</w:t>
      </w:r>
    </w:p>
    <w:p w:rsidR="00AE3BD8" w:rsidRDefault="00AE3BD8">
      <w:r>
        <w:t>La duplication dans la base de faits d'une étape déjà définie dans la base de connaissances est interdite et provoque un message d'erreur de duplication de nom d'étapes. En effet, toutes les données définies dans la base de connaissances sont accessibles dans la base de faits. Il n'est donc pas nécessaire de les redéfinir</w:t>
      </w:r>
    </w:p>
    <w:p w:rsidR="00AE3BD8" w:rsidRDefault="00AE3BD8">
      <w:pPr>
        <w:pStyle w:val="Titre3"/>
      </w:pPr>
      <w:bookmarkStart w:id="651" w:name="_Toc335647169"/>
      <w:bookmarkStart w:id="652" w:name="_Toc335647263"/>
      <w:bookmarkStart w:id="653" w:name="_Toc335704176"/>
      <w:bookmarkStart w:id="654" w:name="_Toc342099236"/>
      <w:bookmarkStart w:id="655" w:name="_Toc342986888"/>
      <w:bookmarkStart w:id="656" w:name="_Toc343072241"/>
      <w:bookmarkStart w:id="657" w:name="_Toc443104491"/>
      <w:bookmarkStart w:id="658" w:name="_Toc399235962"/>
      <w:r>
        <w:t>Regroupement des règles par étapes</w:t>
      </w:r>
      <w:bookmarkEnd w:id="651"/>
      <w:bookmarkEnd w:id="652"/>
      <w:bookmarkEnd w:id="653"/>
      <w:bookmarkEnd w:id="654"/>
      <w:bookmarkEnd w:id="655"/>
      <w:bookmarkEnd w:id="656"/>
      <w:bookmarkEnd w:id="657"/>
      <w:bookmarkEnd w:id="658"/>
    </w:p>
    <w:p w:rsidR="00AE3BD8" w:rsidRDefault="00AE3BD8">
      <w:r>
        <w:t xml:space="preserve">Lorsque des étapes sont déclarées, chaque règle du modèle doit </w:t>
      </w:r>
      <w:r>
        <w:rPr>
          <w:b/>
        </w:rPr>
        <w:t>obligatoirement</w:t>
      </w:r>
      <w:r>
        <w:t xml:space="preserve"> être associée à </w:t>
      </w:r>
      <w:r>
        <w:rPr>
          <w:b/>
        </w:rPr>
        <w:t>une et une seule étape</w:t>
      </w:r>
      <w:r>
        <w:t>. Cette association se fait avec la facette ETAPE des règles d'interaction.</w:t>
      </w:r>
    </w:p>
    <w:p w:rsidR="00AE3BD8" w:rsidRDefault="00AE3BD8">
      <w:pPr>
        <w:pStyle w:val="Courrier"/>
        <w:outlineLvl w:val="0"/>
        <w:rPr>
          <w:noProof w:val="0"/>
        </w:rPr>
      </w:pPr>
      <w:r>
        <w:rPr>
          <w:b/>
          <w:noProof w:val="0"/>
        </w:rPr>
        <w:t>INTERACTION</w:t>
      </w:r>
    </w:p>
    <w:p w:rsidR="00AE3BD8" w:rsidRDefault="00AE3BD8">
      <w:pPr>
        <w:pStyle w:val="Courrier"/>
        <w:rPr>
          <w:noProof w:val="0"/>
        </w:rPr>
      </w:pPr>
      <w:r>
        <w:rPr>
          <w:noProof w:val="0"/>
        </w:rPr>
        <w:tab/>
        <w:t>init</w:t>
      </w:r>
    </w:p>
    <w:p w:rsidR="00AE3BD8" w:rsidRDefault="00AE3BD8">
      <w:pPr>
        <w:pStyle w:val="Courrier"/>
        <w:rPr>
          <w:noProof w:val="0"/>
        </w:rPr>
      </w:pPr>
      <w:r>
        <w:rPr>
          <w:noProof w:val="0"/>
        </w:rPr>
        <w:tab/>
      </w:r>
      <w:r>
        <w:rPr>
          <w:b/>
          <w:noProof w:val="0"/>
        </w:rPr>
        <w:t>ETAPE</w:t>
      </w:r>
      <w:r>
        <w:rPr>
          <w:noProof w:val="0"/>
        </w:rPr>
        <w:t xml:space="preserve"> initialisation </w:t>
      </w:r>
    </w:p>
    <w:p w:rsidR="00AE3BD8" w:rsidRDefault="00AE3BD8">
      <w:pPr>
        <w:pStyle w:val="Courrier"/>
        <w:rPr>
          <w:noProof w:val="0"/>
        </w:rPr>
      </w:pPr>
      <w:r>
        <w:rPr>
          <w:noProof w:val="0"/>
        </w:rPr>
        <w:tab/>
      </w:r>
      <w:r>
        <w:rPr>
          <w:b/>
          <w:noProof w:val="0"/>
        </w:rPr>
        <w:t>SI</w:t>
      </w:r>
      <w:r>
        <w:rPr>
          <w:noProof w:val="0"/>
        </w:rPr>
        <w:t xml:space="preserve"> source = </w:t>
      </w:r>
      <w:r>
        <w:rPr>
          <w:b/>
          <w:noProof w:val="0"/>
        </w:rPr>
        <w:t>VRAI</w:t>
      </w:r>
    </w:p>
    <w:p w:rsidR="00AE3BD8" w:rsidRDefault="00AE3BD8">
      <w:pPr>
        <w:pStyle w:val="Courrier"/>
        <w:rPr>
          <w:noProof w:val="0"/>
        </w:rPr>
      </w:pPr>
      <w:r>
        <w:rPr>
          <w:noProof w:val="0"/>
        </w:rPr>
        <w:tab/>
      </w:r>
      <w:r>
        <w:rPr>
          <w:b/>
          <w:noProof w:val="0"/>
        </w:rPr>
        <w:t>ALORS</w:t>
      </w:r>
      <w:r>
        <w:rPr>
          <w:noProof w:val="0"/>
        </w:rPr>
        <w:t xml:space="preserve"> alimente &lt;-- </w:t>
      </w:r>
      <w:r>
        <w:rPr>
          <w:b/>
          <w:noProof w:val="0"/>
        </w:rPr>
        <w:t>VRAI</w:t>
      </w:r>
      <w:r>
        <w:rPr>
          <w:noProof w:val="0"/>
        </w:rPr>
        <w:t xml:space="preserve"> ;</w:t>
      </w:r>
    </w:p>
    <w:p w:rsidR="00AE3BD8" w:rsidRDefault="00AE3BD8">
      <w:pPr>
        <w:pStyle w:val="Courrier"/>
        <w:rPr>
          <w:noProof w:val="0"/>
        </w:rPr>
      </w:pPr>
    </w:p>
    <w:p w:rsidR="00AE3BD8" w:rsidRDefault="00AE3BD8">
      <w:pPr>
        <w:pStyle w:val="Titre3"/>
      </w:pPr>
      <w:bookmarkStart w:id="659" w:name="_Toc335647170"/>
      <w:bookmarkStart w:id="660" w:name="_Toc335647264"/>
      <w:bookmarkStart w:id="661" w:name="_Toc335704177"/>
      <w:bookmarkStart w:id="662" w:name="_Toc342099237"/>
      <w:bookmarkStart w:id="663" w:name="_Toc342986889"/>
      <w:bookmarkStart w:id="664" w:name="_Toc343072242"/>
      <w:bookmarkStart w:id="665" w:name="_Toc443104492"/>
      <w:bookmarkStart w:id="666" w:name="_Toc399235963"/>
      <w:r>
        <w:t>Application des règles d'interaction en chaînage avant</w:t>
      </w:r>
      <w:bookmarkEnd w:id="659"/>
      <w:bookmarkEnd w:id="660"/>
      <w:bookmarkEnd w:id="661"/>
      <w:bookmarkEnd w:id="662"/>
      <w:bookmarkEnd w:id="663"/>
      <w:bookmarkEnd w:id="664"/>
      <w:bookmarkEnd w:id="665"/>
      <w:bookmarkEnd w:id="666"/>
    </w:p>
    <w:p w:rsidR="00AE3BD8" w:rsidRDefault="00AE3BD8">
      <w:r>
        <w:t>L'introduction d'étapes dans un modèle FIGARO modifie le traitement d'application des règles d'interaction en chaînage avant (cf. Figure 3).</w:t>
      </w:r>
    </w:p>
    <w:p w:rsidR="00AE3BD8" w:rsidRDefault="00AE3BD8">
      <w:r>
        <w:t>Dans ce cas, les règles sont traitées étape par étape dans l'ordre spécifié par ORDRE_DES_ETAPES. Pour chaque étape, le traitement applique les règles de l'étape autant de fois qu'il est nécessaire pour stabiliser l'état du système avant de passer à l'application des règles de l'étape suivante. (Appliquer les règles d'une étape, c'est examiner pour chaque objet du système les règles d'interaction appartenant à l'étape traitée).</w:t>
      </w:r>
    </w:p>
    <w:p w:rsidR="00AE3BD8" w:rsidRDefault="00AE3BD8">
      <w:r>
        <w:t>Il est important de noter que l'organisation d'une base de règles d'interaction en étapes permet de structurer la base de règles et d'optimiser les temps d'exploitation d'un modèle.</w:t>
      </w:r>
    </w:p>
    <w:p w:rsidR="00AE3BD8" w:rsidRDefault="00347436">
      <w:r>
        <w:rPr>
          <w:noProof/>
        </w:rPr>
        <w:drawing>
          <wp:inline distT="0" distB="0" distL="0" distR="0" wp14:anchorId="01BECD1E" wp14:editId="0FCFAB3A">
            <wp:extent cx="5756910" cy="8086725"/>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6910" cy="8086725"/>
                    </a:xfrm>
                    <a:prstGeom prst="rect">
                      <a:avLst/>
                    </a:prstGeom>
                    <a:noFill/>
                    <a:ln>
                      <a:noFill/>
                    </a:ln>
                  </pic:spPr>
                </pic:pic>
              </a:graphicData>
            </a:graphic>
          </wp:inline>
        </w:drawing>
      </w:r>
    </w:p>
    <w:p w:rsidR="00AE3BD8" w:rsidRDefault="00AE3BD8">
      <w:pPr>
        <w:pStyle w:val="Titre3"/>
      </w:pPr>
      <w:bookmarkStart w:id="667" w:name="_Toc335647171"/>
      <w:bookmarkStart w:id="668" w:name="_Toc335647265"/>
      <w:bookmarkStart w:id="669" w:name="_Toc335704178"/>
      <w:bookmarkStart w:id="670" w:name="_Toc342099238"/>
      <w:bookmarkStart w:id="671" w:name="_Toc342986890"/>
      <w:bookmarkStart w:id="672" w:name="_Toc343072243"/>
      <w:bookmarkStart w:id="673" w:name="_Toc443104493"/>
      <w:bookmarkStart w:id="674" w:name="_Toc399235964"/>
      <w:r>
        <w:t>Application des règles d'interaction en chaînage arrière</w:t>
      </w:r>
      <w:bookmarkEnd w:id="667"/>
      <w:bookmarkEnd w:id="668"/>
      <w:bookmarkEnd w:id="669"/>
      <w:bookmarkEnd w:id="670"/>
      <w:bookmarkEnd w:id="671"/>
      <w:bookmarkEnd w:id="672"/>
      <w:bookmarkEnd w:id="673"/>
      <w:bookmarkEnd w:id="674"/>
    </w:p>
    <w:p w:rsidR="00AE3BD8" w:rsidRDefault="00AE3BD8">
      <w:r>
        <w:t>A ce jour, les étapes ne sont pas exploitées par le traitement d'exploitation d'un modèle FIGARO en chaînage arrière.</w:t>
      </w:r>
    </w:p>
    <w:p w:rsidR="00AE3BD8" w:rsidRDefault="00AE3BD8">
      <w:pPr>
        <w:pStyle w:val="Titre2"/>
      </w:pPr>
      <w:bookmarkStart w:id="675" w:name="_Toc334607232"/>
      <w:bookmarkStart w:id="676" w:name="_Toc335111937"/>
      <w:bookmarkStart w:id="677" w:name="_Toc335647172"/>
      <w:bookmarkStart w:id="678" w:name="_Toc335647266"/>
      <w:bookmarkStart w:id="679" w:name="_Toc335704179"/>
      <w:bookmarkStart w:id="680" w:name="_Toc342099239"/>
      <w:bookmarkStart w:id="681" w:name="_Toc342986891"/>
      <w:bookmarkStart w:id="682" w:name="_Toc343072244"/>
      <w:bookmarkStart w:id="683" w:name="_Toc443104494"/>
      <w:bookmarkStart w:id="684" w:name="_Toc399235965"/>
      <w:r>
        <w:t>Les équations</w:t>
      </w:r>
      <w:bookmarkEnd w:id="675"/>
      <w:bookmarkEnd w:id="676"/>
      <w:bookmarkEnd w:id="677"/>
      <w:bookmarkEnd w:id="678"/>
      <w:bookmarkEnd w:id="679"/>
      <w:bookmarkEnd w:id="680"/>
      <w:bookmarkEnd w:id="681"/>
      <w:bookmarkEnd w:id="682"/>
      <w:bookmarkEnd w:id="683"/>
      <w:bookmarkEnd w:id="684"/>
      <w:r>
        <w:t xml:space="preserve"> </w:t>
      </w:r>
      <w:r>
        <w:fldChar w:fldCharType="begin"/>
      </w:r>
      <w:r>
        <w:instrText xml:space="preserve"> XE "EQUATION" </w:instrText>
      </w:r>
      <w:r>
        <w:fldChar w:fldCharType="end"/>
      </w:r>
    </w:p>
    <w:p w:rsidR="00AE3BD8" w:rsidRDefault="00AE3BD8">
      <w:r>
        <w:t>Certains problèmes, tels que le calcul des courants et tensions dans un réseau électrique, sont difficiles à exprimer dans un formalisme en règles. Dans le meilleur des cas, on arrive à une résolution itérative par de nombreuses applications des règles, qui finissent par faire converger les attributs vers les valeurs que l'on veut calculer.</w:t>
      </w:r>
    </w:p>
    <w:p w:rsidR="00AE3BD8" w:rsidRDefault="00AE3BD8">
      <w:r>
        <w:t>Il est, dans un tel cas, beaucoup plus élégant de poser tout simplement le système d'équations que doivent satisfaire les valeurs d'un certain nombre d'attributs, déclarés (le temps de cette résolution) comme inconnues du système d'équations.</w:t>
      </w:r>
    </w:p>
    <w:p w:rsidR="00AE3BD8" w:rsidRDefault="00AE3BD8">
      <w:pPr>
        <w:pStyle w:val="Titre3"/>
      </w:pPr>
      <w:bookmarkStart w:id="685" w:name="_Toc335647173"/>
      <w:bookmarkStart w:id="686" w:name="_Toc335647267"/>
      <w:bookmarkStart w:id="687" w:name="_Toc335704180"/>
      <w:bookmarkStart w:id="688" w:name="_Toc342099240"/>
      <w:bookmarkStart w:id="689" w:name="_Toc342986892"/>
      <w:bookmarkStart w:id="690" w:name="_Toc343072245"/>
      <w:bookmarkStart w:id="691" w:name="_Toc443104495"/>
      <w:bookmarkStart w:id="692" w:name="_Toc399235966"/>
      <w:r>
        <w:t>Systèmes d'équations</w:t>
      </w:r>
      <w:bookmarkEnd w:id="685"/>
      <w:bookmarkEnd w:id="686"/>
      <w:bookmarkEnd w:id="687"/>
      <w:bookmarkEnd w:id="688"/>
      <w:bookmarkEnd w:id="689"/>
      <w:bookmarkEnd w:id="690"/>
      <w:bookmarkEnd w:id="691"/>
      <w:bookmarkEnd w:id="692"/>
    </w:p>
    <w:p w:rsidR="00AE3BD8" w:rsidRDefault="00AE3BD8">
      <w:r>
        <w:t xml:space="preserve">Lorsqu'une base de connaissances nécessite l'écriture d'un ou plusieurs systèmes d'équations, chaque système doit être identifié par un nom. Les noms des systèmes d'équations utilisés dans la base sont déclarés au début de la base de connaissances dans la section NOM_DES_SYSTEMES </w:t>
      </w:r>
      <w:r>
        <w:fldChar w:fldCharType="begin"/>
      </w:r>
      <w:r>
        <w:instrText xml:space="preserve"> XE "NOM_DES_SYSTEMES" </w:instrText>
      </w:r>
      <w:r>
        <w:fldChar w:fldCharType="end"/>
      </w:r>
      <w:r>
        <w:t xml:space="preserve"> (</w:t>
      </w:r>
      <w:r>
        <w:rPr>
          <w:b/>
        </w:rPr>
        <w:t>l'information recensant les identifiants des systèmes utilisés dans la base est une information relative à l'ensemble de la base et non à un type particulier</w:t>
      </w:r>
      <w:r>
        <w:t>).</w:t>
      </w:r>
    </w:p>
    <w:p w:rsidR="00AE3BD8" w:rsidRDefault="00AE3BD8">
      <w:pPr>
        <w:pStyle w:val="Courrier"/>
        <w:outlineLvl w:val="0"/>
        <w:rPr>
          <w:noProof w:val="0"/>
        </w:rPr>
      </w:pPr>
      <w:r>
        <w:rPr>
          <w:b/>
          <w:noProof w:val="0"/>
        </w:rPr>
        <w:t>NOM_DES_SYSTEMES</w:t>
      </w:r>
    </w:p>
    <w:p w:rsidR="00AE3BD8" w:rsidRDefault="00AE3BD8">
      <w:pPr>
        <w:pStyle w:val="Courrier"/>
        <w:rPr>
          <w:noProof w:val="0"/>
        </w:rPr>
      </w:pPr>
      <w:r>
        <w:rPr>
          <w:noProof w:val="0"/>
        </w:rPr>
        <w:tab/>
        <w:t>courant; tension;</w:t>
      </w:r>
    </w:p>
    <w:p w:rsidR="00AE3BD8" w:rsidRDefault="00AE3BD8">
      <w:pPr>
        <w:pStyle w:val="Courrier"/>
        <w:rPr>
          <w:noProof w:val="0"/>
        </w:rPr>
      </w:pPr>
    </w:p>
    <w:p w:rsidR="00AE3BD8" w:rsidRDefault="00AE3BD8">
      <w:pPr>
        <w:pStyle w:val="Titre3"/>
      </w:pPr>
      <w:bookmarkStart w:id="693" w:name="_Toc335647174"/>
      <w:bookmarkStart w:id="694" w:name="_Toc335647268"/>
      <w:bookmarkStart w:id="695" w:name="_Toc335704181"/>
      <w:bookmarkStart w:id="696" w:name="_Toc342099241"/>
      <w:bookmarkStart w:id="697" w:name="_Toc342986893"/>
      <w:bookmarkStart w:id="698" w:name="_Toc343072246"/>
      <w:bookmarkStart w:id="699" w:name="_Toc443104496"/>
      <w:bookmarkStart w:id="700" w:name="_Toc399235967"/>
      <w:r>
        <w:t>Equations</w:t>
      </w:r>
      <w:bookmarkEnd w:id="693"/>
      <w:bookmarkEnd w:id="694"/>
      <w:bookmarkEnd w:id="695"/>
      <w:bookmarkEnd w:id="696"/>
      <w:bookmarkEnd w:id="697"/>
      <w:bookmarkEnd w:id="698"/>
      <w:bookmarkEnd w:id="699"/>
      <w:bookmarkEnd w:id="700"/>
    </w:p>
    <w:p w:rsidR="00AE3BD8" w:rsidRDefault="00AE3BD8">
      <w:pPr>
        <w:pStyle w:val="Courrier"/>
        <w:outlineLvl w:val="0"/>
        <w:rPr>
          <w:b/>
          <w:noProof w:val="0"/>
        </w:rPr>
      </w:pPr>
      <w:r>
        <w:rPr>
          <w:b/>
          <w:noProof w:val="0"/>
        </w:rPr>
        <w:t>Syntaxe:</w:t>
      </w:r>
    </w:p>
    <w:p w:rsidR="00AE3BD8" w:rsidRDefault="00AE3BD8">
      <w:pPr>
        <w:pStyle w:val="Courrier"/>
        <w:rPr>
          <w:b/>
          <w:noProof w:val="0"/>
        </w:rPr>
      </w:pPr>
      <w:r>
        <w:rPr>
          <w:b/>
          <w:noProof w:val="0"/>
        </w:rPr>
        <w:tab/>
        <w:t>EQUATION</w:t>
      </w:r>
      <w:r>
        <w:rPr>
          <w:b/>
          <w:noProof w:val="0"/>
        </w:rPr>
        <w:tab/>
      </w:r>
      <w:r>
        <w:rPr>
          <w:noProof w:val="0"/>
        </w:rPr>
        <w:t>nom_equation</w:t>
      </w:r>
    </w:p>
    <w:p w:rsidR="00AE3BD8" w:rsidRDefault="00AE3BD8">
      <w:pPr>
        <w:pStyle w:val="Courrier"/>
        <w:rPr>
          <w:noProof w:val="0"/>
        </w:rPr>
      </w:pPr>
      <w:r>
        <w:rPr>
          <w:noProof w:val="0"/>
        </w:rPr>
        <w:tab/>
      </w:r>
      <w:r>
        <w:rPr>
          <w:noProof w:val="0"/>
        </w:rPr>
        <w:tab/>
        <w:t xml:space="preserve">[ </w:t>
      </w:r>
      <w:r>
        <w:rPr>
          <w:b/>
          <w:noProof w:val="0"/>
        </w:rPr>
        <w:t>GENRE</w:t>
      </w:r>
      <w:r>
        <w:rPr>
          <w:b/>
          <w:noProof w:val="0"/>
        </w:rPr>
        <w:tab/>
        <w:t>LINEAIRE</w:t>
      </w:r>
      <w:r>
        <w:rPr>
          <w:noProof w:val="0"/>
        </w:rPr>
        <w:t xml:space="preserve"> ]</w:t>
      </w:r>
    </w:p>
    <w:p w:rsidR="00AE3BD8" w:rsidRPr="00232F04" w:rsidRDefault="00AE3BD8">
      <w:pPr>
        <w:pStyle w:val="Courrier"/>
        <w:rPr>
          <w:noProof w:val="0"/>
          <w:lang w:val="en-GB"/>
        </w:rPr>
      </w:pPr>
      <w:r w:rsidRPr="00232F04">
        <w:rPr>
          <w:noProof w:val="0"/>
          <w:lang w:val="en-GB"/>
        </w:rPr>
        <w:tab/>
      </w:r>
      <w:r w:rsidRPr="00232F04">
        <w:rPr>
          <w:noProof w:val="0"/>
          <w:lang w:val="en-GB"/>
        </w:rPr>
        <w:tab/>
        <w:t xml:space="preserve">[ </w:t>
      </w:r>
      <w:r w:rsidRPr="00232F04">
        <w:rPr>
          <w:b/>
          <w:noProof w:val="0"/>
          <w:lang w:val="en-GB"/>
        </w:rPr>
        <w:t>SYSTEME_EQUATIONS</w:t>
      </w:r>
      <w:r w:rsidRPr="00232F04">
        <w:rPr>
          <w:b/>
          <w:noProof w:val="0"/>
          <w:lang w:val="en-GB"/>
        </w:rPr>
        <w:tab/>
      </w:r>
      <w:r w:rsidRPr="00232F04">
        <w:rPr>
          <w:noProof w:val="0"/>
          <w:lang w:val="en-GB"/>
        </w:rPr>
        <w:t>liste_systemes_equations ]</w:t>
      </w:r>
    </w:p>
    <w:p w:rsidR="00AE3BD8" w:rsidRDefault="00AE3BD8">
      <w:pPr>
        <w:pStyle w:val="Courrier"/>
        <w:rPr>
          <w:noProof w:val="0"/>
        </w:rPr>
      </w:pPr>
      <w:r w:rsidRPr="00232F04">
        <w:rPr>
          <w:noProof w:val="0"/>
          <w:lang w:val="en-GB"/>
        </w:rPr>
        <w:tab/>
      </w:r>
      <w:r w:rsidRPr="00232F04">
        <w:rPr>
          <w:noProof w:val="0"/>
          <w:lang w:val="en-GB"/>
        </w:rPr>
        <w:tab/>
      </w:r>
      <w:r>
        <w:rPr>
          <w:noProof w:val="0"/>
        </w:rPr>
        <w:t xml:space="preserve">[ </w:t>
      </w:r>
      <w:r>
        <w:rPr>
          <w:b/>
          <w:noProof w:val="0"/>
        </w:rPr>
        <w:t>SI</w:t>
      </w:r>
      <w:r>
        <w:rPr>
          <w:b/>
          <w:noProof w:val="0"/>
        </w:rPr>
        <w:tab/>
      </w:r>
      <w:r>
        <w:rPr>
          <w:b/>
          <w:noProof w:val="0"/>
        </w:rPr>
        <w:tab/>
      </w:r>
      <w:r>
        <w:rPr>
          <w:noProof w:val="0"/>
        </w:rPr>
        <w:t>expression ]</w:t>
      </w:r>
    </w:p>
    <w:p w:rsidR="00AE3BD8" w:rsidRDefault="00AE3BD8">
      <w:pPr>
        <w:pStyle w:val="Courrier"/>
        <w:rPr>
          <w:noProof w:val="0"/>
        </w:rPr>
      </w:pPr>
      <w:r>
        <w:rPr>
          <w:noProof w:val="0"/>
        </w:rPr>
        <w:tab/>
      </w:r>
      <w:r>
        <w:rPr>
          <w:noProof w:val="0"/>
        </w:rPr>
        <w:tab/>
        <w:t xml:space="preserve">[ </w:t>
      </w:r>
      <w:r>
        <w:rPr>
          <w:b/>
          <w:noProof w:val="0"/>
        </w:rPr>
        <w:t>FORMULE</w:t>
      </w:r>
      <w:r>
        <w:rPr>
          <w:b/>
          <w:noProof w:val="0"/>
        </w:rPr>
        <w:tab/>
      </w:r>
      <w:r>
        <w:rPr>
          <w:noProof w:val="0"/>
        </w:rPr>
        <w:t xml:space="preserve"> [ expression </w:t>
      </w:r>
      <w:r>
        <w:rPr>
          <w:b/>
          <w:noProof w:val="0"/>
        </w:rPr>
        <w:t>=</w:t>
      </w:r>
      <w:r>
        <w:rPr>
          <w:noProof w:val="0"/>
        </w:rPr>
        <w:t xml:space="preserve"> expression ],</w:t>
      </w:r>
    </w:p>
    <w:p w:rsidR="00AE3BD8" w:rsidRDefault="00AE3BD8">
      <w:pPr>
        <w:pStyle w:val="Courrier"/>
        <w:rPr>
          <w:noProof w:val="0"/>
        </w:rPr>
      </w:pPr>
      <w:r>
        <w:rPr>
          <w:noProof w:val="0"/>
        </w:rPr>
        <w:tab/>
      </w:r>
      <w:r>
        <w:rPr>
          <w:noProof w:val="0"/>
        </w:rPr>
        <w:tab/>
      </w:r>
      <w:r>
        <w:rPr>
          <w:noProof w:val="0"/>
        </w:rPr>
        <w:tab/>
      </w:r>
      <w:r>
        <w:rPr>
          <w:noProof w:val="0"/>
        </w:rPr>
        <w:tab/>
        <w:t xml:space="preserve">    ]</w:t>
      </w:r>
    </w:p>
    <w:p w:rsidR="00AE3BD8" w:rsidRDefault="00AE3BD8">
      <w:pPr>
        <w:pStyle w:val="Courrier"/>
        <w:rPr>
          <w:noProof w:val="0"/>
        </w:rPr>
      </w:pPr>
    </w:p>
    <w:p w:rsidR="00AE3BD8" w:rsidRDefault="00AE3BD8">
      <w:r>
        <w:t>Les équations d'un système sont décrites dans les types de la base de connaissances (une équation appartient à un type).</w:t>
      </w:r>
    </w:p>
    <w:p w:rsidR="00AE3BD8" w:rsidRDefault="00AE3BD8">
      <w:r>
        <w:t>Une équation ne peut appartenir qu'à un unique système d'équations.</w:t>
      </w:r>
    </w:p>
    <w:p w:rsidR="00AE3BD8" w:rsidRDefault="00AE3BD8">
      <w:r>
        <w:t xml:space="preserve">Les équations seront définies par le type de champs </w:t>
      </w:r>
      <w:r>
        <w:rPr>
          <w:b/>
        </w:rPr>
        <w:t>EQUATION</w:t>
      </w:r>
      <w:r>
        <w:t>.</w:t>
      </w:r>
    </w:p>
    <w:p w:rsidR="00AE3BD8" w:rsidRDefault="00AE3BD8">
      <w:r>
        <w:t>Détail des facettes :</w:t>
      </w:r>
    </w:p>
    <w:p w:rsidR="00AE3BD8" w:rsidRDefault="00AE3BD8">
      <w:pPr>
        <w:pStyle w:val="Normalcouche"/>
      </w:pPr>
      <w:r>
        <w:t>Nom d'équation (</w:t>
      </w:r>
      <w:r>
        <w:rPr>
          <w:b/>
        </w:rPr>
        <w:t>obligatoire</w:t>
      </w:r>
      <w:r>
        <w:t>)</w:t>
      </w:r>
    </w:p>
    <w:p w:rsidR="00AE3BD8" w:rsidRDefault="00AE3BD8">
      <w:pPr>
        <w:pStyle w:val="Retraitnormal"/>
      </w:pPr>
      <w:r>
        <w:t>Permet d'attribuer un nom à l'équation.</w:t>
      </w:r>
    </w:p>
    <w:p w:rsidR="00AE3BD8" w:rsidRDefault="00AE3BD8">
      <w:pPr>
        <w:pStyle w:val="Normalcouche"/>
        <w:outlineLvl w:val="0"/>
      </w:pPr>
      <w:r>
        <w:t xml:space="preserve">Facette SYSTEME_EQUATIONS </w:t>
      </w:r>
      <w:r>
        <w:rPr>
          <w:b/>
        </w:rPr>
        <w:t>(obligatoire</w:t>
      </w:r>
      <w:r>
        <w:t xml:space="preserve">) </w:t>
      </w:r>
      <w:r>
        <w:fldChar w:fldCharType="begin"/>
      </w:r>
      <w:r>
        <w:instrText xml:space="preserve"> XE "SYSTEME_EQUATIONS" </w:instrText>
      </w:r>
      <w:r>
        <w:fldChar w:fldCharType="end"/>
      </w:r>
    </w:p>
    <w:p w:rsidR="00AE3BD8" w:rsidRDefault="00AE3BD8">
      <w:pPr>
        <w:pStyle w:val="Retraitnormal"/>
      </w:pPr>
      <w:r>
        <w:t>Permet de spécifier les systèmes auxquels appartient l'équation.</w:t>
      </w:r>
    </w:p>
    <w:p w:rsidR="00AE3BD8" w:rsidRDefault="00AE3BD8">
      <w:pPr>
        <w:pStyle w:val="Normalcouche"/>
        <w:outlineLvl w:val="0"/>
      </w:pPr>
      <w:r>
        <w:t>Facette GENRE (</w:t>
      </w:r>
      <w:r>
        <w:rPr>
          <w:b/>
        </w:rPr>
        <w:t>obligatoire</w:t>
      </w:r>
      <w:r>
        <w:t xml:space="preserve">) </w:t>
      </w:r>
      <w:r>
        <w:fldChar w:fldCharType="begin"/>
      </w:r>
      <w:r>
        <w:instrText xml:space="preserve"> XE "GENRE" </w:instrText>
      </w:r>
      <w:r>
        <w:fldChar w:fldCharType="end"/>
      </w:r>
    </w:p>
    <w:p w:rsidR="00AE3BD8" w:rsidRDefault="00AE3BD8">
      <w:pPr>
        <w:pStyle w:val="Retraitnormal"/>
      </w:pPr>
      <w:r>
        <w:t xml:space="preserve">Doit être suivi d'un mot clé qui permettra d'orienter vers une méthode de résolution adaptée au problème. Pour l'instant, seul est prévu le genre LINEAIRE </w:t>
      </w:r>
      <w:r>
        <w:fldChar w:fldCharType="begin"/>
      </w:r>
      <w:r>
        <w:instrText xml:space="preserve"> XE "LINEAIRE" </w:instrText>
      </w:r>
      <w:r>
        <w:fldChar w:fldCharType="end"/>
      </w:r>
      <w:r>
        <w:t>, pour lequel des algorithmes efficaces existent.</w:t>
      </w:r>
    </w:p>
    <w:p w:rsidR="00AE3BD8" w:rsidRDefault="00AE3BD8">
      <w:pPr>
        <w:pStyle w:val="Normalcouche"/>
      </w:pPr>
      <w:r>
        <w:t xml:space="preserve">Facette SI </w:t>
      </w:r>
      <w:r>
        <w:rPr>
          <w:b/>
        </w:rPr>
        <w:t>(facultatif</w:t>
      </w:r>
      <w:r>
        <w:t>)</w:t>
      </w:r>
    </w:p>
    <w:p w:rsidR="00AE3BD8" w:rsidRDefault="00AE3BD8">
      <w:pPr>
        <w:pStyle w:val="Retraitnormal"/>
      </w:pPr>
      <w:r>
        <w:t>SI est une facette optionnelle permettant d'exprimer une condition qui doit être satisfaite par l'état du modèle pour que la formule soit prise en compte dans le système d'équations.</w:t>
      </w:r>
    </w:p>
    <w:p w:rsidR="00AE3BD8" w:rsidRDefault="00AE3BD8">
      <w:pPr>
        <w:pStyle w:val="Normalcouche"/>
        <w:outlineLvl w:val="0"/>
      </w:pPr>
      <w:r>
        <w:t xml:space="preserve">Facette FORMULE </w:t>
      </w:r>
      <w:r>
        <w:rPr>
          <w:b/>
        </w:rPr>
        <w:t>(obligatoire</w:t>
      </w:r>
      <w:r>
        <w:t xml:space="preserve">) </w:t>
      </w:r>
      <w:r>
        <w:fldChar w:fldCharType="begin"/>
      </w:r>
      <w:r>
        <w:instrText xml:space="preserve"> XE "FORMULE" </w:instrText>
      </w:r>
      <w:r>
        <w:fldChar w:fldCharType="end"/>
      </w:r>
    </w:p>
    <w:p w:rsidR="00AE3BD8" w:rsidRDefault="00AE3BD8">
      <w:pPr>
        <w:pStyle w:val="Retraitnormal"/>
      </w:pPr>
      <w:r>
        <w:t xml:space="preserve">Cette facette doit être suivie de l'équation elle-même, dans laquelle les inconnues sont précédées d'un point d'interrogation </w:t>
      </w:r>
      <w:r>
        <w:rPr>
          <w:b/>
        </w:rPr>
        <w:t>'?</w:t>
      </w:r>
      <w:r>
        <w:t xml:space="preserve">' </w:t>
      </w:r>
      <w:r>
        <w:fldChar w:fldCharType="begin"/>
      </w:r>
      <w:r>
        <w:instrText xml:space="preserve"> XE "?" </w:instrText>
      </w:r>
      <w:r>
        <w:fldChar w:fldCharType="end"/>
      </w:r>
      <w:r>
        <w:t>. Ces inconnues sont obligatoirement des attributs déclarés. La valeur de ces attributs sera calculée au moment de la résolution mathématique de la formule. Ainsi, la valeur des attributs sera modifiée. L'équation doit être écrite sous la forme de l'égalité entre un membre gauche dans lequel apparaissent les variables, au sein d'une expression numérique, et un membre droit, qui doit être une constante.</w:t>
      </w:r>
    </w:p>
    <w:p w:rsidR="00AE3BD8" w:rsidRDefault="00AE3BD8">
      <w:pPr>
        <w:pStyle w:val="Retraitnormal"/>
      </w:pPr>
      <w:r>
        <w:t>Afin de simplifier les traitements, on impose que les équations de type linéaire soient écrites sous une forme "standard", dans laquelle le membre de gauche se présente sous la forme : a1* ?x1 + a2* ?x2 +.... an* ?xn, où les ai sont des expressions numériques ne faisant intervenir aucune variable de l'équation.</w:t>
      </w:r>
    </w:p>
    <w:p w:rsidR="00AE3BD8" w:rsidRDefault="00AE3BD8">
      <w:pPr>
        <w:pStyle w:val="Courrier"/>
        <w:rPr>
          <w:noProof w:val="0"/>
        </w:rPr>
      </w:pPr>
      <w:r>
        <w:rPr>
          <w:noProof w:val="0"/>
        </w:rPr>
        <w:t xml:space="preserve">Exemple : </w:t>
      </w:r>
    </w:p>
    <w:p w:rsidR="00AE3BD8" w:rsidRDefault="00AE3BD8">
      <w:pPr>
        <w:pStyle w:val="Courrier"/>
        <w:rPr>
          <w:noProof w:val="0"/>
        </w:rPr>
      </w:pPr>
    </w:p>
    <w:p w:rsidR="00AE3BD8" w:rsidRDefault="00AE3BD8">
      <w:pPr>
        <w:pStyle w:val="Courrier"/>
        <w:rPr>
          <w:noProof w:val="0"/>
        </w:rPr>
      </w:pPr>
      <w:r>
        <w:rPr>
          <w:b/>
          <w:noProof w:val="0"/>
        </w:rPr>
        <w:t>TYPE</w:t>
      </w:r>
      <w:r>
        <w:rPr>
          <w:noProof w:val="0"/>
        </w:rPr>
        <w:tab/>
        <w:t>sommet;</w:t>
      </w:r>
    </w:p>
    <w:p w:rsidR="00AE3BD8" w:rsidRDefault="00AE3BD8">
      <w:pPr>
        <w:pStyle w:val="Courrier"/>
        <w:outlineLvl w:val="0"/>
        <w:rPr>
          <w:b/>
          <w:noProof w:val="0"/>
        </w:rPr>
      </w:pPr>
      <w:r>
        <w:rPr>
          <w:b/>
          <w:noProof w:val="0"/>
        </w:rPr>
        <w:t>ATTRIBUT</w:t>
      </w:r>
    </w:p>
    <w:p w:rsidR="00AE3BD8" w:rsidRDefault="00AE3BD8">
      <w:pPr>
        <w:pStyle w:val="Courrier"/>
        <w:rPr>
          <w:noProof w:val="0"/>
        </w:rPr>
      </w:pPr>
      <w:r>
        <w:rPr>
          <w:noProof w:val="0"/>
        </w:rPr>
        <w:tab/>
        <w:t xml:space="preserve">a      </w:t>
      </w:r>
      <w:r>
        <w:rPr>
          <w:b/>
          <w:noProof w:val="0"/>
        </w:rPr>
        <w:t>DOMAINE  REEL;</w:t>
      </w:r>
    </w:p>
    <w:p w:rsidR="00AE3BD8" w:rsidRDefault="00AE3BD8">
      <w:pPr>
        <w:pStyle w:val="Courrier"/>
        <w:rPr>
          <w:noProof w:val="0"/>
        </w:rPr>
      </w:pPr>
      <w:r>
        <w:rPr>
          <w:noProof w:val="0"/>
        </w:rPr>
        <w:tab/>
        <w:t xml:space="preserve">b      </w:t>
      </w:r>
      <w:r>
        <w:rPr>
          <w:b/>
          <w:noProof w:val="0"/>
        </w:rPr>
        <w:t>DOMAINE  REEL;</w:t>
      </w:r>
    </w:p>
    <w:p w:rsidR="00AE3BD8" w:rsidRDefault="00AE3BD8">
      <w:pPr>
        <w:pStyle w:val="Courrier"/>
        <w:rPr>
          <w:noProof w:val="0"/>
        </w:rPr>
      </w:pPr>
      <w:r>
        <w:rPr>
          <w:noProof w:val="0"/>
        </w:rPr>
        <w:tab/>
        <w:t xml:space="preserve">c      </w:t>
      </w:r>
      <w:r>
        <w:rPr>
          <w:b/>
          <w:noProof w:val="0"/>
        </w:rPr>
        <w:t>DOMAINE  REEL;</w:t>
      </w:r>
    </w:p>
    <w:p w:rsidR="00AE3BD8" w:rsidRDefault="00AE3BD8">
      <w:pPr>
        <w:pStyle w:val="Courrier"/>
        <w:rPr>
          <w:noProof w:val="0"/>
        </w:rPr>
      </w:pPr>
      <w:r>
        <w:rPr>
          <w:noProof w:val="0"/>
        </w:rPr>
        <w:tab/>
        <w:t xml:space="preserve">x      </w:t>
      </w:r>
      <w:r>
        <w:rPr>
          <w:b/>
          <w:noProof w:val="0"/>
        </w:rPr>
        <w:t>DOMAINE  REEL;</w:t>
      </w:r>
    </w:p>
    <w:p w:rsidR="00AE3BD8" w:rsidRDefault="00AE3BD8">
      <w:pPr>
        <w:pStyle w:val="Courrier"/>
        <w:rPr>
          <w:noProof w:val="0"/>
        </w:rPr>
      </w:pPr>
      <w:r>
        <w:rPr>
          <w:noProof w:val="0"/>
        </w:rPr>
        <w:tab/>
        <w:t xml:space="preserve">y      </w:t>
      </w:r>
      <w:r>
        <w:rPr>
          <w:b/>
          <w:noProof w:val="0"/>
        </w:rPr>
        <w:t>DOMAINE  REEL;</w:t>
      </w:r>
    </w:p>
    <w:p w:rsidR="00AE3BD8" w:rsidRDefault="00AE3BD8">
      <w:pPr>
        <w:pStyle w:val="Courrier"/>
        <w:rPr>
          <w:noProof w:val="0"/>
        </w:rPr>
      </w:pPr>
      <w:r>
        <w:rPr>
          <w:noProof w:val="0"/>
        </w:rPr>
        <w:tab/>
        <w:t xml:space="preserve">isole  </w:t>
      </w:r>
      <w:r>
        <w:rPr>
          <w:b/>
          <w:noProof w:val="0"/>
        </w:rPr>
        <w:t>DOMAINE BOOLEEN;</w:t>
      </w:r>
    </w:p>
    <w:p w:rsidR="00AE3BD8" w:rsidRDefault="00AE3BD8">
      <w:pPr>
        <w:pStyle w:val="Courrier"/>
        <w:outlineLvl w:val="0"/>
        <w:rPr>
          <w:b/>
          <w:noProof w:val="0"/>
        </w:rPr>
      </w:pPr>
      <w:r>
        <w:rPr>
          <w:b/>
          <w:noProof w:val="0"/>
        </w:rPr>
        <w:t xml:space="preserve">EQUATION </w:t>
      </w:r>
    </w:p>
    <w:p w:rsidR="00AE3BD8" w:rsidRDefault="00AE3BD8">
      <w:pPr>
        <w:pStyle w:val="Courrier"/>
        <w:rPr>
          <w:noProof w:val="0"/>
        </w:rPr>
      </w:pPr>
      <w:r>
        <w:rPr>
          <w:noProof w:val="0"/>
        </w:rPr>
        <w:tab/>
        <w:t xml:space="preserve">equ1 </w:t>
      </w:r>
    </w:p>
    <w:p w:rsidR="00AE3BD8" w:rsidRDefault="00AE3BD8">
      <w:pPr>
        <w:pStyle w:val="Courrier"/>
        <w:outlineLvl w:val="0"/>
        <w:rPr>
          <w:b/>
          <w:noProof w:val="0"/>
        </w:rPr>
      </w:pPr>
      <w:r>
        <w:rPr>
          <w:b/>
          <w:noProof w:val="0"/>
        </w:rPr>
        <w:tab/>
        <w:t>GENRE LINEAIRE</w:t>
      </w:r>
    </w:p>
    <w:p w:rsidR="00AE3BD8" w:rsidRDefault="00AE3BD8">
      <w:pPr>
        <w:pStyle w:val="Courrier"/>
        <w:outlineLvl w:val="0"/>
        <w:rPr>
          <w:noProof w:val="0"/>
        </w:rPr>
      </w:pPr>
      <w:r>
        <w:rPr>
          <w:noProof w:val="0"/>
        </w:rPr>
        <w:tab/>
      </w:r>
      <w:r>
        <w:rPr>
          <w:b/>
          <w:noProof w:val="0"/>
        </w:rPr>
        <w:t>SYSTEME_EQUATIONS</w:t>
      </w:r>
      <w:r w:rsidR="009A67E6">
        <w:rPr>
          <w:noProof w:val="0"/>
        </w:rPr>
        <w:t xml:space="preserve"> couran</w:t>
      </w:r>
    </w:p>
    <w:p w:rsidR="00AE3BD8" w:rsidRDefault="00AE3BD8">
      <w:pPr>
        <w:pStyle w:val="Courrier"/>
        <w:rPr>
          <w:noProof w:val="0"/>
        </w:rPr>
      </w:pPr>
      <w:r>
        <w:rPr>
          <w:noProof w:val="0"/>
        </w:rPr>
        <w:tab/>
      </w:r>
      <w:r>
        <w:rPr>
          <w:b/>
          <w:noProof w:val="0"/>
        </w:rPr>
        <w:t>SI</w:t>
      </w:r>
      <w:r>
        <w:rPr>
          <w:noProof w:val="0"/>
        </w:rPr>
        <w:t xml:space="preserve"> </w:t>
      </w:r>
      <w:r>
        <w:rPr>
          <w:b/>
          <w:noProof w:val="0"/>
        </w:rPr>
        <w:t xml:space="preserve">NON </w:t>
      </w:r>
      <w:r>
        <w:rPr>
          <w:noProof w:val="0"/>
        </w:rPr>
        <w:t>isole(s1) (* La formule n'a de sens que dans ce cas *)</w:t>
      </w:r>
    </w:p>
    <w:p w:rsidR="00AE3BD8" w:rsidRPr="00347436" w:rsidRDefault="00AE3BD8">
      <w:pPr>
        <w:pStyle w:val="Courrier"/>
        <w:rPr>
          <w:noProof w:val="0"/>
          <w:lang w:val="en-US"/>
        </w:rPr>
      </w:pPr>
      <w:r>
        <w:rPr>
          <w:noProof w:val="0"/>
        </w:rPr>
        <w:tab/>
      </w:r>
      <w:r w:rsidRPr="00347436">
        <w:rPr>
          <w:b/>
          <w:noProof w:val="0"/>
          <w:lang w:val="en-US"/>
        </w:rPr>
        <w:t>FORMULE</w:t>
      </w:r>
      <w:r w:rsidRPr="00347436">
        <w:rPr>
          <w:noProof w:val="0"/>
          <w:lang w:val="en-US"/>
        </w:rPr>
        <w:t xml:space="preserve">  a(s1)*</w:t>
      </w:r>
      <w:r w:rsidRPr="00347436">
        <w:rPr>
          <w:b/>
          <w:noProof w:val="0"/>
          <w:lang w:val="en-US"/>
        </w:rPr>
        <w:t>?</w:t>
      </w:r>
      <w:r w:rsidRPr="00347436">
        <w:rPr>
          <w:noProof w:val="0"/>
          <w:lang w:val="en-US"/>
        </w:rPr>
        <w:t>x(s1) + b(s1)*</w:t>
      </w:r>
      <w:r w:rsidRPr="00347436">
        <w:rPr>
          <w:b/>
          <w:noProof w:val="0"/>
          <w:lang w:val="en-US"/>
        </w:rPr>
        <w:t>?</w:t>
      </w:r>
      <w:r w:rsidRPr="00347436">
        <w:rPr>
          <w:noProof w:val="0"/>
          <w:lang w:val="en-US"/>
        </w:rPr>
        <w:t>y(s1) = c(s1);</w:t>
      </w:r>
    </w:p>
    <w:p w:rsidR="00AE3BD8" w:rsidRDefault="00AE3BD8">
      <w:pPr>
        <w:pStyle w:val="Courrier"/>
        <w:rPr>
          <w:noProof w:val="0"/>
        </w:rPr>
      </w:pPr>
      <w:r w:rsidRPr="00347436">
        <w:rPr>
          <w:noProof w:val="0"/>
          <w:lang w:val="en-US"/>
        </w:rPr>
        <w:tab/>
      </w:r>
      <w:r w:rsidRPr="00347436">
        <w:rPr>
          <w:noProof w:val="0"/>
          <w:lang w:val="en-US"/>
        </w:rPr>
        <w:tab/>
      </w:r>
      <w:r>
        <w:rPr>
          <w:noProof w:val="0"/>
        </w:rPr>
        <w:t>(* x et y sont les inconnues de la formule : elles vont</w:t>
      </w:r>
    </w:p>
    <w:p w:rsidR="00AE3BD8" w:rsidRDefault="00AE3BD8">
      <w:pPr>
        <w:pStyle w:val="Courrier"/>
        <w:rPr>
          <w:noProof w:val="0"/>
        </w:rPr>
      </w:pPr>
      <w:r>
        <w:rPr>
          <w:noProof w:val="0"/>
        </w:rPr>
        <w:tab/>
      </w:r>
      <w:r>
        <w:rPr>
          <w:noProof w:val="0"/>
        </w:rPr>
        <w:tab/>
        <w:t xml:space="preserve">   être substituées lors de la résolution de la formule.</w:t>
      </w:r>
    </w:p>
    <w:p w:rsidR="00AE3BD8" w:rsidRDefault="00AE3BD8">
      <w:pPr>
        <w:pStyle w:val="Courrier"/>
        <w:rPr>
          <w:noProof w:val="0"/>
        </w:rPr>
      </w:pPr>
      <w:r>
        <w:rPr>
          <w:noProof w:val="0"/>
        </w:rPr>
        <w:tab/>
      </w:r>
      <w:r>
        <w:rPr>
          <w:noProof w:val="0"/>
        </w:rPr>
        <w:tab/>
        <w:t xml:space="preserve">   x et y sont des attributs *)</w:t>
      </w:r>
    </w:p>
    <w:p w:rsidR="00AE3BD8" w:rsidRDefault="00AE3BD8">
      <w:pPr>
        <w:pStyle w:val="Courrier"/>
        <w:rPr>
          <w:noProof w:val="0"/>
        </w:rPr>
      </w:pPr>
    </w:p>
    <w:p w:rsidR="00AE3BD8" w:rsidRDefault="00AE3BD8">
      <w:r>
        <w:t>Rappel : la résolution d'un système d'équations est déclenchée au moment voulu, par une règle d'interaction.</w:t>
      </w:r>
    </w:p>
    <w:p w:rsidR="00AE3BD8" w:rsidRDefault="00AE3BD8">
      <w:pPr>
        <w:pStyle w:val="Courrier"/>
        <w:rPr>
          <w:noProof w:val="0"/>
        </w:rPr>
      </w:pPr>
      <w:r>
        <w:rPr>
          <w:noProof w:val="0"/>
        </w:rPr>
        <w:t>Exemple :  déclenchement de la résolution pour le système "courant".</w:t>
      </w:r>
    </w:p>
    <w:p w:rsidR="00AE3BD8" w:rsidRDefault="00AE3BD8">
      <w:pPr>
        <w:pStyle w:val="Courrier"/>
        <w:rPr>
          <w:noProof w:val="0"/>
        </w:rPr>
      </w:pPr>
      <w:r>
        <w:rPr>
          <w:b/>
          <w:noProof w:val="0"/>
        </w:rPr>
        <w:t>INTERACTION</w:t>
      </w:r>
      <w:r>
        <w:rPr>
          <w:b/>
          <w:noProof w:val="0"/>
        </w:rPr>
        <w:br/>
      </w:r>
      <w:r>
        <w:rPr>
          <w:b/>
          <w:noProof w:val="0"/>
        </w:rPr>
        <w:tab/>
      </w:r>
      <w:r>
        <w:rPr>
          <w:noProof w:val="0"/>
        </w:rPr>
        <w:t>r1</w:t>
      </w:r>
      <w:r>
        <w:rPr>
          <w:noProof w:val="0"/>
        </w:rPr>
        <w:br/>
      </w:r>
      <w:r>
        <w:rPr>
          <w:noProof w:val="0"/>
        </w:rPr>
        <w:tab/>
      </w:r>
      <w:r>
        <w:rPr>
          <w:b/>
          <w:noProof w:val="0"/>
        </w:rPr>
        <w:t xml:space="preserve">ETAPE </w:t>
      </w:r>
      <w:r>
        <w:rPr>
          <w:noProof w:val="0"/>
        </w:rPr>
        <w:t>resoudre</w:t>
      </w:r>
    </w:p>
    <w:p w:rsidR="00AE3BD8" w:rsidRDefault="00AE3BD8">
      <w:pPr>
        <w:pStyle w:val="Courrier"/>
        <w:outlineLvl w:val="0"/>
        <w:rPr>
          <w:noProof w:val="0"/>
        </w:rPr>
      </w:pPr>
      <w:r>
        <w:rPr>
          <w:noProof w:val="0"/>
        </w:rPr>
        <w:tab/>
      </w:r>
      <w:r>
        <w:rPr>
          <w:b/>
          <w:noProof w:val="0"/>
        </w:rPr>
        <w:t>ALORS RESOUDRE_SYSTEME(</w:t>
      </w:r>
      <w:r>
        <w:rPr>
          <w:noProof w:val="0"/>
        </w:rPr>
        <w:t>courant</w:t>
      </w:r>
      <w:r>
        <w:rPr>
          <w:b/>
          <w:noProof w:val="0"/>
        </w:rPr>
        <w:t>)</w:t>
      </w:r>
      <w:r>
        <w:rPr>
          <w:noProof w:val="0"/>
        </w:rPr>
        <w:t>;</w:t>
      </w:r>
    </w:p>
    <w:p w:rsidR="00AE3BD8" w:rsidRDefault="00AE3BD8"/>
    <w:p w:rsidR="00AE3BD8" w:rsidRDefault="009037BC">
      <w:pPr>
        <w:pStyle w:val="Titre1"/>
      </w:pPr>
      <w:bookmarkStart w:id="701" w:name="_Toc335111939"/>
      <w:bookmarkStart w:id="702" w:name="_Toc335647175"/>
      <w:bookmarkStart w:id="703" w:name="_Toc335647269"/>
      <w:bookmarkStart w:id="704" w:name="_Toc335704182"/>
      <w:bookmarkStart w:id="705" w:name="_Toc342099242"/>
      <w:bookmarkStart w:id="706" w:name="_Toc342986894"/>
      <w:bookmarkStart w:id="707" w:name="_Toc343072247"/>
      <w:bookmarkStart w:id="708" w:name="_Toc443104497"/>
      <w:r>
        <w:br w:type="page"/>
      </w:r>
      <w:bookmarkStart w:id="709" w:name="_Toc399235968"/>
      <w:r w:rsidR="00AE3BD8">
        <w:t>REFERENCES</w:t>
      </w:r>
      <w:bookmarkEnd w:id="701"/>
      <w:bookmarkEnd w:id="702"/>
      <w:bookmarkEnd w:id="703"/>
      <w:bookmarkEnd w:id="704"/>
      <w:bookmarkEnd w:id="705"/>
      <w:bookmarkEnd w:id="706"/>
      <w:bookmarkEnd w:id="707"/>
      <w:bookmarkEnd w:id="708"/>
      <w:bookmarkEnd w:id="709"/>
    </w:p>
    <w:p w:rsidR="009A67E6" w:rsidRDefault="009A67E6" w:rsidP="009A67E6">
      <w:pPr>
        <w:spacing w:after="0"/>
        <w:ind w:left="567" w:hanging="567"/>
      </w:pPr>
      <w:r w:rsidRPr="009A67E6">
        <w:t>[</w:t>
      </w:r>
      <w:r>
        <w:t>1</w:t>
      </w:r>
      <w:r w:rsidRPr="009A67E6">
        <w:t>]</w:t>
      </w:r>
      <w:r>
        <w:tab/>
        <w:t>Un moyen d'unifier diverses modélisations pour les études probabilistes : le langage FIGARO</w:t>
      </w:r>
    </w:p>
    <w:p w:rsidR="009A67E6" w:rsidRDefault="009A67E6" w:rsidP="009A67E6">
      <w:pPr>
        <w:spacing w:after="0"/>
        <w:ind w:left="567" w:hanging="567"/>
      </w:pPr>
      <w:r>
        <w:tab/>
        <w:t>Bouissou M., Bouhadana H., Bannelier M.</w:t>
      </w:r>
    </w:p>
    <w:p w:rsidR="009A67E6" w:rsidRDefault="009A67E6" w:rsidP="009A67E6">
      <w:pPr>
        <w:spacing w:after="0"/>
        <w:ind w:left="567" w:hanging="567"/>
      </w:pPr>
      <w:r>
        <w:tab/>
        <w:t>Note HT- 53/90/42A</w:t>
      </w:r>
    </w:p>
    <w:p w:rsidR="009A67E6" w:rsidRDefault="009A67E6" w:rsidP="009A67E6">
      <w:pPr>
        <w:spacing w:after="0"/>
        <w:ind w:left="567" w:hanging="567"/>
      </w:pPr>
    </w:p>
    <w:p w:rsidR="009A67E6" w:rsidRDefault="009A67E6" w:rsidP="009A67E6">
      <w:pPr>
        <w:spacing w:after="0"/>
        <w:ind w:left="567" w:hanging="567"/>
      </w:pPr>
      <w:r w:rsidRPr="009A67E6">
        <w:t>[</w:t>
      </w:r>
      <w:r>
        <w:t>2</w:t>
      </w:r>
      <w:r w:rsidRPr="009A67E6">
        <w:t>]</w:t>
      </w:r>
      <w:r>
        <w:tab/>
        <w:t>Conception d'un ensemble d'outils pour la représentation, l'analyse et l'exploitation de la connaissance en sûreté de fonctionnement : l'Atelier FIGARO.</w:t>
      </w:r>
    </w:p>
    <w:p w:rsidR="009A67E6" w:rsidRDefault="009A67E6" w:rsidP="009A67E6">
      <w:pPr>
        <w:spacing w:after="0"/>
        <w:ind w:left="567" w:hanging="567"/>
      </w:pPr>
      <w:r>
        <w:tab/>
        <w:t>Bouhadana H.</w:t>
      </w:r>
    </w:p>
    <w:p w:rsidR="009A67E6" w:rsidRDefault="009A67E6" w:rsidP="009A67E6">
      <w:pPr>
        <w:spacing w:after="0"/>
        <w:ind w:left="567" w:hanging="567"/>
      </w:pPr>
      <w:r>
        <w:tab/>
        <w:t>Thèse de doctorat - Juin 92</w:t>
      </w:r>
    </w:p>
    <w:p w:rsidR="009A67E6" w:rsidRDefault="009A67E6" w:rsidP="009A67E6">
      <w:pPr>
        <w:spacing w:after="0"/>
        <w:ind w:left="567" w:hanging="567"/>
      </w:pPr>
    </w:p>
    <w:p w:rsidR="009A67E6" w:rsidRDefault="009A67E6" w:rsidP="009A67E6">
      <w:pPr>
        <w:spacing w:after="0"/>
        <w:ind w:left="567" w:hanging="567"/>
      </w:pPr>
      <w:r>
        <w:t>[3</w:t>
      </w:r>
      <w:r w:rsidRPr="009A67E6">
        <w:t>]</w:t>
      </w:r>
      <w:r>
        <w:tab/>
        <w:t>Extensions du langage FIGARO 1</w:t>
      </w:r>
    </w:p>
    <w:p w:rsidR="009A67E6" w:rsidRDefault="009A67E6" w:rsidP="009A67E6">
      <w:pPr>
        <w:spacing w:after="0"/>
        <w:ind w:left="567" w:hanging="567"/>
      </w:pPr>
      <w:r>
        <w:tab/>
        <w:t>Humbert S., Bannelier M.</w:t>
      </w:r>
    </w:p>
    <w:p w:rsidR="009A67E6" w:rsidRDefault="009A67E6" w:rsidP="009A67E6">
      <w:pPr>
        <w:spacing w:after="0"/>
        <w:ind w:left="567" w:hanging="567"/>
        <w:outlineLvl w:val="0"/>
      </w:pPr>
      <w:r>
        <w:tab/>
        <w:t>NIT T53/93/41</w:t>
      </w:r>
    </w:p>
    <w:p w:rsidR="009A67E6" w:rsidRDefault="009A67E6" w:rsidP="009A67E6">
      <w:pPr>
        <w:spacing w:after="0"/>
        <w:ind w:left="567" w:hanging="567"/>
      </w:pPr>
    </w:p>
    <w:p w:rsidR="009A67E6" w:rsidRDefault="009A67E6" w:rsidP="009A67E6">
      <w:pPr>
        <w:spacing w:after="0"/>
        <w:ind w:left="567" w:hanging="567"/>
      </w:pPr>
      <w:r w:rsidRPr="009A67E6">
        <w:t>[</w:t>
      </w:r>
      <w:r>
        <w:t>4</w:t>
      </w:r>
      <w:r w:rsidRPr="009A67E6">
        <w:t>]</w:t>
      </w:r>
      <w:r>
        <w:tab/>
        <w:t>Définition du langage FIGARO0</w:t>
      </w:r>
    </w:p>
    <w:p w:rsidR="009A67E6" w:rsidRPr="00AE3BD8" w:rsidRDefault="009A67E6" w:rsidP="009A67E6">
      <w:pPr>
        <w:spacing w:after="0"/>
        <w:ind w:left="567" w:hanging="567"/>
        <w:rPr>
          <w:lang w:val="pt-BR"/>
        </w:rPr>
      </w:pPr>
      <w:r>
        <w:tab/>
      </w:r>
      <w:r w:rsidRPr="00AE3BD8">
        <w:rPr>
          <w:lang w:val="pt-BR"/>
        </w:rPr>
        <w:t>Bouissou M., Dia M., Ladeuil V.</w:t>
      </w:r>
    </w:p>
    <w:p w:rsidR="009A67E6" w:rsidRPr="00232F04" w:rsidRDefault="009A67E6" w:rsidP="009A67E6">
      <w:r w:rsidRPr="00AE3BD8">
        <w:rPr>
          <w:lang w:val="pt-BR"/>
        </w:rPr>
        <w:tab/>
      </w:r>
      <w:r w:rsidRPr="00232F04">
        <w:t>Note HT - 53/93/040</w:t>
      </w:r>
    </w:p>
    <w:p w:rsidR="009A67E6" w:rsidRPr="009A67E6" w:rsidRDefault="009A67E6" w:rsidP="009A67E6">
      <w:pPr>
        <w:spacing w:after="0"/>
        <w:ind w:left="567" w:hanging="567"/>
      </w:pPr>
      <w:r w:rsidRPr="009A67E6">
        <w:t>[5]</w:t>
      </w:r>
      <w:r>
        <w:t xml:space="preserve"> </w:t>
      </w:r>
      <w:r>
        <w:tab/>
        <w:t>Manuel de référence du langage FIGARO ??</w:t>
      </w:r>
    </w:p>
    <w:p w:rsidR="00AE3BD8" w:rsidRDefault="00AE3BD8">
      <w:pPr>
        <w:spacing w:after="0"/>
        <w:ind w:left="567" w:hanging="567"/>
      </w:pPr>
    </w:p>
    <w:p w:rsidR="00AE3BD8" w:rsidRDefault="00AE3BD8">
      <w:pPr>
        <w:spacing w:after="0"/>
        <w:ind w:left="567" w:hanging="567"/>
      </w:pPr>
    </w:p>
    <w:p w:rsidR="00AE3BD8" w:rsidRDefault="009A67E6">
      <w:pPr>
        <w:spacing w:after="0"/>
        <w:ind w:left="567" w:hanging="567"/>
      </w:pPr>
      <w:r>
        <w:t>[6</w:t>
      </w:r>
      <w:r w:rsidRPr="009A67E6">
        <w:t>]</w:t>
      </w:r>
      <w:r w:rsidR="00AE3BD8">
        <w:tab/>
        <w:t>ATELIER FIGARO - SPECIFICATIONS DU SOUS-SYSTEME FIGARO1</w:t>
      </w:r>
    </w:p>
    <w:p w:rsidR="00AE3BD8" w:rsidRPr="00347436" w:rsidRDefault="00AE3BD8">
      <w:pPr>
        <w:spacing w:after="0"/>
        <w:ind w:left="567" w:hanging="567"/>
        <w:rPr>
          <w:lang w:val="en-US"/>
        </w:rPr>
      </w:pPr>
      <w:r>
        <w:tab/>
      </w:r>
      <w:r w:rsidRPr="00347436">
        <w:rPr>
          <w:lang w:val="en-US"/>
        </w:rPr>
        <w:t>Humbert S., Ladeuil V., Leroy F.</w:t>
      </w:r>
    </w:p>
    <w:p w:rsidR="00AE3BD8" w:rsidRPr="00347436" w:rsidRDefault="00AE3BD8">
      <w:pPr>
        <w:spacing w:after="0"/>
        <w:ind w:left="567" w:hanging="567"/>
        <w:rPr>
          <w:lang w:val="en-US"/>
        </w:rPr>
      </w:pPr>
      <w:r w:rsidRPr="00347436">
        <w:rPr>
          <w:lang w:val="en-US"/>
        </w:rPr>
        <w:tab/>
        <w:t>Note HT - 53/95/016A</w:t>
      </w:r>
    </w:p>
    <w:p w:rsidR="00AE3BD8" w:rsidRPr="00347436" w:rsidRDefault="00AE3BD8">
      <w:pPr>
        <w:spacing w:after="0"/>
        <w:ind w:left="567" w:hanging="567"/>
        <w:rPr>
          <w:lang w:val="en-US"/>
        </w:rPr>
      </w:pPr>
    </w:p>
    <w:p w:rsidR="00AE3BD8" w:rsidRDefault="009A67E6">
      <w:pPr>
        <w:spacing w:after="0"/>
        <w:ind w:left="567" w:hanging="567"/>
      </w:pPr>
      <w:r w:rsidRPr="009A67E6">
        <w:t>[</w:t>
      </w:r>
      <w:r>
        <w:t>7</w:t>
      </w:r>
      <w:r w:rsidRPr="009A67E6">
        <w:t>]</w:t>
      </w:r>
      <w:r w:rsidR="00AE3BD8">
        <w:tab/>
        <w:t>REFLEXIONS SUR LA GENERATION D'ARBRES DE DEFAILLANCE DANS L'ATELIER FIGARO</w:t>
      </w:r>
    </w:p>
    <w:p w:rsidR="00AE3BD8" w:rsidRDefault="00AE3BD8">
      <w:pPr>
        <w:spacing w:after="0"/>
        <w:ind w:left="567" w:hanging="567"/>
      </w:pPr>
      <w:r>
        <w:tab/>
        <w:t>Bannelier M., Villatte N.</w:t>
      </w:r>
    </w:p>
    <w:p w:rsidR="00AE3BD8" w:rsidRDefault="00AE3BD8">
      <w:pPr>
        <w:spacing w:after="0"/>
        <w:ind w:left="567" w:hanging="567"/>
      </w:pPr>
      <w:r>
        <w:tab/>
        <w:t>Note HT - 53/93/22A</w:t>
      </w:r>
    </w:p>
    <w:p w:rsidR="00900BAE" w:rsidRDefault="00900BAE">
      <w:pPr>
        <w:spacing w:after="0"/>
        <w:ind w:left="567" w:hanging="567"/>
      </w:pPr>
    </w:p>
    <w:p w:rsidR="00900BAE" w:rsidRDefault="00900BAE">
      <w:pPr>
        <w:spacing w:after="0"/>
        <w:ind w:left="567" w:hanging="567"/>
      </w:pPr>
    </w:p>
    <w:p w:rsidR="00AE3BD8" w:rsidRDefault="00AE3BD8"/>
    <w:p w:rsidR="00AE3BD8" w:rsidRDefault="00AE3BD8"/>
    <w:p w:rsidR="00AE3BD8" w:rsidRDefault="00AE3BD8"/>
    <w:p w:rsidR="00AE3BD8" w:rsidRDefault="00AE3BD8"/>
    <w:p w:rsidR="00AE3BD8" w:rsidRDefault="00AE3BD8">
      <w:pPr>
        <w:pStyle w:val="Titre1"/>
      </w:pPr>
      <w:bookmarkStart w:id="710" w:name="_Toc335111940"/>
      <w:bookmarkStart w:id="711" w:name="_Toc335647176"/>
      <w:bookmarkStart w:id="712" w:name="_Toc335647270"/>
      <w:bookmarkStart w:id="713" w:name="_Toc335704183"/>
      <w:bookmarkStart w:id="714" w:name="_Toc342099243"/>
      <w:bookmarkStart w:id="715" w:name="_Toc342986895"/>
      <w:bookmarkStart w:id="716" w:name="_Toc343072248"/>
      <w:bookmarkStart w:id="717" w:name="_Toc443104498"/>
      <w:r>
        <w:br w:type="page"/>
      </w:r>
      <w:bookmarkStart w:id="718" w:name="_Toc399235969"/>
      <w:r>
        <w:t xml:space="preserve">ANNEXE 1 : </w:t>
      </w:r>
      <w:bookmarkEnd w:id="710"/>
      <w:bookmarkEnd w:id="711"/>
      <w:bookmarkEnd w:id="712"/>
      <w:bookmarkEnd w:id="713"/>
      <w:bookmarkEnd w:id="714"/>
      <w:r>
        <w:t>EVOLUTIONS DU LANGAG</w:t>
      </w:r>
      <w:bookmarkEnd w:id="715"/>
      <w:bookmarkEnd w:id="716"/>
      <w:bookmarkEnd w:id="717"/>
      <w:r w:rsidR="00900BAE">
        <w:t>E FIGARO</w:t>
      </w:r>
      <w:bookmarkEnd w:id="718"/>
    </w:p>
    <w:p w:rsidR="00AE3BD8" w:rsidRDefault="00AE3BD8">
      <w:r>
        <w:t xml:space="preserve">Dans cette annexe, nous présentons toutes les évolutions qui ont été apportées au langage par rapport à la version </w:t>
      </w:r>
      <w:r w:rsidR="00900BAE">
        <w:t>précédente du manuel de référence</w:t>
      </w:r>
      <w:r>
        <w:t>.</w:t>
      </w:r>
    </w:p>
    <w:p w:rsidR="00900BAE" w:rsidRDefault="00900BAE">
      <w:r>
        <w:t>Ces évolutions sont dues à l’élargissement de la palette des traitements disponibles, c’est pourquoi les deux parties qui constituent cette annexe sont relatives à ce qui a été ajouté pour la simulation de Monte Carlo et ce qui a été ajouté pour la génération des arbres de défaillances.</w:t>
      </w:r>
    </w:p>
    <w:p w:rsidR="00900BAE" w:rsidRDefault="00900BAE" w:rsidP="00900BAE">
      <w:pPr>
        <w:pStyle w:val="Titre2"/>
      </w:pPr>
      <w:bookmarkStart w:id="719" w:name="_Toc399235970"/>
      <w:r>
        <w:t>Ajouts pour la simulation de Monte Carlo</w:t>
      </w:r>
      <w:bookmarkEnd w:id="719"/>
    </w:p>
    <w:p w:rsidR="00900BAE" w:rsidRDefault="00900BAE" w:rsidP="00900BAE">
      <w:pPr>
        <w:pStyle w:val="Titre2"/>
      </w:pPr>
      <w:bookmarkStart w:id="720" w:name="_Toc399235971"/>
      <w:r>
        <w:t>Ajouts pour la génération d’arbres de défaillances</w:t>
      </w:r>
      <w:bookmarkEnd w:id="720"/>
    </w:p>
    <w:p w:rsidR="00AE3BD8" w:rsidRDefault="00AE3BD8"/>
    <w:p w:rsidR="00AE3BD8" w:rsidRDefault="00AE3BD8">
      <w:pPr>
        <w:pStyle w:val="Titre1"/>
        <w:rPr>
          <w:lang w:val="en-GB"/>
        </w:rPr>
      </w:pPr>
      <w:bookmarkStart w:id="721" w:name="_Toc342986897"/>
      <w:bookmarkStart w:id="722" w:name="_Toc343072250"/>
      <w:bookmarkStart w:id="723" w:name="_Toc443104500"/>
      <w:r>
        <w:br w:type="page"/>
      </w:r>
      <w:bookmarkStart w:id="724" w:name="_Toc342986898"/>
      <w:bookmarkStart w:id="725" w:name="_Toc343072252"/>
      <w:bookmarkStart w:id="726" w:name="_Toc443104502"/>
      <w:bookmarkStart w:id="727" w:name="_Toc399235972"/>
      <w:bookmarkEnd w:id="721"/>
      <w:bookmarkEnd w:id="722"/>
      <w:bookmarkEnd w:id="723"/>
      <w:r>
        <w:rPr>
          <w:lang w:val="en-GB"/>
        </w:rPr>
        <w:t xml:space="preserve">ANNEXE </w:t>
      </w:r>
      <w:r w:rsidR="00B1190F">
        <w:rPr>
          <w:lang w:val="en-GB"/>
        </w:rPr>
        <w:t>2</w:t>
      </w:r>
      <w:r>
        <w:rPr>
          <w:lang w:val="en-GB"/>
        </w:rPr>
        <w:t> :</w:t>
      </w:r>
      <w:bookmarkEnd w:id="724"/>
      <w:bookmarkEnd w:id="725"/>
      <w:bookmarkEnd w:id="726"/>
      <w:r>
        <w:rPr>
          <w:lang w:val="en-GB"/>
        </w:rPr>
        <w:t xml:space="preserve"> I</w:t>
      </w:r>
      <w:r>
        <w:rPr>
          <w:lang w:val="en-GB"/>
        </w:rPr>
        <w:t>NDEX</w:t>
      </w:r>
      <w:bookmarkEnd w:id="727"/>
    </w:p>
    <w:p w:rsidR="009E5C7C" w:rsidRDefault="00AE3BD8">
      <w:pPr>
        <w:pStyle w:val="Titre1"/>
        <w:numPr>
          <w:ilvl w:val="0"/>
          <w:numId w:val="0"/>
        </w:numPr>
        <w:rPr>
          <w:noProof/>
        </w:rPr>
        <w:sectPr w:rsidR="009E5C7C" w:rsidSect="009E5C7C">
          <w:headerReference w:type="default" r:id="rId25"/>
          <w:footerReference w:type="default" r:id="rId26"/>
          <w:endnotePr>
            <w:numFmt w:val="decimal"/>
          </w:endnotePr>
          <w:type w:val="continuous"/>
          <w:pgSz w:w="11906" w:h="16838"/>
          <w:pgMar w:top="1418" w:right="1418" w:bottom="1418" w:left="1418" w:header="709" w:footer="0" w:gutter="0"/>
          <w:cols w:space="708"/>
          <w:formProt w:val="0"/>
        </w:sectPr>
      </w:pPr>
      <w:r>
        <w:fldChar w:fldCharType="begin"/>
      </w:r>
      <w:r>
        <w:instrText xml:space="preserve"> INDEX \e " · " \h "A" \c "2" </w:instrText>
      </w:r>
      <w:r>
        <w:fldChar w:fldCharType="separate"/>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w:t>
      </w:r>
    </w:p>
    <w:p w:rsidR="009E5C7C" w:rsidRDefault="009E5C7C">
      <w:pPr>
        <w:pStyle w:val="Index1"/>
        <w:tabs>
          <w:tab w:val="clear" w:pos="4175"/>
          <w:tab w:val="right" w:leader="dot" w:pos="4165"/>
        </w:tabs>
        <w:rPr>
          <w:noProof/>
        </w:rPr>
      </w:pPr>
      <w:r>
        <w:rPr>
          <w:noProof/>
        </w:rPr>
        <w:t>? · 95</w:t>
      </w:r>
      <w:bookmarkStart w:id="728" w:name="_GoBack"/>
      <w:bookmarkEnd w:id="728"/>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A</w:t>
      </w:r>
    </w:p>
    <w:p w:rsidR="009E5C7C" w:rsidRDefault="009E5C7C">
      <w:pPr>
        <w:pStyle w:val="Index1"/>
        <w:tabs>
          <w:tab w:val="clear" w:pos="4175"/>
          <w:tab w:val="right" w:leader="dot" w:pos="4165"/>
        </w:tabs>
        <w:rPr>
          <w:noProof/>
        </w:rPr>
      </w:pPr>
      <w:r>
        <w:rPr>
          <w:noProof/>
        </w:rPr>
        <w:t>Action · 71</w:t>
      </w:r>
    </w:p>
    <w:p w:rsidR="009E5C7C" w:rsidRDefault="009E5C7C">
      <w:pPr>
        <w:pStyle w:val="Index1"/>
        <w:tabs>
          <w:tab w:val="clear" w:pos="4175"/>
          <w:tab w:val="right" w:leader="dot" w:pos="4165"/>
        </w:tabs>
        <w:rPr>
          <w:noProof/>
        </w:rPr>
      </w:pPr>
      <w:r>
        <w:rPr>
          <w:noProof/>
        </w:rPr>
        <w:t>ALORS · 85</w:t>
      </w:r>
    </w:p>
    <w:p w:rsidR="009E5C7C" w:rsidRDefault="009E5C7C">
      <w:pPr>
        <w:pStyle w:val="Index1"/>
        <w:tabs>
          <w:tab w:val="clear" w:pos="4175"/>
          <w:tab w:val="right" w:leader="dot" w:pos="4165"/>
        </w:tabs>
        <w:rPr>
          <w:noProof/>
        </w:rPr>
      </w:pPr>
      <w:r>
        <w:rPr>
          <w:noProof/>
        </w:rPr>
        <w:t>ATTRIBUT · 67</w:t>
      </w:r>
    </w:p>
    <w:p w:rsidR="009E5C7C" w:rsidRDefault="009E5C7C">
      <w:pPr>
        <w:pStyle w:val="Index1"/>
        <w:tabs>
          <w:tab w:val="clear" w:pos="4175"/>
          <w:tab w:val="right" w:leader="dot" w:pos="4165"/>
        </w:tabs>
        <w:rPr>
          <w:noProof/>
        </w:rPr>
      </w:pPr>
      <w:r>
        <w:rPr>
          <w:noProof/>
        </w:rPr>
        <w:t>AU_MOINS ... PARMI · 53</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B</w:t>
      </w:r>
    </w:p>
    <w:p w:rsidR="009E5C7C" w:rsidRDefault="009E5C7C">
      <w:pPr>
        <w:pStyle w:val="Index1"/>
        <w:tabs>
          <w:tab w:val="clear" w:pos="4175"/>
          <w:tab w:val="right" w:leader="dot" w:pos="4165"/>
        </w:tabs>
        <w:rPr>
          <w:noProof/>
        </w:rPr>
      </w:pPr>
      <w:r>
        <w:rPr>
          <w:noProof/>
        </w:rPr>
        <w:t>base de connaissances · 8</w:t>
      </w:r>
    </w:p>
    <w:p w:rsidR="009E5C7C" w:rsidRDefault="009E5C7C">
      <w:pPr>
        <w:pStyle w:val="Index1"/>
        <w:tabs>
          <w:tab w:val="clear" w:pos="4175"/>
          <w:tab w:val="right" w:leader="dot" w:pos="4165"/>
        </w:tabs>
        <w:rPr>
          <w:noProof/>
        </w:rPr>
      </w:pPr>
      <w:r>
        <w:rPr>
          <w:noProof/>
        </w:rPr>
        <w:t>Base de connaissances · 11</w:t>
      </w:r>
    </w:p>
    <w:p w:rsidR="009E5C7C" w:rsidRDefault="009E5C7C">
      <w:pPr>
        <w:pStyle w:val="Index1"/>
        <w:tabs>
          <w:tab w:val="clear" w:pos="4175"/>
          <w:tab w:val="right" w:leader="dot" w:pos="4165"/>
        </w:tabs>
        <w:rPr>
          <w:noProof/>
        </w:rPr>
      </w:pPr>
      <w:r>
        <w:rPr>
          <w:noProof/>
        </w:rPr>
        <w:t>Base de faits · 12</w:t>
      </w:r>
    </w:p>
    <w:p w:rsidR="009E5C7C" w:rsidRDefault="009E5C7C">
      <w:pPr>
        <w:pStyle w:val="Index1"/>
        <w:tabs>
          <w:tab w:val="clear" w:pos="4175"/>
          <w:tab w:val="right" w:leader="dot" w:pos="4165"/>
        </w:tabs>
        <w:rPr>
          <w:noProof/>
        </w:rPr>
      </w:pPr>
      <w:r>
        <w:rPr>
          <w:noProof/>
        </w:rPr>
        <w:t>BOOLEEN · 64</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C</w:t>
      </w:r>
    </w:p>
    <w:p w:rsidR="009E5C7C" w:rsidRDefault="009E5C7C">
      <w:pPr>
        <w:pStyle w:val="Index1"/>
        <w:tabs>
          <w:tab w:val="clear" w:pos="4175"/>
          <w:tab w:val="right" w:leader="dot" w:pos="4165"/>
        </w:tabs>
        <w:rPr>
          <w:noProof/>
        </w:rPr>
      </w:pPr>
      <w:r>
        <w:rPr>
          <w:noProof/>
        </w:rPr>
        <w:t>CARDINAL · 18, 62</w:t>
      </w:r>
    </w:p>
    <w:p w:rsidR="009E5C7C" w:rsidRDefault="009E5C7C">
      <w:pPr>
        <w:pStyle w:val="Index1"/>
        <w:tabs>
          <w:tab w:val="clear" w:pos="4175"/>
          <w:tab w:val="right" w:leader="dot" w:pos="4165"/>
        </w:tabs>
        <w:rPr>
          <w:noProof/>
        </w:rPr>
      </w:pPr>
      <w:r>
        <w:rPr>
          <w:noProof/>
        </w:rPr>
        <w:t>CARDINAL (opérateur) · 53</w:t>
      </w:r>
    </w:p>
    <w:p w:rsidR="009E5C7C" w:rsidRDefault="009E5C7C">
      <w:pPr>
        <w:pStyle w:val="Index1"/>
        <w:tabs>
          <w:tab w:val="clear" w:pos="4175"/>
          <w:tab w:val="right" w:leader="dot" w:pos="4165"/>
        </w:tabs>
        <w:rPr>
          <w:noProof/>
        </w:rPr>
      </w:pPr>
      <w:r>
        <w:rPr>
          <w:noProof/>
        </w:rPr>
        <w:t>Chaînage arrière · 30</w:t>
      </w:r>
    </w:p>
    <w:p w:rsidR="009E5C7C" w:rsidRDefault="009E5C7C">
      <w:pPr>
        <w:pStyle w:val="Index1"/>
        <w:tabs>
          <w:tab w:val="clear" w:pos="4175"/>
          <w:tab w:val="right" w:leader="dot" w:pos="4165"/>
        </w:tabs>
        <w:rPr>
          <w:noProof/>
        </w:rPr>
      </w:pPr>
      <w:r>
        <w:rPr>
          <w:noProof/>
        </w:rPr>
        <w:t>Chaînage avant · 26</w:t>
      </w:r>
    </w:p>
    <w:p w:rsidR="009E5C7C" w:rsidRDefault="009E5C7C">
      <w:pPr>
        <w:pStyle w:val="Index1"/>
        <w:tabs>
          <w:tab w:val="clear" w:pos="4175"/>
          <w:tab w:val="right" w:leader="dot" w:pos="4165"/>
        </w:tabs>
        <w:rPr>
          <w:noProof/>
        </w:rPr>
      </w:pPr>
      <w:r>
        <w:rPr>
          <w:noProof/>
        </w:rPr>
        <w:t>Chaîne de caractères · 33</w:t>
      </w:r>
    </w:p>
    <w:p w:rsidR="009E5C7C" w:rsidRDefault="009E5C7C">
      <w:pPr>
        <w:pStyle w:val="Index1"/>
        <w:tabs>
          <w:tab w:val="clear" w:pos="4175"/>
          <w:tab w:val="right" w:leader="dot" w:pos="4165"/>
        </w:tabs>
        <w:rPr>
          <w:noProof/>
        </w:rPr>
      </w:pPr>
      <w:r>
        <w:rPr>
          <w:noProof/>
        </w:rPr>
        <w:t>Champs · 19</w:t>
      </w:r>
    </w:p>
    <w:p w:rsidR="009E5C7C" w:rsidRDefault="009E5C7C">
      <w:pPr>
        <w:pStyle w:val="Index1"/>
        <w:tabs>
          <w:tab w:val="clear" w:pos="4175"/>
          <w:tab w:val="right" w:leader="dot" w:pos="4165"/>
        </w:tabs>
        <w:rPr>
          <w:noProof/>
        </w:rPr>
      </w:pPr>
      <w:r>
        <w:rPr>
          <w:noProof/>
        </w:rPr>
        <w:t>Commentaire · 33</w:t>
      </w:r>
    </w:p>
    <w:p w:rsidR="009E5C7C" w:rsidRDefault="009E5C7C">
      <w:pPr>
        <w:pStyle w:val="Index1"/>
        <w:tabs>
          <w:tab w:val="clear" w:pos="4175"/>
          <w:tab w:val="right" w:leader="dot" w:pos="4165"/>
        </w:tabs>
        <w:rPr>
          <w:noProof/>
        </w:rPr>
      </w:pPr>
      <w:r>
        <w:rPr>
          <w:noProof/>
        </w:rPr>
        <w:t>Condition de règle · 70</w:t>
      </w:r>
    </w:p>
    <w:p w:rsidR="009E5C7C" w:rsidRDefault="009E5C7C">
      <w:pPr>
        <w:pStyle w:val="Index1"/>
        <w:tabs>
          <w:tab w:val="clear" w:pos="4175"/>
          <w:tab w:val="right" w:leader="dot" w:pos="4165"/>
        </w:tabs>
        <w:rPr>
          <w:noProof/>
        </w:rPr>
      </w:pPr>
      <w:r>
        <w:rPr>
          <w:noProof/>
        </w:rPr>
        <w:t>CONSTANTES · 63</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D</w:t>
      </w:r>
    </w:p>
    <w:p w:rsidR="009E5C7C" w:rsidRDefault="009E5C7C">
      <w:pPr>
        <w:pStyle w:val="Index1"/>
        <w:tabs>
          <w:tab w:val="clear" w:pos="4175"/>
          <w:tab w:val="right" w:leader="dot" w:pos="4165"/>
        </w:tabs>
        <w:rPr>
          <w:noProof/>
        </w:rPr>
      </w:pPr>
      <w:r>
        <w:rPr>
          <w:noProof/>
        </w:rPr>
        <w:t>DE · 41, 42</w:t>
      </w:r>
    </w:p>
    <w:p w:rsidR="009E5C7C" w:rsidRDefault="009E5C7C">
      <w:pPr>
        <w:pStyle w:val="Index1"/>
        <w:tabs>
          <w:tab w:val="clear" w:pos="4175"/>
          <w:tab w:val="right" w:leader="dot" w:pos="4165"/>
        </w:tabs>
        <w:rPr>
          <w:noProof/>
        </w:rPr>
      </w:pPr>
      <w:r>
        <w:rPr>
          <w:noProof/>
        </w:rPr>
        <w:t>DE_TYPE · 39</w:t>
      </w:r>
    </w:p>
    <w:p w:rsidR="009E5C7C" w:rsidRDefault="009E5C7C">
      <w:pPr>
        <w:pStyle w:val="Index1"/>
        <w:tabs>
          <w:tab w:val="clear" w:pos="4175"/>
          <w:tab w:val="right" w:leader="dot" w:pos="4165"/>
        </w:tabs>
        <w:rPr>
          <w:noProof/>
        </w:rPr>
      </w:pPr>
      <w:r>
        <w:rPr>
          <w:noProof/>
        </w:rPr>
        <w:t>DEFAILLANCE · 75, 81</w:t>
      </w:r>
    </w:p>
    <w:p w:rsidR="009E5C7C" w:rsidRDefault="009E5C7C">
      <w:pPr>
        <w:pStyle w:val="Index1"/>
        <w:tabs>
          <w:tab w:val="clear" w:pos="4175"/>
          <w:tab w:val="right" w:leader="dot" w:pos="4165"/>
        </w:tabs>
        <w:rPr>
          <w:noProof/>
        </w:rPr>
      </w:pPr>
      <w:r>
        <w:rPr>
          <w:noProof/>
        </w:rPr>
        <w:t>DES_TERMES · 54, 55</w:t>
      </w:r>
    </w:p>
    <w:p w:rsidR="009E5C7C" w:rsidRDefault="009E5C7C">
      <w:pPr>
        <w:pStyle w:val="Index1"/>
        <w:tabs>
          <w:tab w:val="clear" w:pos="4175"/>
          <w:tab w:val="right" w:leader="dot" w:pos="4165"/>
        </w:tabs>
        <w:rPr>
          <w:noProof/>
        </w:rPr>
      </w:pPr>
      <w:r>
        <w:rPr>
          <w:noProof/>
        </w:rPr>
        <w:t>DOMAINE · 43, 64</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E</w:t>
      </w:r>
    </w:p>
    <w:p w:rsidR="009E5C7C" w:rsidRDefault="009E5C7C">
      <w:pPr>
        <w:pStyle w:val="Index1"/>
        <w:tabs>
          <w:tab w:val="clear" w:pos="4175"/>
          <w:tab w:val="right" w:leader="dot" w:pos="4165"/>
        </w:tabs>
        <w:rPr>
          <w:noProof/>
        </w:rPr>
      </w:pPr>
      <w:r>
        <w:rPr>
          <w:noProof/>
        </w:rPr>
        <w:t>EDITION · 60</w:t>
      </w:r>
    </w:p>
    <w:p w:rsidR="009E5C7C" w:rsidRDefault="009E5C7C">
      <w:pPr>
        <w:pStyle w:val="Index1"/>
        <w:tabs>
          <w:tab w:val="clear" w:pos="4175"/>
          <w:tab w:val="right" w:leader="dot" w:pos="4165"/>
        </w:tabs>
        <w:rPr>
          <w:noProof/>
        </w:rPr>
      </w:pPr>
      <w:r>
        <w:rPr>
          <w:noProof/>
        </w:rPr>
        <w:t>EFFET · 67, 68</w:t>
      </w:r>
    </w:p>
    <w:p w:rsidR="009E5C7C" w:rsidRDefault="009E5C7C">
      <w:pPr>
        <w:pStyle w:val="Index1"/>
        <w:tabs>
          <w:tab w:val="clear" w:pos="4175"/>
          <w:tab w:val="right" w:leader="dot" w:pos="4165"/>
        </w:tabs>
        <w:rPr>
          <w:noProof/>
        </w:rPr>
      </w:pPr>
      <w:r>
        <w:rPr>
          <w:noProof/>
        </w:rPr>
        <w:t>Ensemble d'objets · 36</w:t>
      </w:r>
    </w:p>
    <w:p w:rsidR="009E5C7C" w:rsidRDefault="009E5C7C">
      <w:pPr>
        <w:pStyle w:val="Index1"/>
        <w:tabs>
          <w:tab w:val="clear" w:pos="4175"/>
          <w:tab w:val="right" w:leader="dot" w:pos="4165"/>
        </w:tabs>
        <w:rPr>
          <w:noProof/>
        </w:rPr>
      </w:pPr>
      <w:r>
        <w:rPr>
          <w:noProof/>
        </w:rPr>
        <w:t>ENTIER · 64</w:t>
      </w:r>
    </w:p>
    <w:p w:rsidR="009E5C7C" w:rsidRDefault="009E5C7C">
      <w:pPr>
        <w:pStyle w:val="Index1"/>
        <w:tabs>
          <w:tab w:val="clear" w:pos="4175"/>
          <w:tab w:val="right" w:leader="dot" w:pos="4165"/>
        </w:tabs>
        <w:rPr>
          <w:noProof/>
        </w:rPr>
      </w:pPr>
      <w:r w:rsidRPr="00465E26">
        <w:rPr>
          <w:b/>
          <w:noProof/>
        </w:rPr>
        <w:t>Enumération</w:t>
      </w:r>
      <w:r>
        <w:rPr>
          <w:noProof/>
        </w:rPr>
        <w:t xml:space="preserve"> · 33, 57, 64, 90</w:t>
      </w:r>
    </w:p>
    <w:p w:rsidR="009E5C7C" w:rsidRDefault="009E5C7C">
      <w:pPr>
        <w:pStyle w:val="Index1"/>
        <w:tabs>
          <w:tab w:val="clear" w:pos="4175"/>
          <w:tab w:val="right" w:leader="dot" w:pos="4165"/>
        </w:tabs>
        <w:rPr>
          <w:noProof/>
        </w:rPr>
      </w:pPr>
      <w:r>
        <w:rPr>
          <w:noProof/>
        </w:rPr>
        <w:t>EQUATION · 94</w:t>
      </w:r>
    </w:p>
    <w:p w:rsidR="009E5C7C" w:rsidRDefault="009E5C7C">
      <w:pPr>
        <w:pStyle w:val="Index1"/>
        <w:tabs>
          <w:tab w:val="clear" w:pos="4175"/>
          <w:tab w:val="right" w:leader="dot" w:pos="4165"/>
        </w:tabs>
        <w:rPr>
          <w:noProof/>
        </w:rPr>
      </w:pPr>
      <w:r>
        <w:rPr>
          <w:noProof/>
        </w:rPr>
        <w:t>ET · 35, 45</w:t>
      </w:r>
    </w:p>
    <w:p w:rsidR="009E5C7C" w:rsidRDefault="009E5C7C">
      <w:pPr>
        <w:pStyle w:val="Index1"/>
        <w:tabs>
          <w:tab w:val="clear" w:pos="4175"/>
          <w:tab w:val="right" w:leader="dot" w:pos="4165"/>
        </w:tabs>
        <w:rPr>
          <w:noProof/>
        </w:rPr>
      </w:pPr>
      <w:r>
        <w:rPr>
          <w:noProof/>
        </w:rPr>
        <w:t>ETAPE · 85</w:t>
      </w:r>
    </w:p>
    <w:p w:rsidR="009E5C7C" w:rsidRDefault="009E5C7C">
      <w:pPr>
        <w:pStyle w:val="Index1"/>
        <w:tabs>
          <w:tab w:val="clear" w:pos="4175"/>
          <w:tab w:val="right" w:leader="dot" w:pos="4165"/>
        </w:tabs>
        <w:rPr>
          <w:noProof/>
        </w:rPr>
      </w:pPr>
      <w:r w:rsidRPr="00465E26">
        <w:rPr>
          <w:b/>
          <w:noProof/>
        </w:rPr>
        <w:t>Etat d'un modèle FIGARO</w:t>
      </w:r>
      <w:r>
        <w:rPr>
          <w:noProof/>
        </w:rPr>
        <w:t xml:space="preserve"> · 20</w:t>
      </w:r>
    </w:p>
    <w:p w:rsidR="009E5C7C" w:rsidRDefault="009E5C7C">
      <w:pPr>
        <w:pStyle w:val="Index1"/>
        <w:tabs>
          <w:tab w:val="clear" w:pos="4175"/>
          <w:tab w:val="right" w:leader="dot" w:pos="4165"/>
        </w:tabs>
        <w:rPr>
          <w:noProof/>
        </w:rPr>
      </w:pPr>
      <w:r>
        <w:rPr>
          <w:noProof/>
        </w:rPr>
        <w:t>Etat initial d'un modèle FIGARO · 59, 62, 64, 68</w:t>
      </w:r>
    </w:p>
    <w:p w:rsidR="009E5C7C" w:rsidRDefault="009E5C7C">
      <w:pPr>
        <w:pStyle w:val="Index1"/>
        <w:tabs>
          <w:tab w:val="clear" w:pos="4175"/>
          <w:tab w:val="right" w:leader="dot" w:pos="4165"/>
        </w:tabs>
        <w:rPr>
          <w:noProof/>
        </w:rPr>
      </w:pPr>
      <w:r w:rsidRPr="00465E26">
        <w:rPr>
          <w:b/>
          <w:noProof/>
        </w:rPr>
        <w:t>Evénement</w:t>
      </w:r>
      <w:r>
        <w:rPr>
          <w:noProof/>
        </w:rPr>
        <w:t xml:space="preserve"> · 20, 75, 76</w:t>
      </w:r>
    </w:p>
    <w:p w:rsidR="009E5C7C" w:rsidRDefault="009E5C7C">
      <w:pPr>
        <w:pStyle w:val="Index1"/>
        <w:tabs>
          <w:tab w:val="clear" w:pos="4175"/>
          <w:tab w:val="right" w:leader="dot" w:pos="4165"/>
        </w:tabs>
        <w:rPr>
          <w:noProof/>
        </w:rPr>
      </w:pPr>
      <w:r>
        <w:rPr>
          <w:noProof/>
        </w:rPr>
        <w:t>EXP, EXPONENTIELLE · 78</w:t>
      </w:r>
    </w:p>
    <w:p w:rsidR="009E5C7C" w:rsidRDefault="009E5C7C">
      <w:pPr>
        <w:pStyle w:val="Index1"/>
        <w:tabs>
          <w:tab w:val="clear" w:pos="4175"/>
          <w:tab w:val="right" w:leader="dot" w:pos="4165"/>
        </w:tabs>
        <w:rPr>
          <w:noProof/>
        </w:rPr>
      </w:pPr>
      <w:r>
        <w:rPr>
          <w:noProof/>
        </w:rPr>
        <w:t>Expressions · 35</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F</w:t>
      </w:r>
    </w:p>
    <w:p w:rsidR="009E5C7C" w:rsidRDefault="009E5C7C">
      <w:pPr>
        <w:pStyle w:val="Index1"/>
        <w:tabs>
          <w:tab w:val="clear" w:pos="4175"/>
          <w:tab w:val="right" w:leader="dot" w:pos="4165"/>
        </w:tabs>
        <w:rPr>
          <w:noProof/>
        </w:rPr>
      </w:pPr>
      <w:r>
        <w:rPr>
          <w:noProof/>
        </w:rPr>
        <w:t>FAIRE · 72</w:t>
      </w:r>
    </w:p>
    <w:p w:rsidR="009E5C7C" w:rsidRDefault="009E5C7C">
      <w:pPr>
        <w:pStyle w:val="Index1"/>
        <w:tabs>
          <w:tab w:val="clear" w:pos="4175"/>
          <w:tab w:val="right" w:leader="dot" w:pos="4165"/>
        </w:tabs>
        <w:rPr>
          <w:noProof/>
        </w:rPr>
      </w:pPr>
      <w:r>
        <w:rPr>
          <w:noProof/>
        </w:rPr>
        <w:t>FAUX · 34</w:t>
      </w:r>
    </w:p>
    <w:p w:rsidR="009E5C7C" w:rsidRDefault="009E5C7C">
      <w:pPr>
        <w:pStyle w:val="Index1"/>
        <w:tabs>
          <w:tab w:val="clear" w:pos="4175"/>
          <w:tab w:val="right" w:leader="dot" w:pos="4165"/>
        </w:tabs>
        <w:rPr>
          <w:noProof/>
        </w:rPr>
      </w:pPr>
      <w:r>
        <w:rPr>
          <w:noProof/>
        </w:rPr>
        <w:t>FORMULE · 95</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G</w:t>
      </w:r>
    </w:p>
    <w:p w:rsidR="009E5C7C" w:rsidRDefault="009E5C7C">
      <w:pPr>
        <w:pStyle w:val="Index1"/>
        <w:tabs>
          <w:tab w:val="clear" w:pos="4175"/>
          <w:tab w:val="right" w:leader="dot" w:pos="4165"/>
        </w:tabs>
        <w:rPr>
          <w:noProof/>
        </w:rPr>
      </w:pPr>
      <w:r>
        <w:rPr>
          <w:noProof/>
        </w:rPr>
        <w:t>GENRE · 62, 94</w:t>
      </w:r>
    </w:p>
    <w:p w:rsidR="009E5C7C" w:rsidRDefault="009E5C7C">
      <w:pPr>
        <w:pStyle w:val="Index1"/>
        <w:tabs>
          <w:tab w:val="clear" w:pos="4175"/>
          <w:tab w:val="right" w:leader="dot" w:pos="4165"/>
        </w:tabs>
        <w:rPr>
          <w:noProof/>
        </w:rPr>
      </w:pPr>
      <w:r>
        <w:rPr>
          <w:noProof/>
        </w:rPr>
        <w:t>GLOBAL · 36, 42, 87</w:t>
      </w:r>
    </w:p>
    <w:p w:rsidR="009E5C7C" w:rsidRDefault="009E5C7C">
      <w:pPr>
        <w:pStyle w:val="Index1"/>
        <w:tabs>
          <w:tab w:val="clear" w:pos="4175"/>
          <w:tab w:val="right" w:leader="dot" w:pos="4165"/>
        </w:tabs>
        <w:rPr>
          <w:noProof/>
        </w:rPr>
      </w:pPr>
      <w:r>
        <w:rPr>
          <w:noProof/>
        </w:rPr>
        <w:t>GROUPE · 77, 85, 90</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H</w:t>
      </w:r>
    </w:p>
    <w:p w:rsidR="009E5C7C" w:rsidRDefault="009E5C7C">
      <w:pPr>
        <w:pStyle w:val="Index1"/>
        <w:tabs>
          <w:tab w:val="clear" w:pos="4175"/>
          <w:tab w:val="right" w:leader="dot" w:pos="4165"/>
        </w:tabs>
        <w:rPr>
          <w:noProof/>
        </w:rPr>
      </w:pPr>
      <w:r>
        <w:rPr>
          <w:noProof/>
        </w:rPr>
        <w:t>Héritage · 12, 57, 88</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I</w:t>
      </w:r>
    </w:p>
    <w:p w:rsidR="009E5C7C" w:rsidRDefault="009E5C7C">
      <w:pPr>
        <w:pStyle w:val="Index1"/>
        <w:tabs>
          <w:tab w:val="clear" w:pos="4175"/>
          <w:tab w:val="right" w:leader="dot" w:pos="4165"/>
        </w:tabs>
        <w:rPr>
          <w:noProof/>
        </w:rPr>
      </w:pPr>
      <w:r>
        <w:rPr>
          <w:noProof/>
        </w:rPr>
        <w:t>Identificateurs · 34</w:t>
      </w:r>
    </w:p>
    <w:p w:rsidR="009E5C7C" w:rsidRDefault="009E5C7C">
      <w:pPr>
        <w:pStyle w:val="Index1"/>
        <w:tabs>
          <w:tab w:val="clear" w:pos="4175"/>
          <w:tab w:val="right" w:leader="dot" w:pos="4165"/>
        </w:tabs>
        <w:rPr>
          <w:noProof/>
        </w:rPr>
      </w:pPr>
      <w:r>
        <w:rPr>
          <w:noProof/>
        </w:rPr>
        <w:t>IL_EXISTE · 47</w:t>
      </w:r>
    </w:p>
    <w:p w:rsidR="009E5C7C" w:rsidRDefault="009E5C7C">
      <w:pPr>
        <w:pStyle w:val="Index1"/>
        <w:tabs>
          <w:tab w:val="clear" w:pos="4175"/>
          <w:tab w:val="right" w:leader="dot" w:pos="4165"/>
        </w:tabs>
        <w:rPr>
          <w:noProof/>
        </w:rPr>
      </w:pPr>
      <w:r>
        <w:rPr>
          <w:noProof/>
        </w:rPr>
        <w:t>IL_EXISTE AU_MOINS · 49</w:t>
      </w:r>
    </w:p>
    <w:p w:rsidR="009E5C7C" w:rsidRDefault="009E5C7C">
      <w:pPr>
        <w:pStyle w:val="Index1"/>
        <w:tabs>
          <w:tab w:val="clear" w:pos="4175"/>
          <w:tab w:val="right" w:leader="dot" w:pos="4165"/>
        </w:tabs>
        <w:rPr>
          <w:noProof/>
        </w:rPr>
      </w:pPr>
      <w:r>
        <w:rPr>
          <w:noProof/>
        </w:rPr>
        <w:t>IL_PEUT_SE_PRODUIRE · 77</w:t>
      </w:r>
    </w:p>
    <w:p w:rsidR="009E5C7C" w:rsidRDefault="009E5C7C">
      <w:pPr>
        <w:pStyle w:val="Index1"/>
        <w:tabs>
          <w:tab w:val="clear" w:pos="4175"/>
          <w:tab w:val="right" w:leader="dot" w:pos="4165"/>
        </w:tabs>
        <w:rPr>
          <w:noProof/>
        </w:rPr>
      </w:pPr>
      <w:r>
        <w:rPr>
          <w:noProof/>
        </w:rPr>
        <w:t>INCLUS_DANS · 49, 51</w:t>
      </w:r>
    </w:p>
    <w:p w:rsidR="009E5C7C" w:rsidRDefault="009E5C7C">
      <w:pPr>
        <w:pStyle w:val="Index1"/>
        <w:tabs>
          <w:tab w:val="clear" w:pos="4175"/>
          <w:tab w:val="right" w:leader="dot" w:pos="4165"/>
        </w:tabs>
        <w:rPr>
          <w:noProof/>
        </w:rPr>
      </w:pPr>
      <w:r>
        <w:rPr>
          <w:noProof/>
        </w:rPr>
        <w:t>INDISPONIBILITE · 75, 83</w:t>
      </w:r>
    </w:p>
    <w:p w:rsidR="009E5C7C" w:rsidRDefault="009E5C7C">
      <w:pPr>
        <w:pStyle w:val="Index1"/>
        <w:tabs>
          <w:tab w:val="clear" w:pos="4175"/>
          <w:tab w:val="right" w:leader="dot" w:pos="4165"/>
        </w:tabs>
        <w:rPr>
          <w:noProof/>
        </w:rPr>
      </w:pPr>
      <w:r>
        <w:rPr>
          <w:noProof/>
        </w:rPr>
        <w:t>INFINI · 63</w:t>
      </w:r>
    </w:p>
    <w:p w:rsidR="009E5C7C" w:rsidRDefault="009E5C7C">
      <w:pPr>
        <w:pStyle w:val="Index1"/>
        <w:tabs>
          <w:tab w:val="clear" w:pos="4175"/>
          <w:tab w:val="right" w:leader="dot" w:pos="4165"/>
        </w:tabs>
        <w:rPr>
          <w:noProof/>
        </w:rPr>
      </w:pPr>
      <w:r>
        <w:rPr>
          <w:noProof/>
        </w:rPr>
        <w:t>INS, INSTANTANEE · 78</w:t>
      </w:r>
    </w:p>
    <w:p w:rsidR="009E5C7C" w:rsidRDefault="009E5C7C">
      <w:pPr>
        <w:pStyle w:val="Index1"/>
        <w:tabs>
          <w:tab w:val="clear" w:pos="4175"/>
          <w:tab w:val="right" w:leader="dot" w:pos="4165"/>
        </w:tabs>
        <w:rPr>
          <w:noProof/>
        </w:rPr>
      </w:pPr>
      <w:r>
        <w:rPr>
          <w:noProof/>
        </w:rPr>
        <w:t>INTERACTION · 84</w:t>
      </w:r>
    </w:p>
    <w:p w:rsidR="009E5C7C" w:rsidRDefault="009E5C7C">
      <w:pPr>
        <w:pStyle w:val="Index1"/>
        <w:tabs>
          <w:tab w:val="clear" w:pos="4175"/>
          <w:tab w:val="right" w:leader="dot" w:pos="4165"/>
        </w:tabs>
        <w:rPr>
          <w:noProof/>
        </w:rPr>
      </w:pPr>
      <w:r>
        <w:rPr>
          <w:noProof/>
        </w:rPr>
        <w:t>INTERFACE · 15, 62</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J</w:t>
      </w:r>
    </w:p>
    <w:p w:rsidR="009E5C7C" w:rsidRDefault="009E5C7C">
      <w:pPr>
        <w:pStyle w:val="Index1"/>
        <w:tabs>
          <w:tab w:val="clear" w:pos="4175"/>
          <w:tab w:val="right" w:leader="dot" w:pos="4165"/>
        </w:tabs>
        <w:rPr>
          <w:noProof/>
        </w:rPr>
      </w:pPr>
      <w:r>
        <w:rPr>
          <w:noProof/>
        </w:rPr>
        <w:t>JUSQUA · 62</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L</w:t>
      </w:r>
    </w:p>
    <w:p w:rsidR="009E5C7C" w:rsidRDefault="009E5C7C">
      <w:pPr>
        <w:pStyle w:val="Index1"/>
        <w:tabs>
          <w:tab w:val="clear" w:pos="4175"/>
          <w:tab w:val="right" w:leader="dot" w:pos="4165"/>
        </w:tabs>
        <w:rPr>
          <w:noProof/>
        </w:rPr>
      </w:pPr>
      <w:r>
        <w:rPr>
          <w:noProof/>
        </w:rPr>
        <w:t>LIBELLE · 64, 65, 67, 78</w:t>
      </w:r>
    </w:p>
    <w:p w:rsidR="009E5C7C" w:rsidRDefault="009E5C7C">
      <w:pPr>
        <w:pStyle w:val="Index1"/>
        <w:tabs>
          <w:tab w:val="clear" w:pos="4175"/>
          <w:tab w:val="right" w:leader="dot" w:pos="4165"/>
        </w:tabs>
        <w:rPr>
          <w:noProof/>
        </w:rPr>
      </w:pPr>
      <w:r>
        <w:rPr>
          <w:noProof/>
        </w:rPr>
        <w:t>LINEAIRE · 94</w:t>
      </w:r>
    </w:p>
    <w:p w:rsidR="009E5C7C" w:rsidRDefault="009E5C7C">
      <w:pPr>
        <w:pStyle w:val="Index1"/>
        <w:tabs>
          <w:tab w:val="clear" w:pos="4175"/>
          <w:tab w:val="right" w:leader="dot" w:pos="4165"/>
        </w:tabs>
        <w:rPr>
          <w:noProof/>
        </w:rPr>
      </w:pPr>
      <w:r w:rsidRPr="00465E26">
        <w:rPr>
          <w:b/>
          <w:noProof/>
        </w:rPr>
        <w:t>Liste</w:t>
      </w:r>
      <w:r>
        <w:rPr>
          <w:noProof/>
        </w:rPr>
        <w:t xml:space="preserve"> · 33, 60, 71, 91</w:t>
      </w:r>
    </w:p>
    <w:p w:rsidR="009E5C7C" w:rsidRDefault="009E5C7C">
      <w:pPr>
        <w:pStyle w:val="Index1"/>
        <w:tabs>
          <w:tab w:val="clear" w:pos="4175"/>
          <w:tab w:val="right" w:leader="dot" w:pos="4165"/>
        </w:tabs>
        <w:rPr>
          <w:noProof/>
        </w:rPr>
      </w:pPr>
      <w:r>
        <w:rPr>
          <w:noProof/>
        </w:rPr>
        <w:t>LOI · 78</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M</w:t>
      </w:r>
    </w:p>
    <w:p w:rsidR="009E5C7C" w:rsidRDefault="009E5C7C">
      <w:pPr>
        <w:pStyle w:val="Index1"/>
        <w:tabs>
          <w:tab w:val="clear" w:pos="4175"/>
          <w:tab w:val="right" w:leader="dot" w:pos="4165"/>
        </w:tabs>
        <w:rPr>
          <w:noProof/>
        </w:rPr>
      </w:pPr>
      <w:r>
        <w:rPr>
          <w:noProof/>
        </w:rPr>
        <w:t>MARCHE · 51</w:t>
      </w:r>
    </w:p>
    <w:p w:rsidR="009E5C7C" w:rsidRDefault="009E5C7C">
      <w:pPr>
        <w:pStyle w:val="Index1"/>
        <w:tabs>
          <w:tab w:val="clear" w:pos="4175"/>
          <w:tab w:val="right" w:leader="dot" w:pos="4165"/>
        </w:tabs>
        <w:rPr>
          <w:noProof/>
        </w:rPr>
      </w:pPr>
      <w:r>
        <w:rPr>
          <w:noProof/>
        </w:rPr>
        <w:t>Modèle FIGARO · 12</w:t>
      </w:r>
    </w:p>
    <w:p w:rsidR="009E5C7C" w:rsidRDefault="009E5C7C">
      <w:pPr>
        <w:pStyle w:val="Index1"/>
        <w:tabs>
          <w:tab w:val="clear" w:pos="4175"/>
          <w:tab w:val="right" w:leader="dot" w:pos="4165"/>
        </w:tabs>
        <w:rPr>
          <w:noProof/>
        </w:rPr>
      </w:pPr>
      <w:r>
        <w:rPr>
          <w:noProof/>
        </w:rPr>
        <w:t>MODIFIABLE · 61</w:t>
      </w:r>
    </w:p>
    <w:p w:rsidR="009E5C7C" w:rsidRDefault="009E5C7C">
      <w:pPr>
        <w:pStyle w:val="Index1"/>
        <w:tabs>
          <w:tab w:val="clear" w:pos="4175"/>
          <w:tab w:val="right" w:leader="dot" w:pos="4165"/>
        </w:tabs>
        <w:rPr>
          <w:noProof/>
        </w:rPr>
      </w:pPr>
      <w:r>
        <w:rPr>
          <w:noProof/>
        </w:rPr>
        <w:t>Mots-clés · 34</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N</w:t>
      </w:r>
    </w:p>
    <w:p w:rsidR="009E5C7C" w:rsidRDefault="009E5C7C">
      <w:pPr>
        <w:pStyle w:val="Index1"/>
        <w:tabs>
          <w:tab w:val="clear" w:pos="4175"/>
          <w:tab w:val="right" w:leader="dot" w:pos="4165"/>
        </w:tabs>
        <w:rPr>
          <w:noProof/>
        </w:rPr>
      </w:pPr>
      <w:r>
        <w:rPr>
          <w:noProof/>
        </w:rPr>
        <w:t>NOM_DES_GROUPES · 89</w:t>
      </w:r>
    </w:p>
    <w:p w:rsidR="009E5C7C" w:rsidRDefault="009E5C7C">
      <w:pPr>
        <w:pStyle w:val="Index1"/>
        <w:tabs>
          <w:tab w:val="clear" w:pos="4175"/>
          <w:tab w:val="right" w:leader="dot" w:pos="4165"/>
        </w:tabs>
        <w:rPr>
          <w:noProof/>
        </w:rPr>
      </w:pPr>
      <w:r>
        <w:rPr>
          <w:noProof/>
        </w:rPr>
        <w:t>NOM_DES_SYSTEMES · 94</w:t>
      </w:r>
    </w:p>
    <w:p w:rsidR="009E5C7C" w:rsidRDefault="009E5C7C">
      <w:pPr>
        <w:pStyle w:val="Index1"/>
        <w:tabs>
          <w:tab w:val="clear" w:pos="4175"/>
          <w:tab w:val="right" w:leader="dot" w:pos="4165"/>
        </w:tabs>
        <w:rPr>
          <w:noProof/>
        </w:rPr>
      </w:pPr>
      <w:r>
        <w:rPr>
          <w:noProof/>
        </w:rPr>
        <w:t>NON · 35, 45</w:t>
      </w:r>
    </w:p>
    <w:p w:rsidR="009E5C7C" w:rsidRDefault="009E5C7C">
      <w:pPr>
        <w:pStyle w:val="Index1"/>
        <w:tabs>
          <w:tab w:val="clear" w:pos="4175"/>
          <w:tab w:val="right" w:leader="dot" w:pos="4165"/>
        </w:tabs>
        <w:rPr>
          <w:noProof/>
        </w:rPr>
      </w:pPr>
      <w:r>
        <w:rPr>
          <w:noProof/>
        </w:rPr>
        <w:t>NON MODIFIABLE · 61</w:t>
      </w:r>
    </w:p>
    <w:p w:rsidR="009E5C7C" w:rsidRDefault="009E5C7C">
      <w:pPr>
        <w:pStyle w:val="Index1"/>
        <w:tabs>
          <w:tab w:val="clear" w:pos="4175"/>
          <w:tab w:val="right" w:leader="dot" w:pos="4165"/>
        </w:tabs>
        <w:rPr>
          <w:noProof/>
        </w:rPr>
      </w:pPr>
      <w:r>
        <w:rPr>
          <w:noProof/>
        </w:rPr>
        <w:t>NON OBLIGATOIRE · 61</w:t>
      </w:r>
    </w:p>
    <w:p w:rsidR="009E5C7C" w:rsidRDefault="009E5C7C">
      <w:pPr>
        <w:pStyle w:val="Index1"/>
        <w:tabs>
          <w:tab w:val="clear" w:pos="4175"/>
          <w:tab w:val="right" w:leader="dot" w:pos="4165"/>
        </w:tabs>
        <w:rPr>
          <w:noProof/>
        </w:rPr>
      </w:pPr>
      <w:r>
        <w:rPr>
          <w:noProof/>
        </w:rPr>
        <w:t>NON VISIBLE · 61</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O</w:t>
      </w:r>
    </w:p>
    <w:p w:rsidR="009E5C7C" w:rsidRDefault="009E5C7C">
      <w:pPr>
        <w:pStyle w:val="Index1"/>
        <w:tabs>
          <w:tab w:val="clear" w:pos="4175"/>
          <w:tab w:val="right" w:leader="dot" w:pos="4165"/>
        </w:tabs>
        <w:rPr>
          <w:noProof/>
        </w:rPr>
      </w:pPr>
      <w:r>
        <w:rPr>
          <w:noProof/>
        </w:rPr>
        <w:t>Objet · 10</w:t>
      </w:r>
    </w:p>
    <w:p w:rsidR="009E5C7C" w:rsidRDefault="009E5C7C">
      <w:pPr>
        <w:pStyle w:val="Index1"/>
        <w:tabs>
          <w:tab w:val="clear" w:pos="4175"/>
          <w:tab w:val="right" w:leader="dot" w:pos="4165"/>
        </w:tabs>
        <w:rPr>
          <w:noProof/>
        </w:rPr>
      </w:pPr>
      <w:r>
        <w:rPr>
          <w:noProof/>
        </w:rPr>
        <w:t>OBLIGATOIRE · 61</w:t>
      </w:r>
    </w:p>
    <w:p w:rsidR="009E5C7C" w:rsidRDefault="009E5C7C">
      <w:pPr>
        <w:pStyle w:val="Index1"/>
        <w:tabs>
          <w:tab w:val="clear" w:pos="4175"/>
          <w:tab w:val="right" w:leader="dot" w:pos="4165"/>
        </w:tabs>
        <w:rPr>
          <w:noProof/>
        </w:rPr>
      </w:pPr>
      <w:r>
        <w:rPr>
          <w:noProof/>
        </w:rPr>
        <w:t>OCCURRENCE · 76</w:t>
      </w:r>
    </w:p>
    <w:p w:rsidR="009E5C7C" w:rsidRDefault="009E5C7C">
      <w:pPr>
        <w:pStyle w:val="Index1"/>
        <w:tabs>
          <w:tab w:val="clear" w:pos="4175"/>
          <w:tab w:val="right" w:leader="dot" w:pos="4165"/>
        </w:tabs>
        <w:rPr>
          <w:noProof/>
        </w:rPr>
      </w:pPr>
      <w:r>
        <w:rPr>
          <w:noProof/>
        </w:rPr>
        <w:t>ON_A · 48</w:t>
      </w:r>
    </w:p>
    <w:p w:rsidR="009E5C7C" w:rsidRDefault="009E5C7C">
      <w:pPr>
        <w:pStyle w:val="Index1"/>
        <w:tabs>
          <w:tab w:val="clear" w:pos="4175"/>
          <w:tab w:val="right" w:leader="dot" w:pos="4165"/>
        </w:tabs>
        <w:rPr>
          <w:noProof/>
        </w:rPr>
      </w:pPr>
      <w:r>
        <w:rPr>
          <w:noProof/>
        </w:rPr>
        <w:t>ORDRE_DES_ETAPES · 91</w:t>
      </w:r>
    </w:p>
    <w:p w:rsidR="009E5C7C" w:rsidRDefault="009E5C7C">
      <w:pPr>
        <w:pStyle w:val="Index1"/>
        <w:tabs>
          <w:tab w:val="clear" w:pos="4175"/>
          <w:tab w:val="right" w:leader="dot" w:pos="4165"/>
        </w:tabs>
        <w:rPr>
          <w:noProof/>
        </w:rPr>
      </w:pPr>
      <w:r>
        <w:rPr>
          <w:noProof/>
        </w:rPr>
        <w:t>OU · 35, 45</w:t>
      </w:r>
    </w:p>
    <w:p w:rsidR="009E5C7C" w:rsidRDefault="009E5C7C">
      <w:pPr>
        <w:pStyle w:val="Index1"/>
        <w:tabs>
          <w:tab w:val="clear" w:pos="4175"/>
          <w:tab w:val="right" w:leader="dot" w:pos="4165"/>
        </w:tabs>
        <w:rPr>
          <w:noProof/>
        </w:rPr>
      </w:pPr>
      <w:r>
        <w:rPr>
          <w:noProof/>
        </w:rPr>
        <w:t>OU_BIEN · 74, 77</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P</w:t>
      </w:r>
    </w:p>
    <w:p w:rsidR="009E5C7C" w:rsidRDefault="009E5C7C">
      <w:pPr>
        <w:pStyle w:val="Index1"/>
        <w:tabs>
          <w:tab w:val="clear" w:pos="4175"/>
          <w:tab w:val="right" w:leader="dot" w:pos="4165"/>
        </w:tabs>
        <w:rPr>
          <w:noProof/>
        </w:rPr>
      </w:pPr>
      <w:r>
        <w:rPr>
          <w:noProof/>
        </w:rPr>
        <w:t>PANNE (opérateur) · 52</w:t>
      </w:r>
    </w:p>
    <w:p w:rsidR="009E5C7C" w:rsidRDefault="009E5C7C">
      <w:pPr>
        <w:pStyle w:val="Index1"/>
        <w:tabs>
          <w:tab w:val="clear" w:pos="4175"/>
          <w:tab w:val="right" w:leader="dot" w:pos="4165"/>
        </w:tabs>
        <w:rPr>
          <w:noProof/>
        </w:rPr>
      </w:pPr>
      <w:r>
        <w:rPr>
          <w:noProof/>
        </w:rPr>
        <w:t>PANNE (variable d'état) · 67, 68, 75</w:t>
      </w:r>
    </w:p>
    <w:p w:rsidR="009E5C7C" w:rsidRDefault="009E5C7C">
      <w:pPr>
        <w:pStyle w:val="Index1"/>
        <w:tabs>
          <w:tab w:val="clear" w:pos="4175"/>
          <w:tab w:val="right" w:leader="dot" w:pos="4165"/>
        </w:tabs>
        <w:rPr>
          <w:noProof/>
        </w:rPr>
      </w:pPr>
      <w:r>
        <w:rPr>
          <w:noProof/>
        </w:rPr>
        <w:t>PAR_DEFAUT · 59</w:t>
      </w:r>
    </w:p>
    <w:p w:rsidR="009E5C7C" w:rsidRDefault="009E5C7C">
      <w:pPr>
        <w:pStyle w:val="Index1"/>
        <w:tabs>
          <w:tab w:val="clear" w:pos="4175"/>
          <w:tab w:val="right" w:leader="dot" w:pos="4165"/>
        </w:tabs>
        <w:rPr>
          <w:noProof/>
        </w:rPr>
      </w:pPr>
      <w:r>
        <w:rPr>
          <w:noProof/>
        </w:rPr>
        <w:t>PARAMETRE_LOI · 65</w:t>
      </w:r>
    </w:p>
    <w:p w:rsidR="009E5C7C" w:rsidRDefault="009E5C7C">
      <w:pPr>
        <w:pStyle w:val="Index1"/>
        <w:tabs>
          <w:tab w:val="clear" w:pos="4175"/>
          <w:tab w:val="right" w:leader="dot" w:pos="4165"/>
        </w:tabs>
        <w:rPr>
          <w:noProof/>
        </w:rPr>
      </w:pPr>
      <w:r>
        <w:rPr>
          <w:noProof/>
        </w:rPr>
        <w:t>POUR_TOUT · 54, 55, 72</w:t>
      </w:r>
    </w:p>
    <w:p w:rsidR="009E5C7C" w:rsidRDefault="009E5C7C">
      <w:pPr>
        <w:pStyle w:val="Index1"/>
        <w:tabs>
          <w:tab w:val="clear" w:pos="4175"/>
          <w:tab w:val="right" w:leader="dot" w:pos="4165"/>
        </w:tabs>
        <w:rPr>
          <w:noProof/>
        </w:rPr>
      </w:pPr>
      <w:r>
        <w:rPr>
          <w:noProof/>
        </w:rPr>
        <w:t>PRODUIT · 55</w:t>
      </w:r>
    </w:p>
    <w:p w:rsidR="009E5C7C" w:rsidRDefault="009E5C7C">
      <w:pPr>
        <w:pStyle w:val="Index1"/>
        <w:tabs>
          <w:tab w:val="clear" w:pos="4175"/>
          <w:tab w:val="right" w:leader="dot" w:pos="4165"/>
        </w:tabs>
        <w:rPr>
          <w:noProof/>
        </w:rPr>
      </w:pPr>
      <w:r>
        <w:rPr>
          <w:noProof/>
        </w:rPr>
        <w:t>PROVOQUE · 80</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Q</w:t>
      </w:r>
    </w:p>
    <w:p w:rsidR="009E5C7C" w:rsidRDefault="009E5C7C">
      <w:pPr>
        <w:pStyle w:val="Index1"/>
        <w:tabs>
          <w:tab w:val="clear" w:pos="4175"/>
          <w:tab w:val="right" w:leader="dot" w:pos="4165"/>
        </w:tabs>
        <w:rPr>
          <w:noProof/>
        </w:rPr>
      </w:pPr>
      <w:r>
        <w:rPr>
          <w:noProof/>
        </w:rPr>
        <w:t>QQSOIT · 48</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R</w:t>
      </w:r>
    </w:p>
    <w:p w:rsidR="009E5C7C" w:rsidRDefault="009E5C7C">
      <w:pPr>
        <w:pStyle w:val="Index1"/>
        <w:tabs>
          <w:tab w:val="clear" w:pos="4175"/>
          <w:tab w:val="right" w:leader="dot" w:pos="4165"/>
        </w:tabs>
        <w:rPr>
          <w:noProof/>
        </w:rPr>
      </w:pPr>
      <w:r>
        <w:rPr>
          <w:noProof/>
        </w:rPr>
        <w:t>REEL · 64</w:t>
      </w:r>
    </w:p>
    <w:p w:rsidR="009E5C7C" w:rsidRDefault="009E5C7C">
      <w:pPr>
        <w:pStyle w:val="Index1"/>
        <w:tabs>
          <w:tab w:val="clear" w:pos="4175"/>
          <w:tab w:val="right" w:leader="dot" w:pos="4165"/>
        </w:tabs>
        <w:rPr>
          <w:noProof/>
        </w:rPr>
      </w:pPr>
      <w:r>
        <w:rPr>
          <w:noProof/>
        </w:rPr>
        <w:t>Règle · 20, 69</w:t>
      </w:r>
    </w:p>
    <w:p w:rsidR="009E5C7C" w:rsidRDefault="009E5C7C">
      <w:pPr>
        <w:pStyle w:val="Index1"/>
        <w:tabs>
          <w:tab w:val="clear" w:pos="4175"/>
          <w:tab w:val="right" w:leader="dot" w:pos="4165"/>
        </w:tabs>
        <w:rPr>
          <w:noProof/>
        </w:rPr>
      </w:pPr>
      <w:r>
        <w:rPr>
          <w:noProof/>
        </w:rPr>
        <w:t>Règle d'interaction · 84</w:t>
      </w:r>
    </w:p>
    <w:p w:rsidR="009E5C7C" w:rsidRDefault="009E5C7C">
      <w:pPr>
        <w:pStyle w:val="Index1"/>
        <w:tabs>
          <w:tab w:val="clear" w:pos="4175"/>
          <w:tab w:val="right" w:leader="dot" w:pos="4165"/>
        </w:tabs>
        <w:rPr>
          <w:noProof/>
        </w:rPr>
      </w:pPr>
      <w:r>
        <w:rPr>
          <w:noProof/>
        </w:rPr>
        <w:t>Règle d'occurrence · 73</w:t>
      </w:r>
    </w:p>
    <w:p w:rsidR="009E5C7C" w:rsidRDefault="009E5C7C">
      <w:pPr>
        <w:pStyle w:val="Index1"/>
        <w:tabs>
          <w:tab w:val="clear" w:pos="4175"/>
          <w:tab w:val="right" w:leader="dot" w:pos="4165"/>
        </w:tabs>
        <w:rPr>
          <w:noProof/>
        </w:rPr>
      </w:pPr>
      <w:r>
        <w:rPr>
          <w:noProof/>
        </w:rPr>
        <w:t>REINITIALISATION · 66, 68</w:t>
      </w:r>
    </w:p>
    <w:p w:rsidR="009E5C7C" w:rsidRDefault="009E5C7C">
      <w:pPr>
        <w:pStyle w:val="Index1"/>
        <w:tabs>
          <w:tab w:val="clear" w:pos="4175"/>
          <w:tab w:val="right" w:leader="dot" w:pos="4165"/>
        </w:tabs>
        <w:rPr>
          <w:noProof/>
        </w:rPr>
      </w:pPr>
      <w:r>
        <w:rPr>
          <w:noProof/>
        </w:rPr>
        <w:t>REPARATION · 75, 83</w:t>
      </w:r>
    </w:p>
    <w:p w:rsidR="009E5C7C" w:rsidRDefault="009E5C7C">
      <w:pPr>
        <w:pStyle w:val="Index1"/>
        <w:tabs>
          <w:tab w:val="clear" w:pos="4175"/>
          <w:tab w:val="right" w:leader="dot" w:pos="4165"/>
        </w:tabs>
        <w:rPr>
          <w:noProof/>
        </w:rPr>
      </w:pPr>
      <w:r>
        <w:rPr>
          <w:noProof/>
        </w:rPr>
        <w:t>REPARE · 78, 83</w:t>
      </w:r>
    </w:p>
    <w:p w:rsidR="009E5C7C" w:rsidRDefault="009E5C7C">
      <w:pPr>
        <w:pStyle w:val="Index1"/>
        <w:tabs>
          <w:tab w:val="clear" w:pos="4175"/>
          <w:tab w:val="right" w:leader="dot" w:pos="4165"/>
        </w:tabs>
        <w:rPr>
          <w:noProof/>
        </w:rPr>
      </w:pPr>
      <w:r>
        <w:rPr>
          <w:noProof/>
        </w:rPr>
        <w:t>RESOUDRE_SYSTEME · 73</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S</w:t>
      </w:r>
    </w:p>
    <w:p w:rsidR="009E5C7C" w:rsidRDefault="009E5C7C">
      <w:pPr>
        <w:pStyle w:val="Index1"/>
        <w:tabs>
          <w:tab w:val="clear" w:pos="4175"/>
          <w:tab w:val="right" w:leader="dot" w:pos="4165"/>
        </w:tabs>
        <w:rPr>
          <w:noProof/>
        </w:rPr>
      </w:pPr>
      <w:r>
        <w:rPr>
          <w:noProof/>
        </w:rPr>
        <w:t>SI · 77, 85</w:t>
      </w:r>
    </w:p>
    <w:p w:rsidR="009E5C7C" w:rsidRDefault="009E5C7C">
      <w:pPr>
        <w:pStyle w:val="Index1"/>
        <w:tabs>
          <w:tab w:val="clear" w:pos="4175"/>
          <w:tab w:val="right" w:leader="dot" w:pos="4165"/>
        </w:tabs>
        <w:rPr>
          <w:noProof/>
        </w:rPr>
      </w:pPr>
      <w:r>
        <w:rPr>
          <w:noProof/>
        </w:rPr>
        <w:t>SINON · 85</w:t>
      </w:r>
    </w:p>
    <w:p w:rsidR="009E5C7C" w:rsidRDefault="009E5C7C">
      <w:pPr>
        <w:pStyle w:val="Index1"/>
        <w:tabs>
          <w:tab w:val="clear" w:pos="4175"/>
          <w:tab w:val="right" w:leader="dot" w:pos="4165"/>
        </w:tabs>
        <w:rPr>
          <w:noProof/>
        </w:rPr>
      </w:pPr>
      <w:r>
        <w:rPr>
          <w:noProof/>
        </w:rPr>
        <w:t>SOIT · 85</w:t>
      </w:r>
    </w:p>
    <w:p w:rsidR="009E5C7C" w:rsidRDefault="009E5C7C">
      <w:pPr>
        <w:pStyle w:val="Index1"/>
        <w:tabs>
          <w:tab w:val="clear" w:pos="4175"/>
          <w:tab w:val="right" w:leader="dot" w:pos="4165"/>
        </w:tabs>
        <w:rPr>
          <w:noProof/>
        </w:rPr>
      </w:pPr>
      <w:r>
        <w:rPr>
          <w:noProof/>
        </w:rPr>
        <w:t>SOMME · 54</w:t>
      </w:r>
    </w:p>
    <w:p w:rsidR="009E5C7C" w:rsidRDefault="009E5C7C">
      <w:pPr>
        <w:pStyle w:val="Index1"/>
        <w:tabs>
          <w:tab w:val="clear" w:pos="4175"/>
          <w:tab w:val="right" w:leader="dot" w:pos="4165"/>
        </w:tabs>
        <w:rPr>
          <w:noProof/>
        </w:rPr>
      </w:pPr>
      <w:r>
        <w:rPr>
          <w:noProof/>
        </w:rPr>
        <w:t>SORTE_DE · 57</w:t>
      </w:r>
    </w:p>
    <w:p w:rsidR="009E5C7C" w:rsidRDefault="009E5C7C">
      <w:pPr>
        <w:pStyle w:val="Index1"/>
        <w:tabs>
          <w:tab w:val="clear" w:pos="4175"/>
          <w:tab w:val="right" w:leader="dot" w:pos="4165"/>
        </w:tabs>
        <w:rPr>
          <w:noProof/>
        </w:rPr>
      </w:pPr>
      <w:r w:rsidRPr="00465E26">
        <w:rPr>
          <w:b/>
          <w:noProof/>
        </w:rPr>
        <w:t>Surcharge</w:t>
      </w:r>
      <w:r>
        <w:rPr>
          <w:noProof/>
        </w:rPr>
        <w:t xml:space="preserve"> · 14, 88</w:t>
      </w:r>
    </w:p>
    <w:p w:rsidR="009E5C7C" w:rsidRDefault="009E5C7C">
      <w:pPr>
        <w:pStyle w:val="Index1"/>
        <w:tabs>
          <w:tab w:val="clear" w:pos="4175"/>
          <w:tab w:val="right" w:leader="dot" w:pos="4165"/>
        </w:tabs>
        <w:rPr>
          <w:noProof/>
        </w:rPr>
      </w:pPr>
      <w:r>
        <w:rPr>
          <w:noProof/>
        </w:rPr>
        <w:t>Système d'équations · 73</w:t>
      </w:r>
    </w:p>
    <w:p w:rsidR="009E5C7C" w:rsidRDefault="009E5C7C">
      <w:pPr>
        <w:pStyle w:val="Index1"/>
        <w:tabs>
          <w:tab w:val="clear" w:pos="4175"/>
          <w:tab w:val="right" w:leader="dot" w:pos="4165"/>
        </w:tabs>
        <w:rPr>
          <w:noProof/>
        </w:rPr>
      </w:pPr>
      <w:r>
        <w:rPr>
          <w:noProof/>
        </w:rPr>
        <w:t>SYSTEME_EQUATIONS · 94</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T</w:t>
      </w:r>
    </w:p>
    <w:p w:rsidR="009E5C7C" w:rsidRDefault="009E5C7C">
      <w:pPr>
        <w:pStyle w:val="Index1"/>
        <w:tabs>
          <w:tab w:val="clear" w:pos="4175"/>
          <w:tab w:val="right" w:leader="dot" w:pos="4165"/>
        </w:tabs>
        <w:rPr>
          <w:noProof/>
        </w:rPr>
      </w:pPr>
      <w:r>
        <w:rPr>
          <w:noProof/>
        </w:rPr>
        <w:t>T_C, TEMPS_CONSTANT · 78</w:t>
      </w:r>
    </w:p>
    <w:p w:rsidR="009E5C7C" w:rsidRDefault="009E5C7C">
      <w:pPr>
        <w:pStyle w:val="Index1"/>
        <w:tabs>
          <w:tab w:val="clear" w:pos="4175"/>
          <w:tab w:val="right" w:leader="dot" w:pos="4165"/>
        </w:tabs>
        <w:rPr>
          <w:noProof/>
        </w:rPr>
      </w:pPr>
      <w:r>
        <w:rPr>
          <w:noProof/>
        </w:rPr>
        <w:t>TEL_QUE · 47</w:t>
      </w:r>
    </w:p>
    <w:p w:rsidR="009E5C7C" w:rsidRDefault="009E5C7C">
      <w:pPr>
        <w:pStyle w:val="Index1"/>
        <w:tabs>
          <w:tab w:val="clear" w:pos="4175"/>
          <w:tab w:val="right" w:leader="dot" w:pos="4165"/>
        </w:tabs>
        <w:rPr>
          <w:noProof/>
        </w:rPr>
      </w:pPr>
      <w:r>
        <w:rPr>
          <w:noProof/>
        </w:rPr>
        <w:t>TRANSITION · 75, 80</w:t>
      </w:r>
    </w:p>
    <w:p w:rsidR="009E5C7C" w:rsidRDefault="009E5C7C">
      <w:pPr>
        <w:pStyle w:val="Index1"/>
        <w:tabs>
          <w:tab w:val="clear" w:pos="4175"/>
          <w:tab w:val="right" w:leader="dot" w:pos="4165"/>
        </w:tabs>
        <w:rPr>
          <w:noProof/>
        </w:rPr>
      </w:pPr>
      <w:r>
        <w:rPr>
          <w:noProof/>
        </w:rPr>
        <w:t>TYPE · 10, 57</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U</w:t>
      </w:r>
    </w:p>
    <w:p w:rsidR="009E5C7C" w:rsidRDefault="009E5C7C">
      <w:pPr>
        <w:pStyle w:val="Index1"/>
        <w:tabs>
          <w:tab w:val="clear" w:pos="4175"/>
          <w:tab w:val="right" w:leader="dot" w:pos="4165"/>
        </w:tabs>
        <w:rPr>
          <w:noProof/>
        </w:rPr>
      </w:pPr>
      <w:r w:rsidRPr="00465E26">
        <w:rPr>
          <w:b/>
          <w:noProof/>
        </w:rPr>
        <w:t>UN</w:t>
      </w:r>
      <w:r>
        <w:rPr>
          <w:noProof/>
        </w:rPr>
        <w:t xml:space="preserve"> · 47, 48</w:t>
      </w:r>
    </w:p>
    <w:p w:rsidR="009E5C7C" w:rsidRDefault="009E5C7C">
      <w:pPr>
        <w:pStyle w:val="Titreindex"/>
        <w:keepNext/>
        <w:tabs>
          <w:tab w:val="right" w:leader="dot" w:pos="4165"/>
        </w:tabs>
        <w:rPr>
          <w:rFonts w:asciiTheme="minorHAnsi" w:eastAsiaTheme="minorEastAsia" w:hAnsiTheme="minorHAnsi" w:cstheme="minorBidi"/>
          <w:b w:val="0"/>
          <w:bCs/>
          <w:noProof/>
        </w:rPr>
      </w:pPr>
      <w:r>
        <w:rPr>
          <w:noProof/>
        </w:rPr>
        <w:t>V</w:t>
      </w:r>
    </w:p>
    <w:p w:rsidR="009E5C7C" w:rsidRDefault="009E5C7C">
      <w:pPr>
        <w:pStyle w:val="Index1"/>
        <w:tabs>
          <w:tab w:val="clear" w:pos="4175"/>
          <w:tab w:val="right" w:leader="dot" w:pos="4165"/>
        </w:tabs>
        <w:rPr>
          <w:noProof/>
        </w:rPr>
      </w:pPr>
      <w:r>
        <w:rPr>
          <w:noProof/>
        </w:rPr>
        <w:t>variable liée · 41</w:t>
      </w:r>
    </w:p>
    <w:p w:rsidR="009E5C7C" w:rsidRDefault="009E5C7C">
      <w:pPr>
        <w:pStyle w:val="Index1"/>
        <w:tabs>
          <w:tab w:val="clear" w:pos="4175"/>
          <w:tab w:val="right" w:leader="dot" w:pos="4165"/>
        </w:tabs>
        <w:rPr>
          <w:noProof/>
        </w:rPr>
      </w:pPr>
      <w:r>
        <w:rPr>
          <w:noProof/>
        </w:rPr>
        <w:t>Variable liée · 36</w:t>
      </w:r>
    </w:p>
    <w:p w:rsidR="009E5C7C" w:rsidRDefault="009E5C7C">
      <w:pPr>
        <w:pStyle w:val="Index1"/>
        <w:tabs>
          <w:tab w:val="clear" w:pos="4175"/>
          <w:tab w:val="right" w:leader="dot" w:pos="4165"/>
        </w:tabs>
        <w:rPr>
          <w:noProof/>
        </w:rPr>
      </w:pPr>
      <w:r w:rsidRPr="00465E26">
        <w:rPr>
          <w:b/>
          <w:i/>
          <w:noProof/>
        </w:rPr>
        <w:t>VERIFIANT</w:t>
      </w:r>
      <w:r>
        <w:rPr>
          <w:noProof/>
        </w:rPr>
        <w:t xml:space="preserve"> · 40</w:t>
      </w:r>
    </w:p>
    <w:p w:rsidR="009E5C7C" w:rsidRDefault="009E5C7C">
      <w:pPr>
        <w:pStyle w:val="Index1"/>
        <w:tabs>
          <w:tab w:val="clear" w:pos="4175"/>
          <w:tab w:val="right" w:leader="dot" w:pos="4165"/>
        </w:tabs>
        <w:rPr>
          <w:noProof/>
        </w:rPr>
      </w:pPr>
      <w:r>
        <w:rPr>
          <w:noProof/>
        </w:rPr>
        <w:t>VISIBLE · 61</w:t>
      </w:r>
    </w:p>
    <w:p w:rsidR="009E5C7C" w:rsidRDefault="009E5C7C">
      <w:pPr>
        <w:pStyle w:val="Index1"/>
        <w:tabs>
          <w:tab w:val="clear" w:pos="4175"/>
          <w:tab w:val="right" w:leader="dot" w:pos="4165"/>
        </w:tabs>
        <w:rPr>
          <w:noProof/>
        </w:rPr>
      </w:pPr>
      <w:r>
        <w:rPr>
          <w:noProof/>
        </w:rPr>
        <w:t>VRAI · 34</w:t>
      </w:r>
    </w:p>
    <w:p w:rsidR="009E5C7C" w:rsidRDefault="009E5C7C">
      <w:pPr>
        <w:pStyle w:val="Titre1"/>
        <w:numPr>
          <w:ilvl w:val="0"/>
          <w:numId w:val="0"/>
        </w:numPr>
        <w:rPr>
          <w:noProof/>
        </w:rPr>
        <w:sectPr w:rsidR="009E5C7C" w:rsidSect="009E5C7C">
          <w:endnotePr>
            <w:numFmt w:val="decimal"/>
          </w:endnotePr>
          <w:type w:val="continuous"/>
          <w:pgSz w:w="11906" w:h="16838"/>
          <w:pgMar w:top="1418" w:right="1418" w:bottom="1418" w:left="1418" w:header="709" w:footer="0" w:gutter="0"/>
          <w:cols w:num="2" w:space="720"/>
          <w:formProt w:val="0"/>
        </w:sectPr>
      </w:pPr>
    </w:p>
    <w:p w:rsidR="00AE3BD8" w:rsidRDefault="00AE3BD8">
      <w:pPr>
        <w:pStyle w:val="Titre1"/>
        <w:numPr>
          <w:ilvl w:val="0"/>
          <w:numId w:val="0"/>
        </w:numPr>
      </w:pPr>
      <w:r>
        <w:fldChar w:fldCharType="end"/>
      </w:r>
    </w:p>
    <w:sectPr w:rsidR="00AE3BD8" w:rsidSect="009E5C7C">
      <w:endnotePr>
        <w:numFmt w:val="decimal"/>
      </w:endnotePr>
      <w:type w:val="continuous"/>
      <w:pgSz w:w="11906" w:h="16838"/>
      <w:pgMar w:top="1418" w:right="1418" w:bottom="1418" w:left="1418" w:header="709" w:footer="0" w:gutter="0"/>
      <w:cols w:space="708"/>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5D2A" w:rsidRDefault="00055D2A">
      <w:r>
        <w:separator/>
      </w:r>
    </w:p>
  </w:endnote>
  <w:endnote w:type="continuationSeparator" w:id="0">
    <w:p w:rsidR="00055D2A" w:rsidRDefault="00055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6" w:space="0" w:color="1F3D72"/>
        <w:left w:val="single" w:sz="6" w:space="0" w:color="1F3D72"/>
        <w:bottom w:val="single" w:sz="6" w:space="0" w:color="1F3D72"/>
        <w:right w:val="single" w:sz="6" w:space="0" w:color="1F3D72"/>
        <w:insideH w:val="single" w:sz="6" w:space="0" w:color="1F3D72"/>
        <w:insideV w:val="single" w:sz="6" w:space="0" w:color="1F3D72"/>
      </w:tblBorders>
      <w:tblCellMar>
        <w:left w:w="70" w:type="dxa"/>
        <w:right w:w="70" w:type="dxa"/>
      </w:tblCellMar>
      <w:tblLook w:val="0000" w:firstRow="0" w:lastRow="0" w:firstColumn="0" w:lastColumn="0" w:noHBand="0" w:noVBand="0"/>
    </w:tblPr>
    <w:tblGrid>
      <w:gridCol w:w="3022"/>
      <w:gridCol w:w="3093"/>
      <w:gridCol w:w="3095"/>
    </w:tblGrid>
    <w:tr w:rsidR="00C96B94">
      <w:tblPrEx>
        <w:tblCellMar>
          <w:top w:w="0" w:type="dxa"/>
          <w:bottom w:w="0" w:type="dxa"/>
        </w:tblCellMar>
      </w:tblPrEx>
      <w:tc>
        <w:tcPr>
          <w:tcW w:w="3000" w:type="dxa"/>
        </w:tcPr>
        <w:p w:rsidR="00C96B94" w:rsidRDefault="00C96B94">
          <w:pPr>
            <w:spacing w:after="0"/>
            <w:rPr>
              <w:sz w:val="18"/>
            </w:rPr>
          </w:pPr>
          <w:r>
            <w:rPr>
              <w:sz w:val="18"/>
            </w:rPr>
            <w:t>Accessibilité : Libre</w:t>
          </w:r>
          <w:r>
            <w:rPr>
              <w:bCs/>
              <w:caps/>
              <w:sz w:val="18"/>
            </w:rPr>
            <w:fldChar w:fldCharType="begin"/>
          </w:r>
          <w:r>
            <w:rPr>
              <w:bCs/>
              <w:caps/>
              <w:sz w:val="18"/>
            </w:rPr>
            <w:instrText xml:space="preserve"> DOCPROPERTY "EKA_ACCESSIBILITE"  \* MERGEFORMAT </w:instrText>
          </w:r>
          <w:r>
            <w:rPr>
              <w:bCs/>
              <w:caps/>
              <w:sz w:val="18"/>
            </w:rPr>
            <w:fldChar w:fldCharType="separate"/>
          </w:r>
          <w:r w:rsidRPr="00C96B94">
            <w:rPr>
              <w:b/>
              <w:caps/>
              <w:sz w:val="18"/>
            </w:rPr>
            <w:t xml:space="preserve"> </w:t>
          </w:r>
          <w:r>
            <w:rPr>
              <w:bCs/>
              <w:caps/>
              <w:sz w:val="18"/>
            </w:rPr>
            <w:fldChar w:fldCharType="end"/>
          </w:r>
        </w:p>
      </w:tc>
      <w:tc>
        <w:tcPr>
          <w:tcW w:w="3070" w:type="dxa"/>
        </w:tcPr>
        <w:p w:rsidR="00C96B94" w:rsidRDefault="00C96B94">
          <w:pPr>
            <w:spacing w:after="0"/>
            <w:jc w:val="center"/>
            <w:rPr>
              <w:sz w:val="18"/>
            </w:rPr>
          </w:pPr>
          <w:r>
            <w:rPr>
              <w:sz w:val="18"/>
            </w:rPr>
            <w:t xml:space="preserve">Page </w:t>
          </w:r>
          <w:r>
            <w:rPr>
              <w:sz w:val="18"/>
            </w:rPr>
            <w:fldChar w:fldCharType="begin"/>
          </w:r>
          <w:r>
            <w:rPr>
              <w:sz w:val="18"/>
            </w:rPr>
            <w:instrText xml:space="preserve"> PAGE </w:instrText>
          </w:r>
          <w:r>
            <w:rPr>
              <w:sz w:val="18"/>
            </w:rPr>
            <w:fldChar w:fldCharType="separate"/>
          </w:r>
          <w:r w:rsidR="00055D2A">
            <w:rPr>
              <w:noProof/>
              <w:sz w:val="18"/>
            </w:rPr>
            <w:t>1</w:t>
          </w:r>
          <w:r>
            <w:rPr>
              <w:sz w:val="18"/>
            </w:rPr>
            <w:fldChar w:fldCharType="end"/>
          </w:r>
          <w:r>
            <w:rPr>
              <w:sz w:val="18"/>
            </w:rPr>
            <w:t xml:space="preserve"> sur </w:t>
          </w:r>
          <w:r>
            <w:rPr>
              <w:sz w:val="18"/>
            </w:rPr>
            <w:fldChar w:fldCharType="begin"/>
          </w:r>
          <w:r>
            <w:rPr>
              <w:sz w:val="18"/>
            </w:rPr>
            <w:instrText xml:space="preserve"> NUMPAGES </w:instrText>
          </w:r>
          <w:r>
            <w:rPr>
              <w:sz w:val="18"/>
            </w:rPr>
            <w:fldChar w:fldCharType="separate"/>
          </w:r>
          <w:r w:rsidR="00055D2A">
            <w:rPr>
              <w:noProof/>
              <w:sz w:val="18"/>
            </w:rPr>
            <w:t>1</w:t>
          </w:r>
          <w:r>
            <w:rPr>
              <w:sz w:val="18"/>
            </w:rPr>
            <w:fldChar w:fldCharType="end"/>
          </w:r>
        </w:p>
      </w:tc>
      <w:tc>
        <w:tcPr>
          <w:tcW w:w="3072" w:type="dxa"/>
        </w:tcPr>
        <w:p w:rsidR="00C96B94" w:rsidRDefault="00C96B94">
          <w:pPr>
            <w:spacing w:after="0"/>
            <w:jc w:val="right"/>
            <w:rPr>
              <w:sz w:val="18"/>
            </w:rPr>
          </w:pPr>
          <w:r>
            <w:rPr>
              <w:sz w:val="18"/>
            </w:rPr>
            <w:sym w:font="Symbol" w:char="F0D3"/>
          </w:r>
          <w:r>
            <w:rPr>
              <w:sz w:val="18"/>
            </w:rPr>
            <w:t xml:space="preserve">EDF </w:t>
          </w:r>
          <w:r>
            <w:rPr>
              <w:sz w:val="18"/>
            </w:rPr>
            <w:fldChar w:fldCharType="begin"/>
          </w:r>
          <w:r>
            <w:rPr>
              <w:sz w:val="18"/>
            </w:rPr>
            <w:instrText xml:space="preserve"> DOCPROPERTY "EKA_DATE_APPROB" \@ "YYYY"  </w:instrText>
          </w:r>
          <w:r>
            <w:rPr>
              <w:sz w:val="18"/>
            </w:rPr>
            <w:fldChar w:fldCharType="separate"/>
          </w:r>
          <w:r>
            <w:rPr>
              <w:sz w:val="18"/>
            </w:rPr>
            <w:t xml:space="preserve"> </w:t>
          </w:r>
          <w:r>
            <w:rPr>
              <w:sz w:val="18"/>
            </w:rPr>
            <w:fldChar w:fldCharType="end"/>
          </w:r>
          <w:r>
            <w:rPr>
              <w:rFonts w:cs="Arial"/>
              <w:color w:val="FF0000"/>
              <w:sz w:val="18"/>
            </w:rPr>
            <w:fldChar w:fldCharType="begin"/>
          </w:r>
          <w:r>
            <w:rPr>
              <w:rFonts w:cs="Arial"/>
              <w:color w:val="FF0000"/>
              <w:sz w:val="18"/>
              <w:lang w:val="en-US"/>
            </w:rPr>
            <w:instrText xml:space="preserve"> DOCPROPERTY "R_CURRENT_STATE" \* MERGEFORMAT  </w:instrText>
          </w:r>
          <w:r>
            <w:rPr>
              <w:rFonts w:cs="Arial"/>
              <w:color w:val="FF0000"/>
              <w:sz w:val="18"/>
            </w:rPr>
            <w:fldChar w:fldCharType="separate"/>
          </w:r>
          <w:r w:rsidRPr="00C96B94">
            <w:rPr>
              <w:rFonts w:cs="Arial"/>
              <w:color w:val="FF0000"/>
              <w:sz w:val="18"/>
            </w:rPr>
            <w:t xml:space="preserve"> </w:t>
          </w:r>
          <w:r>
            <w:rPr>
              <w:rFonts w:cs="Arial"/>
              <w:color w:val="FF0000"/>
              <w:sz w:val="18"/>
            </w:rPr>
            <w:fldChar w:fldCharType="end"/>
          </w:r>
        </w:p>
      </w:tc>
    </w:tr>
  </w:tbl>
  <w:p w:rsidR="00C96B94" w:rsidRDefault="00C96B9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5D2A" w:rsidRDefault="00055D2A">
      <w:r>
        <w:separator/>
      </w:r>
    </w:p>
  </w:footnote>
  <w:footnote w:type="continuationSeparator" w:id="0">
    <w:p w:rsidR="00055D2A" w:rsidRDefault="00055D2A">
      <w:r>
        <w:continuationSeparator/>
      </w:r>
    </w:p>
  </w:footnote>
  <w:footnote w:id="1">
    <w:p w:rsidR="00C96B94" w:rsidRDefault="00C96B94">
      <w:pPr>
        <w:pStyle w:val="Notedebasdepage"/>
      </w:pPr>
      <w:r>
        <w:rPr>
          <w:rStyle w:val="Appelnotedebasdep"/>
        </w:rPr>
        <w:footnoteRef/>
      </w:r>
      <w:r>
        <w:t xml:space="preserve"> Nous verrons plus tard que, dans certains cas, plusieurs événements peuvent être appliqués simultanément.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6" w:space="0" w:color="1F3D72"/>
        <w:left w:val="single" w:sz="6" w:space="0" w:color="1F3D72"/>
        <w:bottom w:val="single" w:sz="6" w:space="0" w:color="1F3D72"/>
        <w:right w:val="single" w:sz="6" w:space="0" w:color="1F3D72"/>
        <w:insideH w:val="single" w:sz="6" w:space="0" w:color="1F3D72"/>
        <w:insideV w:val="single" w:sz="6" w:space="0" w:color="1F3D72"/>
      </w:tblBorders>
      <w:tblCellMar>
        <w:top w:w="57" w:type="dxa"/>
        <w:left w:w="70" w:type="dxa"/>
        <w:bottom w:w="57" w:type="dxa"/>
        <w:right w:w="70" w:type="dxa"/>
      </w:tblCellMar>
      <w:tblLook w:val="0000" w:firstRow="0" w:lastRow="0" w:firstColumn="0" w:lastColumn="0" w:noHBand="0" w:noVBand="0"/>
    </w:tblPr>
    <w:tblGrid>
      <w:gridCol w:w="921"/>
      <w:gridCol w:w="6355"/>
      <w:gridCol w:w="1934"/>
    </w:tblGrid>
    <w:tr w:rsidR="00C96B94">
      <w:trPr>
        <w:cantSplit/>
        <w:trHeight w:hRule="exact" w:val="1059"/>
      </w:trPr>
      <w:tc>
        <w:tcPr>
          <w:tcW w:w="500" w:type="pct"/>
        </w:tcPr>
        <w:p w:rsidR="00C96B94" w:rsidRDefault="00C96B94">
          <w:pPr>
            <w:rPr>
              <w:rFonts w:cs="Arial"/>
              <w:b/>
              <w:bCs/>
              <w:sz w:val="16"/>
              <w:lang w:val="en-US"/>
            </w:rPr>
          </w:pPr>
          <w:r>
            <w:rPr>
              <w:rFonts w:cs="Arial"/>
              <w:b/>
              <w:bCs/>
              <w:sz w:val="16"/>
              <w:lang w:val="en-US"/>
            </w:rPr>
            <w:t>EDF R&amp;D</w:t>
          </w:r>
        </w:p>
      </w:tc>
      <w:tc>
        <w:tcPr>
          <w:tcW w:w="3450" w:type="pct"/>
        </w:tcPr>
        <w:p w:rsidR="00C96B94" w:rsidRPr="0019771D" w:rsidRDefault="0019771D" w:rsidP="0019771D">
          <w:pPr>
            <w:spacing w:after="0"/>
            <w:jc w:val="center"/>
            <w:rPr>
              <w:rFonts w:cs="Arial"/>
              <w:sz w:val="12"/>
            </w:rPr>
          </w:pPr>
          <w:r w:rsidRPr="0019771D">
            <w:rPr>
              <w:rFonts w:cs="Arial"/>
              <w:sz w:val="24"/>
            </w:rPr>
            <w:t>Manuel de référence du langage FIGARO :</w:t>
          </w:r>
          <w:r>
            <w:rPr>
              <w:rFonts w:cs="Arial"/>
              <w:sz w:val="24"/>
            </w:rPr>
            <w:br/>
          </w:r>
          <w:r w:rsidRPr="0019771D">
            <w:rPr>
              <w:rFonts w:cs="Arial"/>
              <w:color w:val="FF0000"/>
              <w:sz w:val="24"/>
            </w:rPr>
            <w:t xml:space="preserve"> document en cours de rédaction</w:t>
          </w:r>
          <w:r w:rsidR="00C96B94" w:rsidRPr="0019771D">
            <w:rPr>
              <w:rFonts w:cs="Arial"/>
              <w:sz w:val="24"/>
              <w:lang w:val="en-US"/>
            </w:rPr>
            <w:fldChar w:fldCharType="begin"/>
          </w:r>
          <w:r w:rsidR="00C96B94" w:rsidRPr="0019771D">
            <w:rPr>
              <w:rFonts w:cs="Arial"/>
              <w:sz w:val="24"/>
            </w:rPr>
            <w:instrText xml:space="preserve"> DOCPROPERTY "TITLE_0"  \* MERGEFORMAT </w:instrText>
          </w:r>
          <w:r w:rsidR="00C96B94" w:rsidRPr="0019771D">
            <w:rPr>
              <w:rFonts w:cs="Arial"/>
              <w:sz w:val="24"/>
              <w:lang w:val="en-US"/>
            </w:rPr>
            <w:fldChar w:fldCharType="separate"/>
          </w:r>
          <w:r w:rsidR="00C96B94" w:rsidRPr="0019771D">
            <w:rPr>
              <w:rFonts w:cs="Arial"/>
              <w:sz w:val="24"/>
            </w:rPr>
            <w:t xml:space="preserve"> </w:t>
          </w:r>
          <w:r w:rsidR="00C96B94" w:rsidRPr="0019771D">
            <w:rPr>
              <w:rFonts w:cs="Arial"/>
              <w:sz w:val="24"/>
              <w:lang w:val="en-US"/>
            </w:rPr>
            <w:fldChar w:fldCharType="end"/>
          </w:r>
          <w:r w:rsidR="00C96B94" w:rsidRPr="0019771D">
            <w:rPr>
              <w:rFonts w:cs="Arial"/>
              <w:sz w:val="24"/>
              <w:lang w:val="en-US"/>
            </w:rPr>
            <w:fldChar w:fldCharType="begin"/>
          </w:r>
          <w:r w:rsidR="00C96B94" w:rsidRPr="0019771D">
            <w:rPr>
              <w:rFonts w:cs="Arial"/>
              <w:sz w:val="24"/>
            </w:rPr>
            <w:instrText xml:space="preserve"> DOCPROPERTY "TITLE_1"  \* MERGEFORMAT </w:instrText>
          </w:r>
          <w:r w:rsidR="00C96B94" w:rsidRPr="0019771D">
            <w:rPr>
              <w:rFonts w:cs="Arial"/>
              <w:sz w:val="24"/>
              <w:lang w:val="en-US"/>
            </w:rPr>
            <w:fldChar w:fldCharType="separate"/>
          </w:r>
          <w:r w:rsidR="00C96B94" w:rsidRPr="0019771D">
            <w:rPr>
              <w:rFonts w:cs="Arial"/>
              <w:sz w:val="24"/>
            </w:rPr>
            <w:t xml:space="preserve"> </w:t>
          </w:r>
          <w:r w:rsidR="00C96B94" w:rsidRPr="0019771D">
            <w:rPr>
              <w:rFonts w:cs="Arial"/>
              <w:sz w:val="24"/>
              <w:lang w:val="en-US"/>
            </w:rPr>
            <w:fldChar w:fldCharType="end"/>
          </w:r>
          <w:r w:rsidR="00C96B94" w:rsidRPr="0019771D">
            <w:rPr>
              <w:rFonts w:cs="Arial"/>
              <w:sz w:val="24"/>
              <w:lang w:val="en-US"/>
            </w:rPr>
            <w:fldChar w:fldCharType="begin"/>
          </w:r>
          <w:r w:rsidR="00C96B94" w:rsidRPr="0019771D">
            <w:rPr>
              <w:rFonts w:cs="Arial"/>
              <w:sz w:val="24"/>
            </w:rPr>
            <w:instrText xml:space="preserve"> DOCPROPERTY "TITLE_2"  \* MERGEFORMAT </w:instrText>
          </w:r>
          <w:r w:rsidR="00C96B94" w:rsidRPr="0019771D">
            <w:rPr>
              <w:rFonts w:cs="Arial"/>
              <w:sz w:val="24"/>
              <w:lang w:val="en-US"/>
            </w:rPr>
            <w:fldChar w:fldCharType="separate"/>
          </w:r>
          <w:r w:rsidR="00C96B94" w:rsidRPr="0019771D">
            <w:rPr>
              <w:rFonts w:cs="Arial"/>
              <w:sz w:val="24"/>
            </w:rPr>
            <w:t xml:space="preserve"> </w:t>
          </w:r>
          <w:r w:rsidR="00C96B94" w:rsidRPr="0019771D">
            <w:rPr>
              <w:rFonts w:cs="Arial"/>
              <w:sz w:val="24"/>
              <w:lang w:val="en-US"/>
            </w:rPr>
            <w:fldChar w:fldCharType="end"/>
          </w:r>
          <w:r w:rsidR="00C96B94" w:rsidRPr="0019771D">
            <w:rPr>
              <w:rFonts w:cs="Arial"/>
              <w:sz w:val="24"/>
              <w:lang w:val="en-US"/>
            </w:rPr>
            <w:fldChar w:fldCharType="begin"/>
          </w:r>
          <w:r w:rsidR="00C96B94" w:rsidRPr="0019771D">
            <w:rPr>
              <w:rFonts w:cs="Arial"/>
              <w:sz w:val="24"/>
            </w:rPr>
            <w:instrText xml:space="preserve"> DOCPROPERTY "TITLE_3"  \* MERGEFORMAT </w:instrText>
          </w:r>
          <w:r w:rsidR="00C96B94" w:rsidRPr="0019771D">
            <w:rPr>
              <w:rFonts w:cs="Arial"/>
              <w:sz w:val="24"/>
              <w:lang w:val="en-US"/>
            </w:rPr>
            <w:fldChar w:fldCharType="separate"/>
          </w:r>
          <w:r w:rsidR="00C96B94" w:rsidRPr="0019771D">
            <w:rPr>
              <w:rFonts w:cs="Arial"/>
              <w:sz w:val="24"/>
            </w:rPr>
            <w:t xml:space="preserve"> </w:t>
          </w:r>
          <w:r w:rsidR="00C96B94" w:rsidRPr="0019771D">
            <w:rPr>
              <w:rFonts w:cs="Arial"/>
              <w:sz w:val="24"/>
              <w:lang w:val="en-US"/>
            </w:rPr>
            <w:fldChar w:fldCharType="end"/>
          </w:r>
        </w:p>
      </w:tc>
      <w:tc>
        <w:tcPr>
          <w:tcW w:w="1050" w:type="pct"/>
        </w:tcPr>
        <w:p w:rsidR="00C96B94" w:rsidRPr="0019771D" w:rsidRDefault="00C96B94">
          <w:pPr>
            <w:tabs>
              <w:tab w:val="right" w:pos="2056"/>
            </w:tabs>
            <w:jc w:val="right"/>
            <w:rPr>
              <w:rFonts w:cs="Arial"/>
              <w:b/>
              <w:bCs/>
              <w:sz w:val="16"/>
            </w:rPr>
          </w:pPr>
          <w:r>
            <w:rPr>
              <w:rFonts w:cs="Arial"/>
              <w:b/>
              <w:bCs/>
              <w:sz w:val="16"/>
              <w:lang w:val="en-US"/>
            </w:rPr>
            <w:fldChar w:fldCharType="begin"/>
          </w:r>
          <w:r w:rsidRPr="0019771D">
            <w:rPr>
              <w:rFonts w:cs="Arial"/>
              <w:b/>
              <w:bCs/>
              <w:sz w:val="16"/>
            </w:rPr>
            <w:instrText xml:space="preserve"> DOCPROPERTY "OBJECT_NAME_0"  \* MERGEFORMAT </w:instrText>
          </w:r>
          <w:r>
            <w:rPr>
              <w:rFonts w:cs="Arial"/>
              <w:b/>
              <w:bCs/>
              <w:sz w:val="16"/>
              <w:lang w:val="en-US"/>
            </w:rPr>
            <w:fldChar w:fldCharType="separate"/>
          </w:r>
          <w:r w:rsidRPr="0019771D">
            <w:rPr>
              <w:rFonts w:cs="Arial"/>
              <w:b/>
              <w:bCs/>
              <w:sz w:val="16"/>
            </w:rPr>
            <w:t xml:space="preserve"> </w:t>
          </w:r>
          <w:r>
            <w:rPr>
              <w:rFonts w:cs="Arial"/>
              <w:b/>
              <w:bCs/>
              <w:sz w:val="16"/>
              <w:lang w:val="en-US"/>
            </w:rPr>
            <w:fldChar w:fldCharType="end"/>
          </w:r>
        </w:p>
        <w:p w:rsidR="00C96B94" w:rsidRPr="0019771D" w:rsidRDefault="00C96B94">
          <w:pPr>
            <w:tabs>
              <w:tab w:val="right" w:pos="2056"/>
            </w:tabs>
            <w:jc w:val="right"/>
            <w:rPr>
              <w:rFonts w:cs="Arial"/>
              <w:b/>
              <w:bCs/>
              <w:sz w:val="16"/>
            </w:rPr>
          </w:pPr>
          <w:r w:rsidRPr="0019771D">
            <w:rPr>
              <w:rFonts w:cs="Arial"/>
              <w:b/>
              <w:bCs/>
              <w:sz w:val="16"/>
            </w:rPr>
            <w:t xml:space="preserve">Version </w:t>
          </w:r>
          <w:r>
            <w:rPr>
              <w:rFonts w:cs="Arial"/>
              <w:b/>
              <w:bCs/>
              <w:sz w:val="16"/>
              <w:lang w:val="en-US"/>
            </w:rPr>
            <w:fldChar w:fldCharType="begin"/>
          </w:r>
          <w:r w:rsidRPr="0019771D">
            <w:rPr>
              <w:rFonts w:cs="Arial"/>
              <w:b/>
              <w:bCs/>
              <w:sz w:val="16"/>
            </w:rPr>
            <w:instrText xml:space="preserve"> DOCPROPERTY "R_VERSION_LABEL-0" \* MERGEFORMAT </w:instrText>
          </w:r>
          <w:r>
            <w:rPr>
              <w:rFonts w:cs="Arial"/>
              <w:b/>
              <w:bCs/>
              <w:sz w:val="16"/>
              <w:lang w:val="en-US"/>
            </w:rPr>
            <w:fldChar w:fldCharType="separate"/>
          </w:r>
          <w:r w:rsidRPr="0019771D">
            <w:rPr>
              <w:rFonts w:cs="Arial"/>
              <w:b/>
              <w:bCs/>
              <w:sz w:val="16"/>
            </w:rPr>
            <w:t xml:space="preserve"> </w:t>
          </w:r>
          <w:r>
            <w:rPr>
              <w:rFonts w:cs="Arial"/>
              <w:b/>
              <w:bCs/>
              <w:sz w:val="16"/>
              <w:lang w:val="en-US"/>
            </w:rPr>
            <w:fldChar w:fldCharType="end"/>
          </w:r>
        </w:p>
        <w:p w:rsidR="00C96B94" w:rsidRPr="0019771D" w:rsidRDefault="00C96B94">
          <w:pPr>
            <w:tabs>
              <w:tab w:val="right" w:pos="2056"/>
            </w:tabs>
            <w:spacing w:after="180"/>
            <w:jc w:val="right"/>
            <w:rPr>
              <w:rFonts w:cs="Arial"/>
              <w:b/>
              <w:bCs/>
              <w:sz w:val="16"/>
            </w:rPr>
          </w:pPr>
          <w:r>
            <w:rPr>
              <w:rFonts w:cs="Arial"/>
              <w:b/>
              <w:bCs/>
              <w:sz w:val="16"/>
              <w:lang w:val="en-US"/>
            </w:rPr>
            <w:fldChar w:fldCharType="begin"/>
          </w:r>
          <w:r w:rsidRPr="0019771D">
            <w:rPr>
              <w:rFonts w:cs="Arial"/>
              <w:b/>
              <w:bCs/>
              <w:sz w:val="16"/>
            </w:rPr>
            <w:instrText xml:space="preserve"> DOCPROPERTY  EKA_IDENT_2  \* MERGEFORMAT </w:instrText>
          </w:r>
          <w:r>
            <w:rPr>
              <w:rFonts w:cs="Arial"/>
              <w:b/>
              <w:bCs/>
              <w:sz w:val="16"/>
              <w:lang w:val="en-US"/>
            </w:rPr>
            <w:fldChar w:fldCharType="separate"/>
          </w:r>
          <w:r w:rsidRPr="0019771D">
            <w:rPr>
              <w:rFonts w:cs="Arial"/>
              <w:b/>
              <w:bCs/>
              <w:sz w:val="16"/>
            </w:rPr>
            <w:t xml:space="preserve"> </w:t>
          </w:r>
          <w:r>
            <w:rPr>
              <w:rFonts w:cs="Arial"/>
              <w:b/>
              <w:bCs/>
              <w:sz w:val="16"/>
              <w:lang w:val="en-US"/>
            </w:rPr>
            <w:fldChar w:fldCharType="end"/>
          </w:r>
        </w:p>
      </w:tc>
    </w:tr>
  </w:tbl>
  <w:p w:rsidR="00C96B94" w:rsidRDefault="00C96B94">
    <w:pPr>
      <w:pStyle w:val="En-tte"/>
      <w:widowControl/>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8B0CAFD0"/>
    <w:lvl w:ilvl="0">
      <w:start w:val="1"/>
      <w:numFmt w:val="decimal"/>
      <w:pStyle w:val="Titre1"/>
      <w:lvlText w:val="%1."/>
      <w:legacy w:legacy="1" w:legacySpace="0" w:legacyIndent="708"/>
      <w:lvlJc w:val="left"/>
      <w:pPr>
        <w:ind w:left="708" w:hanging="708"/>
      </w:pPr>
    </w:lvl>
    <w:lvl w:ilvl="1">
      <w:start w:val="1"/>
      <w:numFmt w:val="decimal"/>
      <w:pStyle w:val="Titre2"/>
      <w:lvlText w:val="%1.%2."/>
      <w:legacy w:legacy="1" w:legacySpace="0" w:legacyIndent="708"/>
      <w:lvlJc w:val="left"/>
      <w:pPr>
        <w:ind w:left="1416" w:hanging="708"/>
      </w:pPr>
    </w:lvl>
    <w:lvl w:ilvl="2">
      <w:start w:val="1"/>
      <w:numFmt w:val="decimal"/>
      <w:pStyle w:val="Titre3"/>
      <w:lvlText w:val="%1.%2.%3."/>
      <w:legacy w:legacy="1" w:legacySpace="0" w:legacyIndent="708"/>
      <w:lvlJc w:val="left"/>
      <w:pPr>
        <w:ind w:left="2124" w:hanging="708"/>
      </w:pPr>
    </w:lvl>
    <w:lvl w:ilvl="3">
      <w:start w:val="1"/>
      <w:numFmt w:val="decimal"/>
      <w:pStyle w:val="Titre4"/>
      <w:lvlText w:val="%1.%2.%3.%4."/>
      <w:legacy w:legacy="1" w:legacySpace="0" w:legacyIndent="708"/>
      <w:lvlJc w:val="left"/>
      <w:pPr>
        <w:ind w:left="2832" w:hanging="708"/>
      </w:pPr>
    </w:lvl>
    <w:lvl w:ilvl="4">
      <w:start w:val="1"/>
      <w:numFmt w:val="decimal"/>
      <w:pStyle w:val="Titre5"/>
      <w:lvlText w:val="%1.%2.%3.%4.%5."/>
      <w:legacy w:legacy="1" w:legacySpace="0" w:legacyIndent="708"/>
      <w:lvlJc w:val="left"/>
      <w:pPr>
        <w:ind w:left="3540" w:hanging="708"/>
      </w:pPr>
    </w:lvl>
    <w:lvl w:ilvl="5">
      <w:start w:val="1"/>
      <w:numFmt w:val="decimal"/>
      <w:pStyle w:val="Titre6"/>
      <w:lvlText w:val="%1.%2.%3.%4.%5.%6."/>
      <w:legacy w:legacy="1" w:legacySpace="0" w:legacyIndent="708"/>
      <w:lvlJc w:val="left"/>
      <w:pPr>
        <w:ind w:left="4248" w:hanging="708"/>
      </w:pPr>
    </w:lvl>
    <w:lvl w:ilvl="6">
      <w:start w:val="1"/>
      <w:numFmt w:val="decimal"/>
      <w:pStyle w:val="Titre7"/>
      <w:lvlText w:val="%1.%2.%3.%4.%5.%6.%7."/>
      <w:legacy w:legacy="1" w:legacySpace="0" w:legacyIndent="708"/>
      <w:lvlJc w:val="left"/>
      <w:pPr>
        <w:ind w:left="4956" w:hanging="708"/>
      </w:pPr>
    </w:lvl>
    <w:lvl w:ilvl="7">
      <w:start w:val="1"/>
      <w:numFmt w:val="decimal"/>
      <w:pStyle w:val="Titre8"/>
      <w:lvlText w:val="%1.%2.%3.%4.%5.%6.%7.%8."/>
      <w:legacy w:legacy="1" w:legacySpace="0" w:legacyIndent="708"/>
      <w:lvlJc w:val="left"/>
      <w:pPr>
        <w:ind w:left="5664" w:hanging="708"/>
      </w:pPr>
    </w:lvl>
    <w:lvl w:ilvl="8">
      <w:start w:val="1"/>
      <w:numFmt w:val="decimal"/>
      <w:pStyle w:val="Titre9"/>
      <w:lvlText w:val="%1.%2.%3.%4.%5.%6.%7.%8.%9."/>
      <w:legacy w:legacy="1" w:legacySpace="0" w:legacyIndent="708"/>
      <w:lvlJc w:val="left"/>
      <w:pPr>
        <w:ind w:left="6372" w:hanging="708"/>
      </w:pPr>
    </w:lvl>
  </w:abstractNum>
  <w:abstractNum w:abstractNumId="1">
    <w:nsid w:val="FFFFFFFE"/>
    <w:multiLevelType w:val="singleLevel"/>
    <w:tmpl w:val="DDA25126"/>
    <w:lvl w:ilvl="0">
      <w:numFmt w:val="decimal"/>
      <w:lvlText w:val="*"/>
      <w:lvlJc w:val="left"/>
    </w:lvl>
  </w:abstractNum>
  <w:abstractNum w:abstractNumId="2">
    <w:nsid w:val="0190211B"/>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
    <w:nsid w:val="02E07B8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
    <w:nsid w:val="0468472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5">
    <w:nsid w:val="0A39541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6">
    <w:nsid w:val="0AA2215F"/>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7">
    <w:nsid w:val="0B334CC7"/>
    <w:multiLevelType w:val="singleLevel"/>
    <w:tmpl w:val="581A6E52"/>
    <w:lvl w:ilvl="0">
      <w:start w:val="1"/>
      <w:numFmt w:val="decimal"/>
      <w:lvlText w:val="%1."/>
      <w:legacy w:legacy="1" w:legacySpace="0" w:legacyIndent="283"/>
      <w:lvlJc w:val="left"/>
      <w:pPr>
        <w:ind w:left="991" w:hanging="283"/>
      </w:pPr>
    </w:lvl>
  </w:abstractNum>
  <w:abstractNum w:abstractNumId="8">
    <w:nsid w:val="0BEF142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9">
    <w:nsid w:val="0E99371A"/>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0">
    <w:nsid w:val="0EB560AC"/>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1">
    <w:nsid w:val="0F155BED"/>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2">
    <w:nsid w:val="164918B0"/>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3">
    <w:nsid w:val="19557842"/>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4">
    <w:nsid w:val="1D784EA8"/>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5">
    <w:nsid w:val="1E8C1117"/>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6">
    <w:nsid w:val="22915433"/>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7">
    <w:nsid w:val="22F67F20"/>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8">
    <w:nsid w:val="241B6900"/>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19">
    <w:nsid w:val="257F351F"/>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0">
    <w:nsid w:val="26C353A7"/>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1">
    <w:nsid w:val="298D407C"/>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2">
    <w:nsid w:val="2AD2672F"/>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3">
    <w:nsid w:val="2B2B471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4">
    <w:nsid w:val="2BEA6592"/>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5">
    <w:nsid w:val="2C1F57E3"/>
    <w:multiLevelType w:val="singleLevel"/>
    <w:tmpl w:val="AC96A724"/>
    <w:lvl w:ilvl="0">
      <w:start w:val="1"/>
      <w:numFmt w:val="none"/>
      <w:lvlText w:val="Remarque : "/>
      <w:legacy w:legacy="1" w:legacySpace="0" w:legacyIndent="283"/>
      <w:lvlJc w:val="left"/>
      <w:pPr>
        <w:ind w:left="283" w:hanging="283"/>
      </w:pPr>
      <w:rPr>
        <w:rFonts w:ascii="Times New Roman" w:hAnsi="Times New Roman" w:hint="default"/>
      </w:rPr>
    </w:lvl>
  </w:abstractNum>
  <w:abstractNum w:abstractNumId="26">
    <w:nsid w:val="2E140220"/>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7">
    <w:nsid w:val="2FBF65FF"/>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8">
    <w:nsid w:val="3245309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29">
    <w:nsid w:val="34C47CA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0">
    <w:nsid w:val="37185F7B"/>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1">
    <w:nsid w:val="376A15CC"/>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2">
    <w:nsid w:val="378F25B2"/>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3">
    <w:nsid w:val="37BE4482"/>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4">
    <w:nsid w:val="392A2F73"/>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5">
    <w:nsid w:val="3A0A4E2B"/>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6">
    <w:nsid w:val="3AF32AF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7">
    <w:nsid w:val="3B76699E"/>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8">
    <w:nsid w:val="3FA31BFD"/>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39">
    <w:nsid w:val="41714214"/>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0">
    <w:nsid w:val="42056FA2"/>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1">
    <w:nsid w:val="4300204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2">
    <w:nsid w:val="476B179C"/>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3">
    <w:nsid w:val="47710C4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4">
    <w:nsid w:val="4838549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5">
    <w:nsid w:val="48B10113"/>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6">
    <w:nsid w:val="48F05C7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7">
    <w:nsid w:val="490879F7"/>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8">
    <w:nsid w:val="4A9916EF"/>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49">
    <w:nsid w:val="4CD543AD"/>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50">
    <w:nsid w:val="4EDE5702"/>
    <w:multiLevelType w:val="hybridMultilevel"/>
    <w:tmpl w:val="F9745DF8"/>
    <w:lvl w:ilvl="0" w:tplc="040C0001">
      <w:start w:val="1"/>
      <w:numFmt w:val="bullet"/>
      <w:lvlText w:val=""/>
      <w:lvlJc w:val="left"/>
      <w:pPr>
        <w:tabs>
          <w:tab w:val="num" w:pos="720"/>
        </w:tabs>
        <w:ind w:left="720" w:hanging="360"/>
      </w:pPr>
      <w:rPr>
        <w:rFonts w:ascii="Symbol" w:hAnsi="Symbol" w:hint="default"/>
      </w:rPr>
    </w:lvl>
    <w:lvl w:ilvl="1" w:tplc="7FF2E60C">
      <w:numFmt w:val="bullet"/>
      <w:lvlText w:val="-"/>
      <w:lvlJc w:val="left"/>
      <w:pPr>
        <w:tabs>
          <w:tab w:val="num" w:pos="1786"/>
        </w:tabs>
        <w:ind w:left="1786" w:hanging="706"/>
      </w:pPr>
      <w:rPr>
        <w:rFonts w:ascii="Arial" w:eastAsia="Times New Roman" w:hAnsi="Arial" w:cs="Aria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1">
    <w:nsid w:val="503959CE"/>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52">
    <w:nsid w:val="58BD08BD"/>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53">
    <w:nsid w:val="5A6A5DB7"/>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54">
    <w:nsid w:val="5DA66AB8"/>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55">
    <w:nsid w:val="5EE37806"/>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56">
    <w:nsid w:val="60375A1C"/>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57">
    <w:nsid w:val="6096252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58">
    <w:nsid w:val="612C1859"/>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59">
    <w:nsid w:val="622F7682"/>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60">
    <w:nsid w:val="64F60593"/>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61">
    <w:nsid w:val="67381D15"/>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62">
    <w:nsid w:val="6A8A6D62"/>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63">
    <w:nsid w:val="6F46204C"/>
    <w:multiLevelType w:val="hybridMultilevel"/>
    <w:tmpl w:val="9696888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4">
    <w:nsid w:val="70152004"/>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65">
    <w:nsid w:val="72167A17"/>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66">
    <w:nsid w:val="72CF5028"/>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67">
    <w:nsid w:val="737363E3"/>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68">
    <w:nsid w:val="73BE0B61"/>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69">
    <w:nsid w:val="74D96868"/>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70">
    <w:nsid w:val="76AF7971"/>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71">
    <w:nsid w:val="77BA7C9E"/>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72">
    <w:nsid w:val="796E3B74"/>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73">
    <w:nsid w:val="7A9B658D"/>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abstractNum w:abstractNumId="74">
    <w:nsid w:val="7F720EA4"/>
    <w:multiLevelType w:val="singleLevel"/>
    <w:tmpl w:val="AC96A724"/>
    <w:lvl w:ilvl="0">
      <w:start w:val="1"/>
      <w:numFmt w:val="none"/>
      <w:lvlText w:val="Remarque : "/>
      <w:legacy w:legacy="1" w:legacySpace="0" w:legacyIndent="283"/>
      <w:lvlJc w:val="left"/>
      <w:pPr>
        <w:ind w:left="850" w:hanging="283"/>
      </w:pPr>
      <w:rPr>
        <w:rFonts w:ascii="Times New Roman" w:hAnsi="Times New Roman" w:hint="default"/>
      </w:rPr>
    </w:lvl>
  </w:abstractNum>
  <w:num w:numId="1">
    <w:abstractNumId w:val="0"/>
  </w:num>
  <w:num w:numId="2">
    <w:abstractNumId w:val="7"/>
  </w:num>
  <w:num w:numId="3">
    <w:abstractNumId w:val="1"/>
    <w:lvlOverride w:ilvl="0">
      <w:lvl w:ilvl="0">
        <w:start w:val="1"/>
        <w:numFmt w:val="bullet"/>
        <w:lvlText w:val=""/>
        <w:legacy w:legacy="1" w:legacySpace="0" w:legacyIndent="283"/>
        <w:lvlJc w:val="left"/>
        <w:pPr>
          <w:ind w:left="991" w:hanging="283"/>
        </w:pPr>
        <w:rPr>
          <w:rFonts w:ascii="Symbol" w:hAnsi="Symbol" w:hint="default"/>
        </w:rPr>
      </w:lvl>
    </w:lvlOverride>
  </w:num>
  <w:num w:numId="4">
    <w:abstractNumId w:val="36"/>
  </w:num>
  <w:num w:numId="5">
    <w:abstractNumId w:val="53"/>
  </w:num>
  <w:num w:numId="6">
    <w:abstractNumId w:val="31"/>
  </w:num>
  <w:num w:numId="7">
    <w:abstractNumId w:val="10"/>
  </w:num>
  <w:num w:numId="8">
    <w:abstractNumId w:val="32"/>
  </w:num>
  <w:num w:numId="9">
    <w:abstractNumId w:val="70"/>
  </w:num>
  <w:num w:numId="10">
    <w:abstractNumId w:val="26"/>
  </w:num>
  <w:num w:numId="11">
    <w:abstractNumId w:val="3"/>
  </w:num>
  <w:num w:numId="12">
    <w:abstractNumId w:val="24"/>
  </w:num>
  <w:num w:numId="13">
    <w:abstractNumId w:val="18"/>
  </w:num>
  <w:num w:numId="14">
    <w:abstractNumId w:val="11"/>
  </w:num>
  <w:num w:numId="15">
    <w:abstractNumId w:val="23"/>
  </w:num>
  <w:num w:numId="16">
    <w:abstractNumId w:val="54"/>
  </w:num>
  <w:num w:numId="17">
    <w:abstractNumId w:val="21"/>
  </w:num>
  <w:num w:numId="18">
    <w:abstractNumId w:val="8"/>
  </w:num>
  <w:num w:numId="19">
    <w:abstractNumId w:val="68"/>
  </w:num>
  <w:num w:numId="20">
    <w:abstractNumId w:val="66"/>
  </w:num>
  <w:num w:numId="21">
    <w:abstractNumId w:val="59"/>
  </w:num>
  <w:num w:numId="22">
    <w:abstractNumId w:val="55"/>
  </w:num>
  <w:num w:numId="23">
    <w:abstractNumId w:val="12"/>
  </w:num>
  <w:num w:numId="24">
    <w:abstractNumId w:val="15"/>
  </w:num>
  <w:num w:numId="25">
    <w:abstractNumId w:val="74"/>
  </w:num>
  <w:num w:numId="26">
    <w:abstractNumId w:val="41"/>
  </w:num>
  <w:num w:numId="27">
    <w:abstractNumId w:val="67"/>
  </w:num>
  <w:num w:numId="28">
    <w:abstractNumId w:val="62"/>
  </w:num>
  <w:num w:numId="29">
    <w:abstractNumId w:val="9"/>
  </w:num>
  <w:num w:numId="30">
    <w:abstractNumId w:val="5"/>
  </w:num>
  <w:num w:numId="31">
    <w:abstractNumId w:val="2"/>
  </w:num>
  <w:num w:numId="32">
    <w:abstractNumId w:val="65"/>
  </w:num>
  <w:num w:numId="33">
    <w:abstractNumId w:val="60"/>
  </w:num>
  <w:num w:numId="34">
    <w:abstractNumId w:val="57"/>
  </w:num>
  <w:num w:numId="35">
    <w:abstractNumId w:val="20"/>
  </w:num>
  <w:num w:numId="36">
    <w:abstractNumId w:val="37"/>
  </w:num>
  <w:num w:numId="37">
    <w:abstractNumId w:val="58"/>
  </w:num>
  <w:num w:numId="38">
    <w:abstractNumId w:val="64"/>
  </w:num>
  <w:num w:numId="39">
    <w:abstractNumId w:val="34"/>
  </w:num>
  <w:num w:numId="40">
    <w:abstractNumId w:val="30"/>
  </w:num>
  <w:num w:numId="41">
    <w:abstractNumId w:val="73"/>
  </w:num>
  <w:num w:numId="42">
    <w:abstractNumId w:val="17"/>
  </w:num>
  <w:num w:numId="43">
    <w:abstractNumId w:val="13"/>
  </w:num>
  <w:num w:numId="44">
    <w:abstractNumId w:val="4"/>
  </w:num>
  <w:num w:numId="45">
    <w:abstractNumId w:val="45"/>
  </w:num>
  <w:num w:numId="46">
    <w:abstractNumId w:val="6"/>
  </w:num>
  <w:num w:numId="47">
    <w:abstractNumId w:val="48"/>
  </w:num>
  <w:num w:numId="48">
    <w:abstractNumId w:val="72"/>
  </w:num>
  <w:num w:numId="49">
    <w:abstractNumId w:val="40"/>
  </w:num>
  <w:num w:numId="50">
    <w:abstractNumId w:val="38"/>
  </w:num>
  <w:num w:numId="51">
    <w:abstractNumId w:val="51"/>
  </w:num>
  <w:num w:numId="52">
    <w:abstractNumId w:val="19"/>
  </w:num>
  <w:num w:numId="53">
    <w:abstractNumId w:val="56"/>
  </w:num>
  <w:num w:numId="54">
    <w:abstractNumId w:val="27"/>
  </w:num>
  <w:num w:numId="55">
    <w:abstractNumId w:val="43"/>
  </w:num>
  <w:num w:numId="56">
    <w:abstractNumId w:val="44"/>
  </w:num>
  <w:num w:numId="57">
    <w:abstractNumId w:val="25"/>
  </w:num>
  <w:num w:numId="58">
    <w:abstractNumId w:val="42"/>
  </w:num>
  <w:num w:numId="59">
    <w:abstractNumId w:val="61"/>
  </w:num>
  <w:num w:numId="60">
    <w:abstractNumId w:val="49"/>
  </w:num>
  <w:num w:numId="61">
    <w:abstractNumId w:val="71"/>
  </w:num>
  <w:num w:numId="62">
    <w:abstractNumId w:val="35"/>
  </w:num>
  <w:num w:numId="63">
    <w:abstractNumId w:val="22"/>
  </w:num>
  <w:num w:numId="64">
    <w:abstractNumId w:val="46"/>
  </w:num>
  <w:num w:numId="65">
    <w:abstractNumId w:val="69"/>
  </w:num>
  <w:num w:numId="66">
    <w:abstractNumId w:val="33"/>
  </w:num>
  <w:num w:numId="67">
    <w:abstractNumId w:val="29"/>
  </w:num>
  <w:num w:numId="68">
    <w:abstractNumId w:val="52"/>
  </w:num>
  <w:num w:numId="69">
    <w:abstractNumId w:val="14"/>
  </w:num>
  <w:num w:numId="70">
    <w:abstractNumId w:val="47"/>
  </w:num>
  <w:num w:numId="71">
    <w:abstractNumId w:val="39"/>
  </w:num>
  <w:num w:numId="72">
    <w:abstractNumId w:val="28"/>
  </w:num>
  <w:num w:numId="73">
    <w:abstractNumId w:val="16"/>
  </w:num>
  <w:num w:numId="74">
    <w:abstractNumId w:val="50"/>
  </w:num>
  <w:num w:numId="75">
    <w:abstractNumId w:val="6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rawingGridVerticalSpacing w:val="120"/>
  <w:displayVerticalDrawingGridEvery w:val="0"/>
  <w:doNotUseMarginsForDrawingGridOrigin/>
  <w:noPunctuationKerning/>
  <w:characterSpacingControl w:val="doNotCompress"/>
  <w:savePreviewPicture/>
  <w:footnotePr>
    <w:footnote w:id="-1"/>
    <w:footnote w:id="0"/>
  </w:footnotePr>
  <w:endnotePr>
    <w:numFmt w:val="decimal"/>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E479AFB5-51FC-4011-B5CC-53AC16768056}"/>
    <w:docVar w:name="dgnword-eventsink" w:val="240101896"/>
  </w:docVars>
  <w:rsids>
    <w:rsidRoot w:val="00AE3BD8"/>
    <w:rsid w:val="00055D2A"/>
    <w:rsid w:val="00075551"/>
    <w:rsid w:val="0011064C"/>
    <w:rsid w:val="0019771D"/>
    <w:rsid w:val="001C637B"/>
    <w:rsid w:val="00232F04"/>
    <w:rsid w:val="0026719E"/>
    <w:rsid w:val="00347436"/>
    <w:rsid w:val="003A2F2E"/>
    <w:rsid w:val="003E1E8C"/>
    <w:rsid w:val="004057C0"/>
    <w:rsid w:val="00461809"/>
    <w:rsid w:val="00554134"/>
    <w:rsid w:val="005A25D2"/>
    <w:rsid w:val="006A15A2"/>
    <w:rsid w:val="006B7B50"/>
    <w:rsid w:val="007C43E9"/>
    <w:rsid w:val="00833C28"/>
    <w:rsid w:val="00900BAE"/>
    <w:rsid w:val="009037BC"/>
    <w:rsid w:val="009872A3"/>
    <w:rsid w:val="009A67E6"/>
    <w:rsid w:val="009E5C7C"/>
    <w:rsid w:val="00AE3BD8"/>
    <w:rsid w:val="00B1190F"/>
    <w:rsid w:val="00B27A45"/>
    <w:rsid w:val="00C22708"/>
    <w:rsid w:val="00C96B94"/>
    <w:rsid w:val="00CC6715"/>
    <w:rsid w:val="00D574AA"/>
    <w:rsid w:val="00DE2432"/>
    <w:rsid w:val="00E9378A"/>
    <w:rsid w:val="00EF7B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overflowPunct w:val="0"/>
      <w:autoSpaceDE w:val="0"/>
      <w:autoSpaceDN w:val="0"/>
      <w:adjustRightInd w:val="0"/>
      <w:spacing w:after="120"/>
      <w:jc w:val="both"/>
      <w:textAlignment w:val="baseline"/>
    </w:pPr>
    <w:rPr>
      <w:rFonts w:ascii="Arial" w:hAnsi="Arial"/>
    </w:rPr>
  </w:style>
  <w:style w:type="paragraph" w:styleId="Titre1">
    <w:name w:val="heading 1"/>
    <w:basedOn w:val="Normal"/>
    <w:next w:val="Normal"/>
    <w:qFormat/>
    <w:pPr>
      <w:keepNext/>
      <w:numPr>
        <w:numId w:val="1"/>
      </w:numPr>
      <w:spacing w:before="240"/>
      <w:outlineLvl w:val="0"/>
    </w:pPr>
    <w:rPr>
      <w:rFonts w:ascii="Helvetica" w:hAnsi="Helvetica"/>
      <w:b/>
      <w:sz w:val="32"/>
    </w:rPr>
  </w:style>
  <w:style w:type="paragraph" w:styleId="Titre2">
    <w:name w:val="heading 2"/>
    <w:basedOn w:val="Normal"/>
    <w:next w:val="Paragraphe"/>
    <w:qFormat/>
    <w:pPr>
      <w:keepNext/>
      <w:numPr>
        <w:ilvl w:val="1"/>
        <w:numId w:val="1"/>
      </w:numPr>
      <w:spacing w:before="240"/>
      <w:outlineLvl w:val="1"/>
    </w:pPr>
    <w:rPr>
      <w:rFonts w:ascii="Helvetica" w:hAnsi="Helvetica"/>
      <w:b/>
      <w:sz w:val="28"/>
    </w:rPr>
  </w:style>
  <w:style w:type="paragraph" w:styleId="Titre3">
    <w:name w:val="heading 3"/>
    <w:basedOn w:val="Normal"/>
    <w:next w:val="Paragraphe"/>
    <w:qFormat/>
    <w:pPr>
      <w:keepNext/>
      <w:numPr>
        <w:ilvl w:val="2"/>
        <w:numId w:val="1"/>
      </w:numPr>
      <w:spacing w:before="240"/>
      <w:outlineLvl w:val="2"/>
    </w:pPr>
    <w:rPr>
      <w:rFonts w:ascii="Helvetica" w:hAnsi="Helvetica"/>
      <w:b/>
      <w:sz w:val="24"/>
    </w:rPr>
  </w:style>
  <w:style w:type="paragraph" w:styleId="Titre4">
    <w:name w:val="heading 4"/>
    <w:basedOn w:val="Normal"/>
    <w:next w:val="Paragraphe"/>
    <w:qFormat/>
    <w:pPr>
      <w:numPr>
        <w:ilvl w:val="3"/>
        <w:numId w:val="1"/>
      </w:numPr>
      <w:spacing w:before="240"/>
      <w:outlineLvl w:val="3"/>
    </w:pPr>
    <w:rPr>
      <w:rFonts w:ascii="Helvetica" w:hAnsi="Helvetica"/>
      <w:b/>
    </w:rPr>
  </w:style>
  <w:style w:type="paragraph" w:styleId="Titre5">
    <w:name w:val="heading 5"/>
    <w:basedOn w:val="Normal"/>
    <w:next w:val="Paragraphe"/>
    <w:qFormat/>
    <w:pPr>
      <w:numPr>
        <w:ilvl w:val="4"/>
        <w:numId w:val="1"/>
      </w:numPr>
      <w:outlineLvl w:val="4"/>
    </w:pPr>
    <w:rPr>
      <w:rFonts w:ascii="Helvetica" w:hAnsi="Helvetica"/>
    </w:rPr>
  </w:style>
  <w:style w:type="paragraph" w:styleId="Titre6">
    <w:name w:val="heading 6"/>
    <w:basedOn w:val="Normal"/>
    <w:next w:val="Paragraphe"/>
    <w:qFormat/>
    <w:pPr>
      <w:numPr>
        <w:ilvl w:val="5"/>
        <w:numId w:val="1"/>
      </w:numPr>
      <w:spacing w:before="240" w:after="60"/>
      <w:outlineLvl w:val="5"/>
    </w:pPr>
    <w:rPr>
      <w:rFonts w:ascii="Helvetica" w:hAnsi="Helvetica"/>
      <w:i/>
    </w:rPr>
  </w:style>
  <w:style w:type="paragraph" w:styleId="Titre7">
    <w:name w:val="heading 7"/>
    <w:basedOn w:val="Normal"/>
    <w:next w:val="Paragraphe"/>
    <w:qFormat/>
    <w:pPr>
      <w:numPr>
        <w:ilvl w:val="6"/>
        <w:numId w:val="1"/>
      </w:numPr>
      <w:spacing w:before="240" w:after="60"/>
      <w:outlineLvl w:val="6"/>
    </w:pPr>
    <w:rPr>
      <w:rFonts w:ascii="Helvetica" w:hAnsi="Helvetica"/>
    </w:rPr>
  </w:style>
  <w:style w:type="paragraph" w:styleId="Titre8">
    <w:name w:val="heading 8"/>
    <w:basedOn w:val="Normal"/>
    <w:next w:val="Paragraphe"/>
    <w:qFormat/>
    <w:pPr>
      <w:numPr>
        <w:ilvl w:val="7"/>
        <w:numId w:val="1"/>
      </w:numPr>
      <w:spacing w:before="240" w:after="60"/>
      <w:outlineLvl w:val="7"/>
    </w:pPr>
    <w:rPr>
      <w:rFonts w:ascii="Helvetica" w:hAnsi="Helvetica"/>
      <w:i/>
    </w:rPr>
  </w:style>
  <w:style w:type="paragraph" w:styleId="Titre9">
    <w:name w:val="heading 9"/>
    <w:basedOn w:val="Normal"/>
    <w:next w:val="Paragraphe"/>
    <w:qFormat/>
    <w:pPr>
      <w:numPr>
        <w:ilvl w:val="8"/>
        <w:numId w:val="1"/>
      </w:numPr>
      <w:spacing w:after="0" w:line="240" w:lineRule="atLeast"/>
      <w:outlineLvl w:val="8"/>
    </w:pPr>
    <w:rPr>
      <w:sz w:val="2"/>
      <w:lang w:val="x-none"/>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uiPriority w:val="99"/>
    <w:semiHidden/>
  </w:style>
  <w:style w:type="paragraph" w:customStyle="1" w:styleId="Paragraphe">
    <w:name w:val="Paragraphe"/>
    <w:basedOn w:val="Normal"/>
  </w:style>
  <w:style w:type="paragraph" w:styleId="TM1">
    <w:name w:val="toc 1"/>
    <w:basedOn w:val="Normal"/>
    <w:next w:val="Normal"/>
    <w:uiPriority w:val="39"/>
    <w:pPr>
      <w:tabs>
        <w:tab w:val="right" w:leader="dot" w:pos="9072"/>
      </w:tabs>
      <w:spacing w:before="120"/>
      <w:jc w:val="left"/>
    </w:pPr>
    <w:rPr>
      <w:b/>
      <w:caps/>
    </w:rPr>
  </w:style>
  <w:style w:type="paragraph" w:styleId="TM2">
    <w:name w:val="toc 2"/>
    <w:basedOn w:val="Normal"/>
    <w:next w:val="Normal"/>
    <w:uiPriority w:val="39"/>
    <w:pPr>
      <w:tabs>
        <w:tab w:val="right" w:leader="dot" w:pos="9072"/>
      </w:tabs>
      <w:spacing w:after="0"/>
      <w:jc w:val="left"/>
    </w:pPr>
    <w:rPr>
      <w:smallCaps/>
    </w:rPr>
  </w:style>
  <w:style w:type="character" w:styleId="Numrodepage">
    <w:name w:val="page number"/>
    <w:basedOn w:val="Policepardfaut"/>
    <w:rPr>
      <w:rFonts w:cs="Arial"/>
      <w:sz w:val="18"/>
      <w:lang w:val="fr-FR"/>
    </w:rPr>
  </w:style>
  <w:style w:type="paragraph" w:styleId="En-tte">
    <w:name w:val="header"/>
    <w:basedOn w:val="Normal"/>
    <w:pPr>
      <w:tabs>
        <w:tab w:val="center" w:pos="4819"/>
        <w:tab w:val="right" w:pos="9071"/>
      </w:tabs>
    </w:pPr>
    <w:rPr>
      <w:rFonts w:ascii="Tms Rmn" w:hAnsi="Tms Rmn"/>
    </w:rPr>
  </w:style>
  <w:style w:type="paragraph" w:customStyle="1" w:styleId="Annexes1">
    <w:name w:val="Annexes 1"/>
    <w:basedOn w:val="Normal"/>
    <w:next w:val="Normal"/>
    <w:pPr>
      <w:spacing w:before="120"/>
      <w:ind w:left="992"/>
      <w:outlineLvl w:val="0"/>
    </w:pPr>
    <w:rPr>
      <w:b/>
    </w:rPr>
  </w:style>
  <w:style w:type="paragraph" w:customStyle="1" w:styleId="Annexes2">
    <w:name w:val="Annexes 2"/>
    <w:basedOn w:val="Normal"/>
    <w:next w:val="Normal"/>
    <w:pPr>
      <w:spacing w:before="120"/>
      <w:ind w:left="1418"/>
      <w:outlineLvl w:val="1"/>
    </w:pPr>
    <w:rPr>
      <w:b/>
    </w:rPr>
  </w:style>
  <w:style w:type="paragraph" w:customStyle="1" w:styleId="Annexes3">
    <w:name w:val="Annexes 3"/>
    <w:basedOn w:val="Normal"/>
    <w:next w:val="Normal"/>
    <w:pPr>
      <w:spacing w:before="120"/>
      <w:ind w:left="2098"/>
      <w:outlineLvl w:val="2"/>
    </w:pPr>
    <w:rPr>
      <w:b/>
    </w:rPr>
  </w:style>
  <w:style w:type="paragraph" w:customStyle="1" w:styleId="AnnexesTitre">
    <w:name w:val="Annexes Titre"/>
    <w:basedOn w:val="Normal"/>
    <w:next w:val="Annexes1"/>
    <w:pPr>
      <w:keepLines/>
      <w:spacing w:before="240"/>
      <w:ind w:left="284" w:hanging="284"/>
      <w:outlineLvl w:val="0"/>
    </w:pPr>
    <w:rPr>
      <w:rFonts w:ascii="Helvetica" w:hAnsi="Helvetica"/>
      <w:b/>
      <w:i/>
      <w:caps/>
      <w:sz w:val="28"/>
    </w:rPr>
  </w:style>
  <w:style w:type="character" w:styleId="Appelnotedebasdep">
    <w:name w:val="footnote reference"/>
    <w:basedOn w:val="Policepardfaut"/>
    <w:semiHidden/>
    <w:rPr>
      <w:sz w:val="20"/>
      <w:vertAlign w:val="superscript"/>
    </w:rPr>
  </w:style>
  <w:style w:type="paragraph" w:styleId="Bibliographie">
    <w:name w:val="Bibliography"/>
    <w:basedOn w:val="Normal"/>
    <w:pPr>
      <w:ind w:left="567"/>
    </w:pPr>
    <w:rPr>
      <w:sz w:val="22"/>
    </w:rPr>
  </w:style>
  <w:style w:type="paragraph" w:customStyle="1" w:styleId="ContenudeCellule">
    <w:name w:val="Contenu de Cellule"/>
    <w:basedOn w:val="Normal"/>
    <w:rPr>
      <w:sz w:val="22"/>
    </w:rPr>
  </w:style>
  <w:style w:type="paragraph" w:customStyle="1" w:styleId="DocumentMap">
    <w:name w:val="Document Map"/>
    <w:basedOn w:val="Normal"/>
    <w:pPr>
      <w:shd w:val="clear" w:color="auto" w:fill="000080"/>
    </w:pPr>
    <w:rPr>
      <w:rFonts w:ascii="Tahoma" w:hAnsi="Tahoma"/>
      <w:sz w:val="22"/>
    </w:rPr>
  </w:style>
  <w:style w:type="paragraph" w:customStyle="1" w:styleId="Formule">
    <w:name w:val="Formule"/>
    <w:basedOn w:val="Normal"/>
    <w:next w:val="Normal"/>
    <w:pPr>
      <w:keepNext/>
      <w:keepLines/>
      <w:jc w:val="center"/>
    </w:pPr>
    <w:rPr>
      <w:sz w:val="22"/>
    </w:rPr>
  </w:style>
  <w:style w:type="paragraph" w:customStyle="1" w:styleId="Graphique">
    <w:name w:val="Graphique"/>
    <w:basedOn w:val="Normal"/>
    <w:next w:val="Normal"/>
    <w:pPr>
      <w:keepNext/>
      <w:keepLines/>
      <w:jc w:val="center"/>
    </w:pPr>
    <w:rPr>
      <w:sz w:val="22"/>
    </w:rPr>
  </w:style>
  <w:style w:type="paragraph" w:customStyle="1" w:styleId="Intituledecellule">
    <w:name w:val="Intitule de cellule"/>
    <w:basedOn w:val="Normal"/>
    <w:pPr>
      <w:jc w:val="center"/>
    </w:pPr>
    <w:rPr>
      <w:b/>
      <w:sz w:val="22"/>
    </w:rPr>
  </w:style>
  <w:style w:type="paragraph" w:styleId="Lgende">
    <w:name w:val="caption"/>
    <w:basedOn w:val="Normal"/>
    <w:next w:val="Normal"/>
    <w:qFormat/>
    <w:pPr>
      <w:jc w:val="center"/>
    </w:pPr>
    <w:rPr>
      <w:b/>
      <w:sz w:val="22"/>
    </w:rPr>
  </w:style>
  <w:style w:type="paragraph" w:customStyle="1" w:styleId="LegendeFigure">
    <w:name w:val="Legende Figure"/>
    <w:basedOn w:val="Normal"/>
    <w:next w:val="Normal"/>
    <w:pPr>
      <w:ind w:left="283" w:hanging="283"/>
      <w:jc w:val="center"/>
    </w:pPr>
    <w:rPr>
      <w:b/>
      <w:sz w:val="22"/>
    </w:rPr>
  </w:style>
  <w:style w:type="paragraph" w:customStyle="1" w:styleId="LegendeFormule">
    <w:name w:val="Legende Formule"/>
    <w:basedOn w:val="Normal"/>
    <w:next w:val="Normal"/>
    <w:pPr>
      <w:ind w:left="283" w:hanging="283"/>
      <w:jc w:val="center"/>
    </w:pPr>
    <w:rPr>
      <w:b/>
      <w:sz w:val="22"/>
    </w:rPr>
  </w:style>
  <w:style w:type="paragraph" w:customStyle="1" w:styleId="LegendeTableau">
    <w:name w:val="Legende Tableau"/>
    <w:basedOn w:val="Normal"/>
    <w:next w:val="Normal"/>
    <w:pPr>
      <w:ind w:left="283" w:hanging="283"/>
      <w:jc w:val="center"/>
    </w:pPr>
    <w:rPr>
      <w:b/>
      <w:sz w:val="22"/>
    </w:rPr>
  </w:style>
  <w:style w:type="paragraph" w:customStyle="1" w:styleId="Liste1">
    <w:name w:val="Liste 1"/>
    <w:basedOn w:val="Normal"/>
    <w:pPr>
      <w:ind w:left="851" w:hanging="284"/>
    </w:pPr>
    <w:rPr>
      <w:sz w:val="22"/>
    </w:rPr>
  </w:style>
  <w:style w:type="paragraph" w:styleId="Liste2">
    <w:name w:val="List 2"/>
    <w:basedOn w:val="Normal"/>
    <w:pPr>
      <w:ind w:left="1135" w:hanging="284"/>
    </w:pPr>
    <w:rPr>
      <w:sz w:val="22"/>
    </w:rPr>
  </w:style>
  <w:style w:type="paragraph" w:styleId="Liste3">
    <w:name w:val="List 3"/>
    <w:basedOn w:val="Normal"/>
    <w:pPr>
      <w:ind w:left="1418" w:hanging="284"/>
    </w:pPr>
    <w:rPr>
      <w:sz w:val="22"/>
    </w:rPr>
  </w:style>
  <w:style w:type="paragraph" w:styleId="Liste4">
    <w:name w:val="List 4"/>
    <w:basedOn w:val="Normal"/>
    <w:pPr>
      <w:ind w:left="1702" w:hanging="284"/>
    </w:pPr>
    <w:rPr>
      <w:sz w:val="22"/>
    </w:rPr>
  </w:style>
  <w:style w:type="paragraph" w:customStyle="1" w:styleId="Listeanumeros1">
    <w:name w:val="Liste a numeros 1"/>
    <w:basedOn w:val="Normal"/>
    <w:pPr>
      <w:ind w:left="851" w:hanging="284"/>
    </w:pPr>
    <w:rPr>
      <w:sz w:val="22"/>
    </w:rPr>
  </w:style>
  <w:style w:type="paragraph" w:customStyle="1" w:styleId="Listeapuces1">
    <w:name w:val="Liste a puces 1"/>
    <w:basedOn w:val="Normal"/>
    <w:pPr>
      <w:ind w:left="851" w:hanging="284"/>
    </w:pPr>
    <w:rPr>
      <w:sz w:val="22"/>
    </w:rPr>
  </w:style>
  <w:style w:type="paragraph" w:customStyle="1" w:styleId="Listeapuces2">
    <w:name w:val="Liste a puces 2"/>
    <w:basedOn w:val="Listeapuces1"/>
    <w:pPr>
      <w:ind w:left="1134" w:firstLine="0"/>
    </w:pPr>
  </w:style>
  <w:style w:type="paragraph" w:customStyle="1" w:styleId="Listing">
    <w:name w:val="Listing"/>
    <w:basedOn w:val="Normal"/>
    <w:next w:val="Normal"/>
    <w:pPr>
      <w:ind w:left="567"/>
    </w:pPr>
    <w:rPr>
      <w:rFonts w:ascii="Courier" w:hAnsi="Courier"/>
    </w:rPr>
  </w:style>
  <w:style w:type="paragraph" w:styleId="Notedebasdepage">
    <w:name w:val="footnote text"/>
    <w:basedOn w:val="Normal"/>
    <w:semiHidden/>
    <w:rPr>
      <w:sz w:val="18"/>
    </w:rPr>
  </w:style>
  <w:style w:type="paragraph" w:customStyle="1" w:styleId="Photo">
    <w:name w:val="Photo"/>
    <w:basedOn w:val="Normal"/>
    <w:next w:val="Normal"/>
    <w:pPr>
      <w:keepNext/>
      <w:keepLines/>
      <w:jc w:val="center"/>
    </w:pPr>
  </w:style>
  <w:style w:type="paragraph" w:styleId="Pieddepage">
    <w:name w:val="footer"/>
    <w:basedOn w:val="Normal"/>
    <w:pPr>
      <w:tabs>
        <w:tab w:val="center" w:pos="4819"/>
        <w:tab w:val="right" w:pos="9071"/>
      </w:tabs>
    </w:pPr>
    <w:rPr>
      <w:rFonts w:ascii="Tms Rmn" w:hAnsi="Tms Rmn"/>
      <w:sz w:val="24"/>
    </w:rPr>
  </w:style>
  <w:style w:type="character" w:customStyle="1" w:styleId="Rfrence">
    <w:name w:val="Référence"/>
    <w:basedOn w:val="Policepardfaut"/>
    <w:rPr>
      <w:b/>
      <w:color w:val="FF0000"/>
      <w:sz w:val="22"/>
      <w:u w:val="dotted"/>
    </w:rPr>
  </w:style>
  <w:style w:type="paragraph" w:customStyle="1" w:styleId="Remarque">
    <w:name w:val="Remarque"/>
    <w:basedOn w:val="Normal"/>
    <w:next w:val="Normal"/>
    <w:pPr>
      <w:ind w:left="567"/>
    </w:pPr>
    <w:rPr>
      <w:i/>
    </w:rPr>
  </w:style>
  <w:style w:type="paragraph" w:customStyle="1" w:styleId="Retrait1">
    <w:name w:val="Retrait 1"/>
    <w:basedOn w:val="Paragraphe"/>
    <w:next w:val="Normal"/>
  </w:style>
  <w:style w:type="paragraph" w:customStyle="1" w:styleId="Retrait2">
    <w:name w:val="Retrait 2"/>
    <w:basedOn w:val="Paragraphe"/>
    <w:next w:val="Normal"/>
    <w:pPr>
      <w:ind w:left="567"/>
    </w:pPr>
  </w:style>
  <w:style w:type="paragraph" w:customStyle="1" w:styleId="Retrait3">
    <w:name w:val="Retrait 3"/>
    <w:basedOn w:val="Paragraphe"/>
    <w:next w:val="Normal"/>
    <w:pPr>
      <w:ind w:left="851"/>
    </w:pPr>
  </w:style>
  <w:style w:type="paragraph" w:customStyle="1" w:styleId="Retrait4">
    <w:name w:val="Retrait 4"/>
    <w:basedOn w:val="Paragraphe"/>
    <w:next w:val="Normal"/>
    <w:pPr>
      <w:ind w:left="1134"/>
    </w:pPr>
  </w:style>
  <w:style w:type="paragraph" w:customStyle="1" w:styleId="Tableau">
    <w:name w:val="Tableau"/>
    <w:basedOn w:val="Normal"/>
    <w:next w:val="Normal"/>
    <w:pPr>
      <w:keepNext/>
      <w:keepLines/>
    </w:pPr>
  </w:style>
  <w:style w:type="paragraph" w:styleId="TM3">
    <w:name w:val="toc 3"/>
    <w:basedOn w:val="Normal"/>
    <w:next w:val="Normal"/>
    <w:uiPriority w:val="39"/>
    <w:pPr>
      <w:tabs>
        <w:tab w:val="right" w:leader="dot" w:pos="9072"/>
      </w:tabs>
      <w:spacing w:after="0"/>
      <w:ind w:left="200"/>
      <w:jc w:val="left"/>
    </w:pPr>
    <w:rPr>
      <w:i/>
    </w:rPr>
  </w:style>
  <w:style w:type="paragraph" w:styleId="TM4">
    <w:name w:val="toc 4"/>
    <w:basedOn w:val="Normal"/>
    <w:next w:val="Normal"/>
    <w:uiPriority w:val="39"/>
    <w:pPr>
      <w:tabs>
        <w:tab w:val="right" w:leader="dot" w:pos="9072"/>
      </w:tabs>
      <w:spacing w:after="0"/>
      <w:ind w:left="400"/>
      <w:jc w:val="left"/>
    </w:pPr>
    <w:rPr>
      <w:sz w:val="18"/>
    </w:rPr>
  </w:style>
  <w:style w:type="paragraph" w:styleId="TM5">
    <w:name w:val="toc 5"/>
    <w:basedOn w:val="Normal"/>
    <w:next w:val="Normal"/>
    <w:uiPriority w:val="39"/>
    <w:pPr>
      <w:tabs>
        <w:tab w:val="right" w:leader="dot" w:pos="9072"/>
      </w:tabs>
      <w:spacing w:after="0"/>
      <w:ind w:left="600"/>
      <w:jc w:val="left"/>
    </w:pPr>
    <w:rPr>
      <w:sz w:val="18"/>
    </w:rPr>
  </w:style>
  <w:style w:type="paragraph" w:styleId="TM6">
    <w:name w:val="toc 6"/>
    <w:basedOn w:val="Normal"/>
    <w:next w:val="Normal"/>
    <w:uiPriority w:val="39"/>
    <w:pPr>
      <w:tabs>
        <w:tab w:val="right" w:leader="dot" w:pos="9072"/>
      </w:tabs>
      <w:spacing w:after="0"/>
      <w:ind w:left="800"/>
      <w:jc w:val="left"/>
    </w:pPr>
    <w:rPr>
      <w:sz w:val="18"/>
    </w:rPr>
  </w:style>
  <w:style w:type="paragraph" w:styleId="TM7">
    <w:name w:val="toc 7"/>
    <w:basedOn w:val="Normal"/>
    <w:next w:val="Normal"/>
    <w:uiPriority w:val="39"/>
    <w:pPr>
      <w:tabs>
        <w:tab w:val="right" w:leader="dot" w:pos="9072"/>
      </w:tabs>
      <w:spacing w:after="0"/>
      <w:ind w:left="1000"/>
      <w:jc w:val="left"/>
    </w:pPr>
    <w:rPr>
      <w:sz w:val="18"/>
    </w:rPr>
  </w:style>
  <w:style w:type="paragraph" w:styleId="TM8">
    <w:name w:val="toc 8"/>
    <w:basedOn w:val="Normal"/>
    <w:next w:val="Normal"/>
    <w:uiPriority w:val="39"/>
    <w:pPr>
      <w:tabs>
        <w:tab w:val="right" w:leader="dot" w:pos="9072"/>
      </w:tabs>
      <w:spacing w:after="0"/>
      <w:ind w:left="1200"/>
      <w:jc w:val="left"/>
    </w:pPr>
    <w:rPr>
      <w:sz w:val="18"/>
    </w:rPr>
  </w:style>
  <w:style w:type="paragraph" w:styleId="TM9">
    <w:name w:val="toc 9"/>
    <w:basedOn w:val="Normal"/>
    <w:next w:val="Normal"/>
    <w:uiPriority w:val="39"/>
    <w:pPr>
      <w:tabs>
        <w:tab w:val="right" w:leader="dot" w:pos="9072"/>
      </w:tabs>
      <w:spacing w:after="0"/>
      <w:ind w:left="1400"/>
      <w:jc w:val="left"/>
    </w:pPr>
    <w:rPr>
      <w:sz w:val="18"/>
    </w:rPr>
  </w:style>
  <w:style w:type="paragraph" w:styleId="Corpsdetexte">
    <w:name w:val="Body Text"/>
    <w:basedOn w:val="Normal"/>
    <w:pPr>
      <w:widowControl/>
      <w:overflowPunct/>
      <w:autoSpaceDE/>
      <w:autoSpaceDN/>
      <w:adjustRightInd/>
      <w:spacing w:after="0"/>
      <w:textAlignment w:val="auto"/>
    </w:pPr>
    <w:rPr>
      <w:rFonts w:cs="Arial"/>
      <w:szCs w:val="27"/>
    </w:rPr>
  </w:style>
  <w:style w:type="character" w:styleId="Lienhypertexte">
    <w:name w:val="Hyperlink"/>
    <w:basedOn w:val="Policepardfaut"/>
    <w:uiPriority w:val="99"/>
    <w:rPr>
      <w:color w:val="0000FF"/>
      <w:u w:val="single"/>
    </w:rPr>
  </w:style>
  <w:style w:type="character" w:styleId="Marquedecommentaire">
    <w:name w:val="annotation reference"/>
    <w:basedOn w:val="Policepardfaut"/>
    <w:semiHidden/>
    <w:rPr>
      <w:sz w:val="16"/>
      <w:szCs w:val="16"/>
    </w:rPr>
  </w:style>
  <w:style w:type="paragraph" w:styleId="Commentaire">
    <w:name w:val="annotation text"/>
    <w:basedOn w:val="Normal"/>
    <w:semiHidden/>
  </w:style>
  <w:style w:type="paragraph" w:styleId="Titre">
    <w:name w:val="Title"/>
    <w:basedOn w:val="Normal"/>
    <w:next w:val="Normal"/>
    <w:qFormat/>
    <w:pPr>
      <w:jc w:val="center"/>
      <w:outlineLvl w:val="0"/>
    </w:pPr>
    <w:rPr>
      <w:rFonts w:cs="Arial"/>
      <w:b/>
      <w:bCs/>
      <w:kern w:val="28"/>
      <w:sz w:val="24"/>
      <w:szCs w:val="32"/>
    </w:rPr>
  </w:style>
  <w:style w:type="paragraph" w:styleId="Explorateurdedocuments">
    <w:name w:val="Document Map"/>
    <w:basedOn w:val="Normal"/>
    <w:semiHidden/>
    <w:pPr>
      <w:shd w:val="clear" w:color="auto" w:fill="000080"/>
    </w:pPr>
    <w:rPr>
      <w:rFonts w:ascii="Tahoma" w:hAnsi="Tahoma" w:cs="Tahoma"/>
    </w:rPr>
  </w:style>
  <w:style w:type="paragraph" w:customStyle="1" w:styleId="Dcal">
    <w:name w:val="Décalé"/>
    <w:basedOn w:val="Normal"/>
    <w:rsid w:val="00B1190F"/>
    <w:pPr>
      <w:widowControl/>
      <w:spacing w:after="240"/>
      <w:ind w:left="1134" w:hanging="283"/>
    </w:pPr>
  </w:style>
  <w:style w:type="paragraph" w:customStyle="1" w:styleId="Courrier">
    <w:name w:val="Courrier"/>
    <w:basedOn w:val="Normal"/>
    <w:pPr>
      <w:widowControl/>
      <w:spacing w:after="0"/>
      <w:ind w:left="284"/>
      <w:jc w:val="left"/>
    </w:pPr>
    <w:rPr>
      <w:rFonts w:ascii="Courier New" w:hAnsi="Courier New"/>
      <w:noProof/>
    </w:rPr>
  </w:style>
  <w:style w:type="paragraph" w:customStyle="1" w:styleId="e">
    <w:name w:val="e"/>
    <w:pPr>
      <w:overflowPunct w:val="0"/>
      <w:autoSpaceDE w:val="0"/>
      <w:autoSpaceDN w:val="0"/>
      <w:adjustRightInd w:val="0"/>
      <w:spacing w:before="200" w:line="360" w:lineRule="atLeast"/>
      <w:ind w:left="1332" w:hanging="198"/>
      <w:jc w:val="both"/>
      <w:textAlignment w:val="baseline"/>
    </w:pPr>
    <w:rPr>
      <w:rFonts w:ascii="Times" w:hAnsi="Times"/>
      <w:sz w:val="24"/>
    </w:rPr>
  </w:style>
  <w:style w:type="paragraph" w:customStyle="1" w:styleId="ex">
    <w:name w:val="ex"/>
    <w:pPr>
      <w:keepNext/>
      <w:keepLines/>
      <w:overflowPunct w:val="0"/>
      <w:autoSpaceDE w:val="0"/>
      <w:autoSpaceDN w:val="0"/>
      <w:adjustRightInd w:val="0"/>
      <w:spacing w:line="360" w:lineRule="atLeast"/>
      <w:ind w:left="1276"/>
      <w:jc w:val="both"/>
      <w:textAlignment w:val="baseline"/>
    </w:pPr>
    <w:rPr>
      <w:rFonts w:ascii="Times" w:hAnsi="Times"/>
      <w:sz w:val="24"/>
    </w:rPr>
  </w:style>
  <w:style w:type="paragraph" w:customStyle="1" w:styleId="l">
    <w:name w:val="l"/>
    <w:pPr>
      <w:keepNext/>
      <w:keepLines/>
      <w:overflowPunct w:val="0"/>
      <w:autoSpaceDE w:val="0"/>
      <w:autoSpaceDN w:val="0"/>
      <w:adjustRightInd w:val="0"/>
      <w:ind w:left="1134" w:right="-538"/>
      <w:textAlignment w:val="baseline"/>
    </w:pPr>
    <w:rPr>
      <w:rFonts w:ascii="Courier" w:hAnsi="Courier"/>
      <w:sz w:val="18"/>
    </w:rPr>
  </w:style>
  <w:style w:type="paragraph" w:customStyle="1" w:styleId="numroligne">
    <w:name w:val="numÈro ligne"/>
    <w:basedOn w:val="Normal"/>
    <w:next w:val="Normal"/>
    <w:pPr>
      <w:widowControl/>
      <w:spacing w:before="200" w:after="240" w:line="360" w:lineRule="atLeast"/>
      <w:ind w:left="567"/>
    </w:pPr>
    <w:rPr>
      <w:rFonts w:ascii="Book Antiqua" w:hAnsi="Book Antiqua"/>
      <w:sz w:val="22"/>
    </w:rPr>
  </w:style>
  <w:style w:type="paragraph" w:customStyle="1" w:styleId="numropage">
    <w:name w:val="numÈro page"/>
    <w:basedOn w:val="Normal"/>
    <w:next w:val="Normal"/>
    <w:pPr>
      <w:widowControl/>
      <w:spacing w:before="200" w:after="240" w:line="360" w:lineRule="atLeast"/>
      <w:ind w:left="567"/>
    </w:pPr>
    <w:rPr>
      <w:rFonts w:ascii="Book Antiqua" w:hAnsi="Book Antiqua"/>
      <w:sz w:val="22"/>
    </w:rPr>
  </w:style>
  <w:style w:type="paragraph" w:customStyle="1" w:styleId="en-tte0">
    <w:name w:val="en-tÍte"/>
    <w:basedOn w:val="Normal"/>
    <w:pPr>
      <w:widowControl/>
      <w:tabs>
        <w:tab w:val="center" w:pos="3969"/>
        <w:tab w:val="right" w:pos="8731"/>
      </w:tabs>
      <w:spacing w:after="240"/>
      <w:ind w:left="-567"/>
    </w:pPr>
    <w:rPr>
      <w:rFonts w:ascii="Book Antiqua" w:hAnsi="Book Antiqua"/>
      <w:sz w:val="22"/>
    </w:rPr>
  </w:style>
  <w:style w:type="paragraph" w:customStyle="1" w:styleId="textenote">
    <w:name w:val="texte note"/>
    <w:basedOn w:val="Normal"/>
    <w:pPr>
      <w:widowControl/>
      <w:spacing w:before="200" w:after="240" w:line="360" w:lineRule="atLeast"/>
      <w:ind w:left="567"/>
    </w:pPr>
    <w:rPr>
      <w:rFonts w:ascii="Book Antiqua" w:hAnsi="Book Antiqua"/>
    </w:rPr>
  </w:style>
  <w:style w:type="paragraph" w:customStyle="1" w:styleId="cadre">
    <w:name w:val="cadre"/>
    <w:basedOn w:val="Normal"/>
    <w:pPr>
      <w:widowControl/>
      <w:tabs>
        <w:tab w:val="left" w:pos="0"/>
        <w:tab w:val="center" w:pos="3969"/>
        <w:tab w:val="left" w:pos="8193"/>
        <w:tab w:val="right" w:pos="8731"/>
      </w:tabs>
      <w:spacing w:after="240"/>
      <w:ind w:left="-567" w:right="-1417"/>
      <w:jc w:val="center"/>
    </w:pPr>
    <w:rPr>
      <w:rFonts w:ascii="Book Antiqua" w:hAnsi="Book Antiqua"/>
      <w:sz w:val="22"/>
    </w:rPr>
  </w:style>
  <w:style w:type="paragraph" w:customStyle="1" w:styleId="c">
    <w:name w:val="c"/>
    <w:pPr>
      <w:keepLines/>
      <w:overflowPunct w:val="0"/>
      <w:autoSpaceDE w:val="0"/>
      <w:autoSpaceDN w:val="0"/>
      <w:adjustRightInd w:val="0"/>
      <w:ind w:left="567"/>
      <w:textAlignment w:val="baseline"/>
    </w:pPr>
    <w:rPr>
      <w:sz w:val="24"/>
    </w:rPr>
  </w:style>
  <w:style w:type="paragraph" w:customStyle="1" w:styleId="f">
    <w:name w:val="f"/>
    <w:pPr>
      <w:keepLines/>
      <w:pBdr>
        <w:top w:val="single" w:sz="6" w:space="0" w:color="auto"/>
        <w:left w:val="single" w:sz="6" w:space="0" w:color="auto"/>
        <w:bottom w:val="single" w:sz="6" w:space="0" w:color="auto"/>
        <w:right w:val="single" w:sz="6" w:space="0" w:color="auto"/>
      </w:pBdr>
      <w:overflowPunct w:val="0"/>
      <w:autoSpaceDE w:val="0"/>
      <w:autoSpaceDN w:val="0"/>
      <w:adjustRightInd w:val="0"/>
      <w:spacing w:before="240" w:line="360" w:lineRule="atLeast"/>
      <w:ind w:right="-538"/>
      <w:jc w:val="center"/>
      <w:textAlignment w:val="baseline"/>
    </w:pPr>
    <w:rPr>
      <w:b/>
      <w:i/>
      <w:sz w:val="24"/>
    </w:rPr>
  </w:style>
  <w:style w:type="paragraph" w:customStyle="1" w:styleId="es">
    <w:name w:val="es"/>
    <w:pPr>
      <w:overflowPunct w:val="0"/>
      <w:autoSpaceDE w:val="0"/>
      <w:autoSpaceDN w:val="0"/>
      <w:adjustRightInd w:val="0"/>
      <w:spacing w:line="360" w:lineRule="atLeast"/>
      <w:ind w:left="1332" w:hanging="198"/>
      <w:jc w:val="both"/>
      <w:textAlignment w:val="baseline"/>
    </w:pPr>
    <w:rPr>
      <w:sz w:val="24"/>
    </w:rPr>
  </w:style>
  <w:style w:type="paragraph" w:customStyle="1" w:styleId="bib1">
    <w:name w:val="bib1"/>
    <w:basedOn w:val="Normal"/>
    <w:next w:val="bib2"/>
    <w:pPr>
      <w:widowControl/>
      <w:spacing w:before="200" w:after="240" w:line="360" w:lineRule="atLeast"/>
      <w:ind w:left="567"/>
    </w:pPr>
    <w:rPr>
      <w:rFonts w:ascii="Book Antiqua" w:hAnsi="Book Antiqua"/>
      <w:b/>
      <w:sz w:val="22"/>
    </w:rPr>
  </w:style>
  <w:style w:type="paragraph" w:customStyle="1" w:styleId="bib2">
    <w:name w:val="bib2"/>
    <w:basedOn w:val="Normal"/>
    <w:next w:val="bib1"/>
    <w:pPr>
      <w:widowControl/>
      <w:spacing w:after="240" w:line="360" w:lineRule="atLeast"/>
      <w:ind w:left="1276"/>
    </w:pPr>
    <w:rPr>
      <w:rFonts w:ascii="Book Antiqua" w:hAnsi="Book Antiqua"/>
      <w:sz w:val="22"/>
    </w:rPr>
  </w:style>
  <w:style w:type="paragraph" w:customStyle="1" w:styleId="plan2">
    <w:name w:val="plan2"/>
    <w:basedOn w:val="TM2"/>
    <w:pPr>
      <w:widowControl/>
      <w:tabs>
        <w:tab w:val="clear" w:pos="9072"/>
        <w:tab w:val="right" w:leader="underscore" w:pos="9071"/>
      </w:tabs>
      <w:spacing w:before="120"/>
    </w:pPr>
    <w:rPr>
      <w:rFonts w:ascii="Times New Roman" w:hAnsi="Times New Roman"/>
      <w:b/>
      <w:smallCaps w:val="0"/>
      <w:sz w:val="22"/>
      <w:u w:val="single"/>
    </w:rPr>
  </w:style>
  <w:style w:type="paragraph" w:customStyle="1" w:styleId="plan1">
    <w:name w:val="plan1"/>
    <w:basedOn w:val="TM1"/>
    <w:pPr>
      <w:widowControl/>
      <w:tabs>
        <w:tab w:val="clear" w:pos="9072"/>
        <w:tab w:val="left" w:pos="453"/>
        <w:tab w:val="left" w:pos="1020"/>
        <w:tab w:val="right" w:leader="underscore" w:pos="9071"/>
      </w:tabs>
      <w:spacing w:before="0" w:after="0"/>
      <w:ind w:left="1020" w:hanging="453"/>
    </w:pPr>
    <w:rPr>
      <w:rFonts w:ascii="Times New Roman" w:hAnsi="Times New Roman"/>
      <w:i/>
      <w:caps w:val="0"/>
      <w:sz w:val="24"/>
      <w:u w:val="single"/>
    </w:rPr>
  </w:style>
  <w:style w:type="paragraph" w:customStyle="1" w:styleId="plan3">
    <w:name w:val="plan3"/>
    <w:basedOn w:val="TM3"/>
    <w:pPr>
      <w:widowControl/>
      <w:tabs>
        <w:tab w:val="clear" w:pos="9072"/>
        <w:tab w:val="left" w:pos="453"/>
        <w:tab w:val="left" w:pos="1020"/>
        <w:tab w:val="right" w:leader="underscore" w:pos="9071"/>
      </w:tabs>
      <w:ind w:left="1020"/>
    </w:pPr>
    <w:rPr>
      <w:rFonts w:ascii="Times New Roman" w:hAnsi="Times New Roman"/>
      <w:b/>
      <w:i w:val="0"/>
      <w:u w:val="single"/>
    </w:rPr>
  </w:style>
  <w:style w:type="paragraph" w:customStyle="1" w:styleId="plan4">
    <w:name w:val="plan4"/>
    <w:basedOn w:val="TM4"/>
    <w:pPr>
      <w:widowControl/>
      <w:tabs>
        <w:tab w:val="clear" w:pos="9072"/>
        <w:tab w:val="left" w:pos="453"/>
        <w:tab w:val="left" w:pos="1020"/>
        <w:tab w:val="right" w:leader="underscore" w:pos="9071"/>
      </w:tabs>
      <w:ind w:left="1020"/>
    </w:pPr>
    <w:rPr>
      <w:rFonts w:ascii="Times New Roman" w:hAnsi="Times New Roman"/>
      <w:b/>
      <w:sz w:val="20"/>
      <w:u w:val="single"/>
    </w:rPr>
  </w:style>
  <w:style w:type="paragraph" w:customStyle="1" w:styleId="pl3">
    <w:name w:val="pl3"/>
    <w:basedOn w:val="plan3"/>
    <w:pPr>
      <w:tabs>
        <w:tab w:val="clear" w:pos="453"/>
        <w:tab w:val="left" w:pos="510"/>
        <w:tab w:val="left" w:pos="850"/>
      </w:tabs>
      <w:ind w:firstLine="142"/>
    </w:pPr>
    <w:rPr>
      <w:u w:val="none"/>
    </w:rPr>
  </w:style>
  <w:style w:type="paragraph" w:customStyle="1" w:styleId="ann1">
    <w:name w:val="ann1"/>
    <w:basedOn w:val="Normal"/>
    <w:pPr>
      <w:widowControl/>
      <w:spacing w:before="200" w:after="240" w:line="360" w:lineRule="atLeast"/>
      <w:ind w:left="567"/>
    </w:pPr>
    <w:rPr>
      <w:rFonts w:ascii="Book Antiqua" w:hAnsi="Book Antiqua"/>
      <w:b/>
      <w:sz w:val="28"/>
    </w:rPr>
  </w:style>
  <w:style w:type="paragraph" w:customStyle="1" w:styleId="exp">
    <w:name w:val="exp"/>
    <w:basedOn w:val="ex"/>
    <w:pPr>
      <w:ind w:left="1985"/>
    </w:pPr>
    <w:rPr>
      <w:rFonts w:ascii="Times New Roman" w:hAnsi="Times New Roman"/>
    </w:rPr>
  </w:style>
  <w:style w:type="paragraph" w:customStyle="1" w:styleId="ann2">
    <w:name w:val="ann2"/>
    <w:basedOn w:val="Normal"/>
    <w:pPr>
      <w:widowControl/>
      <w:spacing w:before="200" w:after="240" w:line="360" w:lineRule="atLeast"/>
      <w:ind w:left="1276"/>
    </w:pPr>
    <w:rPr>
      <w:rFonts w:ascii="Book Antiqua" w:hAnsi="Book Antiqua"/>
      <w:b/>
      <w:sz w:val="22"/>
    </w:rPr>
  </w:style>
  <w:style w:type="paragraph" w:customStyle="1" w:styleId="ex-lang">
    <w:name w:val="ex-lang"/>
    <w:basedOn w:val="ex"/>
    <w:pPr>
      <w:ind w:left="1417"/>
    </w:pPr>
    <w:rPr>
      <w:rFonts w:ascii="Times New Roman" w:hAnsi="Times New Roman"/>
    </w:rPr>
  </w:style>
  <w:style w:type="paragraph" w:customStyle="1" w:styleId="T1">
    <w:name w:val="T1"/>
    <w:pPr>
      <w:overflowPunct w:val="0"/>
      <w:autoSpaceDE w:val="0"/>
      <w:autoSpaceDN w:val="0"/>
      <w:adjustRightInd w:val="0"/>
      <w:spacing w:line="240" w:lineRule="atLeast"/>
      <w:ind w:left="567"/>
      <w:jc w:val="both"/>
      <w:textAlignment w:val="baseline"/>
    </w:pPr>
    <w:rPr>
      <w:sz w:val="24"/>
    </w:rPr>
  </w:style>
  <w:style w:type="paragraph" w:customStyle="1" w:styleId="S1">
    <w:name w:val="S1"/>
    <w:pPr>
      <w:overflowPunct w:val="0"/>
      <w:autoSpaceDE w:val="0"/>
      <w:autoSpaceDN w:val="0"/>
      <w:adjustRightInd w:val="0"/>
      <w:spacing w:line="240" w:lineRule="atLeast"/>
      <w:textAlignment w:val="baseline"/>
    </w:pPr>
    <w:rPr>
      <w:sz w:val="24"/>
    </w:rPr>
  </w:style>
  <w:style w:type="paragraph" w:customStyle="1" w:styleId="IS">
    <w:name w:val="IS"/>
    <w:pPr>
      <w:keepLines/>
      <w:overflowPunct w:val="0"/>
      <w:autoSpaceDE w:val="0"/>
      <w:autoSpaceDN w:val="0"/>
      <w:adjustRightInd w:val="0"/>
      <w:spacing w:line="240" w:lineRule="atLeast"/>
      <w:textAlignment w:val="baseline"/>
    </w:pPr>
    <w:rPr>
      <w:rFonts w:ascii="Symbol" w:hAnsi="Symbol"/>
      <w:sz w:val="24"/>
    </w:rPr>
  </w:style>
  <w:style w:type="paragraph" w:customStyle="1" w:styleId="P2">
    <w:name w:val="P2"/>
    <w:pPr>
      <w:overflowPunct w:val="0"/>
      <w:autoSpaceDE w:val="0"/>
      <w:autoSpaceDN w:val="0"/>
      <w:adjustRightInd w:val="0"/>
      <w:spacing w:line="240" w:lineRule="atLeast"/>
      <w:ind w:left="1134"/>
      <w:textAlignment w:val="baseline"/>
    </w:pPr>
    <w:rPr>
      <w:sz w:val="24"/>
    </w:rPr>
  </w:style>
  <w:style w:type="paragraph" w:customStyle="1" w:styleId="PA">
    <w:name w:val="PA"/>
    <w:pPr>
      <w:keepLines/>
      <w:overflowPunct w:val="0"/>
      <w:autoSpaceDE w:val="0"/>
      <w:autoSpaceDN w:val="0"/>
      <w:adjustRightInd w:val="0"/>
      <w:spacing w:before="6000" w:line="240" w:lineRule="atLeast"/>
      <w:ind w:left="567"/>
      <w:jc w:val="center"/>
      <w:textAlignment w:val="baseline"/>
    </w:pPr>
    <w:rPr>
      <w:b/>
      <w:caps/>
      <w:sz w:val="24"/>
      <w:u w:val="single"/>
    </w:rPr>
  </w:style>
  <w:style w:type="paragraph" w:customStyle="1" w:styleId="T2">
    <w:name w:val="T2"/>
    <w:pPr>
      <w:overflowPunct w:val="0"/>
      <w:autoSpaceDE w:val="0"/>
      <w:autoSpaceDN w:val="0"/>
      <w:adjustRightInd w:val="0"/>
      <w:spacing w:line="240" w:lineRule="atLeast"/>
      <w:ind w:left="1134" w:hanging="113"/>
      <w:jc w:val="both"/>
      <w:textAlignment w:val="baseline"/>
    </w:pPr>
    <w:rPr>
      <w:sz w:val="24"/>
    </w:rPr>
  </w:style>
  <w:style w:type="paragraph" w:customStyle="1" w:styleId="T3">
    <w:name w:val="T3"/>
    <w:pPr>
      <w:overflowPunct w:val="0"/>
      <w:autoSpaceDE w:val="0"/>
      <w:autoSpaceDN w:val="0"/>
      <w:adjustRightInd w:val="0"/>
      <w:spacing w:line="240" w:lineRule="atLeast"/>
      <w:ind w:left="1701" w:hanging="113"/>
      <w:jc w:val="both"/>
      <w:textAlignment w:val="baseline"/>
    </w:pPr>
    <w:rPr>
      <w:sz w:val="24"/>
    </w:rPr>
  </w:style>
  <w:style w:type="paragraph" w:customStyle="1" w:styleId="T4">
    <w:name w:val="T4"/>
    <w:pPr>
      <w:overflowPunct w:val="0"/>
      <w:autoSpaceDE w:val="0"/>
      <w:autoSpaceDN w:val="0"/>
      <w:adjustRightInd w:val="0"/>
      <w:spacing w:line="240" w:lineRule="atLeast"/>
      <w:ind w:left="2268"/>
      <w:textAlignment w:val="baseline"/>
    </w:pPr>
    <w:rPr>
      <w:sz w:val="24"/>
    </w:rPr>
  </w:style>
  <w:style w:type="paragraph" w:customStyle="1" w:styleId="T5">
    <w:name w:val="T5"/>
    <w:pPr>
      <w:overflowPunct w:val="0"/>
      <w:autoSpaceDE w:val="0"/>
      <w:autoSpaceDN w:val="0"/>
      <w:adjustRightInd w:val="0"/>
      <w:spacing w:line="240" w:lineRule="atLeast"/>
      <w:ind w:left="2835"/>
      <w:textAlignment w:val="baseline"/>
    </w:pPr>
    <w:rPr>
      <w:sz w:val="24"/>
    </w:rPr>
  </w:style>
  <w:style w:type="paragraph" w:customStyle="1" w:styleId="T6">
    <w:name w:val="T6"/>
    <w:pPr>
      <w:overflowPunct w:val="0"/>
      <w:autoSpaceDE w:val="0"/>
      <w:autoSpaceDN w:val="0"/>
      <w:adjustRightInd w:val="0"/>
      <w:spacing w:line="240" w:lineRule="atLeast"/>
      <w:ind w:left="3402"/>
      <w:textAlignment w:val="baseline"/>
    </w:pPr>
    <w:rPr>
      <w:sz w:val="24"/>
    </w:rPr>
  </w:style>
  <w:style w:type="paragraph" w:customStyle="1" w:styleId="T7">
    <w:name w:val="T7"/>
    <w:pPr>
      <w:overflowPunct w:val="0"/>
      <w:autoSpaceDE w:val="0"/>
      <w:autoSpaceDN w:val="0"/>
      <w:adjustRightInd w:val="0"/>
      <w:spacing w:line="240" w:lineRule="atLeast"/>
      <w:ind w:left="3969"/>
      <w:textAlignment w:val="baseline"/>
    </w:pPr>
    <w:rPr>
      <w:sz w:val="24"/>
    </w:rPr>
  </w:style>
  <w:style w:type="paragraph" w:customStyle="1" w:styleId="Standard">
    <w:name w:val="Standard"/>
    <w:pPr>
      <w:overflowPunct w:val="0"/>
      <w:autoSpaceDE w:val="0"/>
      <w:autoSpaceDN w:val="0"/>
      <w:adjustRightInd w:val="0"/>
      <w:spacing w:before="200" w:line="360" w:lineRule="atLeast"/>
      <w:ind w:left="567"/>
      <w:jc w:val="both"/>
      <w:textAlignment w:val="baseline"/>
    </w:pPr>
    <w:rPr>
      <w:sz w:val="24"/>
    </w:rPr>
  </w:style>
  <w:style w:type="paragraph" w:customStyle="1" w:styleId="pseudotitre3">
    <w:name w:val="pseudo titre 3"/>
    <w:basedOn w:val="Titre3"/>
    <w:pPr>
      <w:widowControl/>
      <w:numPr>
        <w:ilvl w:val="0"/>
        <w:numId w:val="0"/>
      </w:numPr>
      <w:spacing w:before="400" w:after="200" w:line="360" w:lineRule="atLeast"/>
      <w:ind w:left="2126" w:hanging="709"/>
      <w:outlineLvl w:val="9"/>
    </w:pPr>
    <w:rPr>
      <w:rFonts w:ascii="Book Antiqua" w:hAnsi="Book Antiqua"/>
      <w:sz w:val="28"/>
      <w:u w:val="single"/>
    </w:rPr>
  </w:style>
  <w:style w:type="paragraph" w:customStyle="1" w:styleId="ca">
    <w:name w:val="ca"/>
    <w:pPr>
      <w:overflowPunct w:val="0"/>
      <w:autoSpaceDE w:val="0"/>
      <w:autoSpaceDN w:val="0"/>
      <w:adjustRightInd w:val="0"/>
      <w:spacing w:before="600" w:after="1000" w:line="360" w:lineRule="atLeast"/>
      <w:jc w:val="center"/>
      <w:textAlignment w:val="baseline"/>
    </w:pPr>
    <w:rPr>
      <w:b/>
      <w:smallCaps/>
      <w:sz w:val="48"/>
    </w:rPr>
  </w:style>
  <w:style w:type="paragraph" w:customStyle="1" w:styleId="Premirespages">
    <w:name w:val="Premières pages"/>
    <w:pPr>
      <w:tabs>
        <w:tab w:val="left" w:pos="1296"/>
        <w:tab w:val="left" w:pos="1985"/>
        <w:tab w:val="left" w:pos="6917"/>
        <w:tab w:val="left" w:pos="7938"/>
      </w:tabs>
      <w:overflowPunct w:val="0"/>
      <w:autoSpaceDE w:val="0"/>
      <w:autoSpaceDN w:val="0"/>
      <w:adjustRightInd w:val="0"/>
      <w:spacing w:line="240" w:lineRule="atLeast"/>
      <w:ind w:right="-1482"/>
      <w:textAlignment w:val="baseline"/>
    </w:pPr>
    <w:rPr>
      <w:sz w:val="24"/>
    </w:rPr>
  </w:style>
  <w:style w:type="paragraph" w:customStyle="1" w:styleId="Etatmajor">
    <w:name w:val="Etat major"/>
    <w:basedOn w:val="Titre"/>
    <w:pPr>
      <w:widowControl/>
      <w:spacing w:before="40" w:after="240" w:line="200" w:lineRule="atLeast"/>
      <w:ind w:firstLine="538"/>
      <w:jc w:val="both"/>
      <w:outlineLvl w:val="9"/>
    </w:pPr>
    <w:rPr>
      <w:rFonts w:ascii="Book Antiqua" w:hAnsi="Book Antiqua" w:cs="Times New Roman"/>
      <w:b w:val="0"/>
      <w:bCs w:val="0"/>
      <w:kern w:val="0"/>
      <w:sz w:val="28"/>
      <w:szCs w:val="20"/>
    </w:rPr>
  </w:style>
  <w:style w:type="paragraph" w:customStyle="1" w:styleId="T51">
    <w:name w:val="T51"/>
    <w:basedOn w:val="Etatmajor"/>
  </w:style>
  <w:style w:type="paragraph" w:customStyle="1" w:styleId="T52">
    <w:name w:val="T52"/>
    <w:basedOn w:val="Etatmajor"/>
  </w:style>
  <w:style w:type="paragraph" w:customStyle="1" w:styleId="T53">
    <w:name w:val="T53"/>
    <w:basedOn w:val="Etatmajor"/>
  </w:style>
  <w:style w:type="paragraph" w:customStyle="1" w:styleId="T54">
    <w:name w:val="T54"/>
    <w:basedOn w:val="Etatmajor"/>
  </w:style>
  <w:style w:type="paragraph" w:customStyle="1" w:styleId="Pageen-ttedannexe">
    <w:name w:val="Page en-tête d'annexe"/>
    <w:pPr>
      <w:keepLines/>
      <w:overflowPunct w:val="0"/>
      <w:autoSpaceDE w:val="0"/>
      <w:autoSpaceDN w:val="0"/>
      <w:adjustRightInd w:val="0"/>
      <w:spacing w:before="6000" w:line="240" w:lineRule="atLeast"/>
      <w:ind w:left="567"/>
      <w:jc w:val="center"/>
      <w:textAlignment w:val="baseline"/>
    </w:pPr>
    <w:rPr>
      <w:b/>
      <w:caps/>
      <w:sz w:val="24"/>
      <w:u w:val="single"/>
    </w:rPr>
  </w:style>
  <w:style w:type="paragraph" w:customStyle="1" w:styleId="FIGARO">
    <w:name w:val="FIGARO"/>
    <w:basedOn w:val="Normal"/>
    <w:pPr>
      <w:widowControl/>
      <w:spacing w:after="240"/>
      <w:ind w:left="567"/>
    </w:pPr>
    <w:rPr>
      <w:rFonts w:ascii="Courier" w:hAnsi="Courier"/>
      <w:sz w:val="22"/>
    </w:rPr>
  </w:style>
  <w:style w:type="paragraph" w:customStyle="1" w:styleId="Rgles">
    <w:name w:val="Règles"/>
    <w:basedOn w:val="Normal"/>
    <w:pPr>
      <w:widowControl/>
      <w:tabs>
        <w:tab w:val="left" w:pos="3200"/>
        <w:tab w:val="left" w:pos="3980"/>
      </w:tabs>
      <w:spacing w:after="240" w:line="360" w:lineRule="atLeast"/>
      <w:ind w:right="-1162"/>
    </w:pPr>
    <w:rPr>
      <w:rFonts w:ascii="Book Antiqua" w:hAnsi="Book Antiqua"/>
      <w:sz w:val="22"/>
    </w:rPr>
  </w:style>
  <w:style w:type="paragraph" w:customStyle="1" w:styleId="langagenonsol">
    <w:name w:val="langagenonsol"/>
    <w:basedOn w:val="l"/>
    <w:pPr>
      <w:keepNext w:val="0"/>
      <w:keepLines w:val="0"/>
      <w:ind w:left="820"/>
    </w:pPr>
  </w:style>
  <w:style w:type="paragraph" w:customStyle="1" w:styleId="Normalcouche">
    <w:name w:val="Normal_couche"/>
    <w:basedOn w:val="Normal"/>
    <w:pPr>
      <w:keepNext/>
      <w:widowControl/>
      <w:spacing w:after="240"/>
    </w:pPr>
    <w:rPr>
      <w:rFonts w:ascii="Book Antiqua" w:hAnsi="Book Antiqua"/>
      <w:i/>
      <w:sz w:val="22"/>
    </w:rPr>
  </w:style>
  <w:style w:type="paragraph" w:customStyle="1" w:styleId="Courrierp">
    <w:name w:val="Courrier_p"/>
    <w:basedOn w:val="Courrier"/>
    <w:pPr>
      <w:spacing w:after="240"/>
    </w:pPr>
  </w:style>
  <w:style w:type="paragraph" w:customStyle="1" w:styleId="Texte">
    <w:name w:val="Texte"/>
    <w:basedOn w:val="e"/>
    <w:pPr>
      <w:spacing w:before="160" w:line="240" w:lineRule="auto"/>
      <w:ind w:left="0" w:firstLine="0"/>
    </w:pPr>
    <w:rPr>
      <w:rFonts w:ascii="Times New Roman" w:hAnsi="Times New Roman"/>
      <w:color w:val="000000"/>
    </w:rPr>
  </w:style>
  <w:style w:type="paragraph" w:customStyle="1" w:styleId="Serr">
    <w:name w:val="Serré"/>
    <w:basedOn w:val="Normal"/>
    <w:pPr>
      <w:widowControl/>
      <w:spacing w:after="0"/>
    </w:pPr>
    <w:rPr>
      <w:rFonts w:ascii="Book Antiqua" w:hAnsi="Book Antiqua"/>
      <w:sz w:val="22"/>
    </w:rPr>
  </w:style>
  <w:style w:type="paragraph" w:customStyle="1" w:styleId="NormaDcal">
    <w:name w:val="NormaDécalé"/>
    <w:basedOn w:val="Normal"/>
    <w:pPr>
      <w:widowControl/>
      <w:spacing w:after="240"/>
    </w:pPr>
    <w:rPr>
      <w:rFonts w:ascii="Book Antiqua" w:hAnsi="Book Antiqua"/>
      <w:sz w:val="22"/>
    </w:rPr>
  </w:style>
  <w:style w:type="paragraph" w:customStyle="1" w:styleId="Remarque0">
    <w:name w:val="Remarque*"/>
    <w:basedOn w:val="Normal"/>
    <w:pPr>
      <w:widowControl/>
      <w:spacing w:after="240"/>
    </w:pPr>
    <w:rPr>
      <w:rFonts w:ascii="Book Antiqua" w:hAnsi="Book Antiqua"/>
      <w:sz w:val="22"/>
    </w:rPr>
  </w:style>
  <w:style w:type="paragraph" w:customStyle="1" w:styleId="C0">
    <w:name w:val="C"/>
    <w:basedOn w:val="Courrier"/>
    <w:pPr>
      <w:keepNext/>
    </w:pPr>
  </w:style>
  <w:style w:type="paragraph" w:customStyle="1" w:styleId="Courruer">
    <w:name w:val="Courruer"/>
    <w:basedOn w:val="Normal"/>
    <w:pPr>
      <w:widowControl/>
      <w:spacing w:after="240"/>
    </w:pPr>
    <w:rPr>
      <w:rFonts w:ascii="Book Antiqua" w:hAnsi="Book Antiqua"/>
      <w:sz w:val="22"/>
    </w:rPr>
  </w:style>
  <w:style w:type="paragraph" w:styleId="Retraitnormal">
    <w:name w:val="Normal Indent"/>
    <w:basedOn w:val="Normal"/>
    <w:pPr>
      <w:widowControl/>
      <w:spacing w:after="240"/>
      <w:ind w:left="708"/>
    </w:pPr>
    <w:rPr>
      <w:rFonts w:ascii="Book Antiqua" w:hAnsi="Book Antiqua"/>
      <w:sz w:val="22"/>
    </w:rPr>
  </w:style>
  <w:style w:type="paragraph" w:styleId="Titreindex">
    <w:name w:val="index heading"/>
    <w:basedOn w:val="Normal"/>
    <w:next w:val="Index1"/>
    <w:uiPriority w:val="99"/>
    <w:semiHidden/>
    <w:pPr>
      <w:widowControl/>
      <w:pBdr>
        <w:top w:val="single" w:sz="12" w:space="0" w:color="auto"/>
      </w:pBdr>
      <w:spacing w:before="360" w:after="240"/>
      <w:jc w:val="left"/>
    </w:pPr>
    <w:rPr>
      <w:rFonts w:ascii="Times New Roman" w:hAnsi="Times New Roman"/>
      <w:b/>
      <w:i/>
      <w:sz w:val="26"/>
    </w:rPr>
  </w:style>
  <w:style w:type="paragraph" w:styleId="Index1">
    <w:name w:val="index 1"/>
    <w:basedOn w:val="Normal"/>
    <w:next w:val="Normal"/>
    <w:uiPriority w:val="99"/>
    <w:semiHidden/>
    <w:pPr>
      <w:widowControl/>
      <w:tabs>
        <w:tab w:val="right" w:pos="4175"/>
      </w:tabs>
      <w:spacing w:after="0"/>
      <w:ind w:left="220" w:hanging="220"/>
      <w:jc w:val="left"/>
    </w:pPr>
    <w:rPr>
      <w:rFonts w:ascii="Times New Roman" w:hAnsi="Times New Roman"/>
      <w:sz w:val="18"/>
    </w:rPr>
  </w:style>
  <w:style w:type="paragraph" w:styleId="Textedebulles">
    <w:name w:val="Balloon Text"/>
    <w:basedOn w:val="Normal"/>
    <w:semiHidden/>
    <w:rsid w:val="0026719E"/>
    <w:rPr>
      <w:rFonts w:ascii="Tahoma" w:hAnsi="Tahoma" w:cs="Tahoma"/>
      <w:sz w:val="16"/>
      <w:szCs w:val="16"/>
    </w:rPr>
  </w:style>
  <w:style w:type="paragraph" w:styleId="Paragraphedeliste">
    <w:name w:val="List Paragraph"/>
    <w:basedOn w:val="Normal"/>
    <w:uiPriority w:val="34"/>
    <w:qFormat/>
    <w:rsid w:val="00DE24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overflowPunct w:val="0"/>
      <w:autoSpaceDE w:val="0"/>
      <w:autoSpaceDN w:val="0"/>
      <w:adjustRightInd w:val="0"/>
      <w:spacing w:after="120"/>
      <w:jc w:val="both"/>
      <w:textAlignment w:val="baseline"/>
    </w:pPr>
    <w:rPr>
      <w:rFonts w:ascii="Arial" w:hAnsi="Arial"/>
    </w:rPr>
  </w:style>
  <w:style w:type="paragraph" w:styleId="Titre1">
    <w:name w:val="heading 1"/>
    <w:basedOn w:val="Normal"/>
    <w:next w:val="Normal"/>
    <w:qFormat/>
    <w:pPr>
      <w:keepNext/>
      <w:numPr>
        <w:numId w:val="1"/>
      </w:numPr>
      <w:spacing w:before="240"/>
      <w:outlineLvl w:val="0"/>
    </w:pPr>
    <w:rPr>
      <w:rFonts w:ascii="Helvetica" w:hAnsi="Helvetica"/>
      <w:b/>
      <w:sz w:val="32"/>
    </w:rPr>
  </w:style>
  <w:style w:type="paragraph" w:styleId="Titre2">
    <w:name w:val="heading 2"/>
    <w:basedOn w:val="Normal"/>
    <w:next w:val="Paragraphe"/>
    <w:qFormat/>
    <w:pPr>
      <w:keepNext/>
      <w:numPr>
        <w:ilvl w:val="1"/>
        <w:numId w:val="1"/>
      </w:numPr>
      <w:spacing w:before="240"/>
      <w:outlineLvl w:val="1"/>
    </w:pPr>
    <w:rPr>
      <w:rFonts w:ascii="Helvetica" w:hAnsi="Helvetica"/>
      <w:b/>
      <w:sz w:val="28"/>
    </w:rPr>
  </w:style>
  <w:style w:type="paragraph" w:styleId="Titre3">
    <w:name w:val="heading 3"/>
    <w:basedOn w:val="Normal"/>
    <w:next w:val="Paragraphe"/>
    <w:qFormat/>
    <w:pPr>
      <w:keepNext/>
      <w:numPr>
        <w:ilvl w:val="2"/>
        <w:numId w:val="1"/>
      </w:numPr>
      <w:spacing w:before="240"/>
      <w:outlineLvl w:val="2"/>
    </w:pPr>
    <w:rPr>
      <w:rFonts w:ascii="Helvetica" w:hAnsi="Helvetica"/>
      <w:b/>
      <w:sz w:val="24"/>
    </w:rPr>
  </w:style>
  <w:style w:type="paragraph" w:styleId="Titre4">
    <w:name w:val="heading 4"/>
    <w:basedOn w:val="Normal"/>
    <w:next w:val="Paragraphe"/>
    <w:qFormat/>
    <w:pPr>
      <w:numPr>
        <w:ilvl w:val="3"/>
        <w:numId w:val="1"/>
      </w:numPr>
      <w:spacing w:before="240"/>
      <w:outlineLvl w:val="3"/>
    </w:pPr>
    <w:rPr>
      <w:rFonts w:ascii="Helvetica" w:hAnsi="Helvetica"/>
      <w:b/>
    </w:rPr>
  </w:style>
  <w:style w:type="paragraph" w:styleId="Titre5">
    <w:name w:val="heading 5"/>
    <w:basedOn w:val="Normal"/>
    <w:next w:val="Paragraphe"/>
    <w:qFormat/>
    <w:pPr>
      <w:numPr>
        <w:ilvl w:val="4"/>
        <w:numId w:val="1"/>
      </w:numPr>
      <w:outlineLvl w:val="4"/>
    </w:pPr>
    <w:rPr>
      <w:rFonts w:ascii="Helvetica" w:hAnsi="Helvetica"/>
    </w:rPr>
  </w:style>
  <w:style w:type="paragraph" w:styleId="Titre6">
    <w:name w:val="heading 6"/>
    <w:basedOn w:val="Normal"/>
    <w:next w:val="Paragraphe"/>
    <w:qFormat/>
    <w:pPr>
      <w:numPr>
        <w:ilvl w:val="5"/>
        <w:numId w:val="1"/>
      </w:numPr>
      <w:spacing w:before="240" w:after="60"/>
      <w:outlineLvl w:val="5"/>
    </w:pPr>
    <w:rPr>
      <w:rFonts w:ascii="Helvetica" w:hAnsi="Helvetica"/>
      <w:i/>
    </w:rPr>
  </w:style>
  <w:style w:type="paragraph" w:styleId="Titre7">
    <w:name w:val="heading 7"/>
    <w:basedOn w:val="Normal"/>
    <w:next w:val="Paragraphe"/>
    <w:qFormat/>
    <w:pPr>
      <w:numPr>
        <w:ilvl w:val="6"/>
        <w:numId w:val="1"/>
      </w:numPr>
      <w:spacing w:before="240" w:after="60"/>
      <w:outlineLvl w:val="6"/>
    </w:pPr>
    <w:rPr>
      <w:rFonts w:ascii="Helvetica" w:hAnsi="Helvetica"/>
    </w:rPr>
  </w:style>
  <w:style w:type="paragraph" w:styleId="Titre8">
    <w:name w:val="heading 8"/>
    <w:basedOn w:val="Normal"/>
    <w:next w:val="Paragraphe"/>
    <w:qFormat/>
    <w:pPr>
      <w:numPr>
        <w:ilvl w:val="7"/>
        <w:numId w:val="1"/>
      </w:numPr>
      <w:spacing w:before="240" w:after="60"/>
      <w:outlineLvl w:val="7"/>
    </w:pPr>
    <w:rPr>
      <w:rFonts w:ascii="Helvetica" w:hAnsi="Helvetica"/>
      <w:i/>
    </w:rPr>
  </w:style>
  <w:style w:type="paragraph" w:styleId="Titre9">
    <w:name w:val="heading 9"/>
    <w:basedOn w:val="Normal"/>
    <w:next w:val="Paragraphe"/>
    <w:qFormat/>
    <w:pPr>
      <w:numPr>
        <w:ilvl w:val="8"/>
        <w:numId w:val="1"/>
      </w:numPr>
      <w:spacing w:after="0" w:line="240" w:lineRule="atLeast"/>
      <w:outlineLvl w:val="8"/>
    </w:pPr>
    <w:rPr>
      <w:sz w:val="2"/>
      <w:lang w:val="x-none"/>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uiPriority w:val="99"/>
    <w:semiHidden/>
  </w:style>
  <w:style w:type="paragraph" w:customStyle="1" w:styleId="Paragraphe">
    <w:name w:val="Paragraphe"/>
    <w:basedOn w:val="Normal"/>
  </w:style>
  <w:style w:type="paragraph" w:styleId="TM1">
    <w:name w:val="toc 1"/>
    <w:basedOn w:val="Normal"/>
    <w:next w:val="Normal"/>
    <w:uiPriority w:val="39"/>
    <w:pPr>
      <w:tabs>
        <w:tab w:val="right" w:leader="dot" w:pos="9072"/>
      </w:tabs>
      <w:spacing w:before="120"/>
      <w:jc w:val="left"/>
    </w:pPr>
    <w:rPr>
      <w:b/>
      <w:caps/>
    </w:rPr>
  </w:style>
  <w:style w:type="paragraph" w:styleId="TM2">
    <w:name w:val="toc 2"/>
    <w:basedOn w:val="Normal"/>
    <w:next w:val="Normal"/>
    <w:uiPriority w:val="39"/>
    <w:pPr>
      <w:tabs>
        <w:tab w:val="right" w:leader="dot" w:pos="9072"/>
      </w:tabs>
      <w:spacing w:after="0"/>
      <w:jc w:val="left"/>
    </w:pPr>
    <w:rPr>
      <w:smallCaps/>
    </w:rPr>
  </w:style>
  <w:style w:type="character" w:styleId="Numrodepage">
    <w:name w:val="page number"/>
    <w:basedOn w:val="Policepardfaut"/>
    <w:rPr>
      <w:rFonts w:cs="Arial"/>
      <w:sz w:val="18"/>
      <w:lang w:val="fr-FR"/>
    </w:rPr>
  </w:style>
  <w:style w:type="paragraph" w:styleId="En-tte">
    <w:name w:val="header"/>
    <w:basedOn w:val="Normal"/>
    <w:pPr>
      <w:tabs>
        <w:tab w:val="center" w:pos="4819"/>
        <w:tab w:val="right" w:pos="9071"/>
      </w:tabs>
    </w:pPr>
    <w:rPr>
      <w:rFonts w:ascii="Tms Rmn" w:hAnsi="Tms Rmn"/>
    </w:rPr>
  </w:style>
  <w:style w:type="paragraph" w:customStyle="1" w:styleId="Annexes1">
    <w:name w:val="Annexes 1"/>
    <w:basedOn w:val="Normal"/>
    <w:next w:val="Normal"/>
    <w:pPr>
      <w:spacing w:before="120"/>
      <w:ind w:left="992"/>
      <w:outlineLvl w:val="0"/>
    </w:pPr>
    <w:rPr>
      <w:b/>
    </w:rPr>
  </w:style>
  <w:style w:type="paragraph" w:customStyle="1" w:styleId="Annexes2">
    <w:name w:val="Annexes 2"/>
    <w:basedOn w:val="Normal"/>
    <w:next w:val="Normal"/>
    <w:pPr>
      <w:spacing w:before="120"/>
      <w:ind w:left="1418"/>
      <w:outlineLvl w:val="1"/>
    </w:pPr>
    <w:rPr>
      <w:b/>
    </w:rPr>
  </w:style>
  <w:style w:type="paragraph" w:customStyle="1" w:styleId="Annexes3">
    <w:name w:val="Annexes 3"/>
    <w:basedOn w:val="Normal"/>
    <w:next w:val="Normal"/>
    <w:pPr>
      <w:spacing w:before="120"/>
      <w:ind w:left="2098"/>
      <w:outlineLvl w:val="2"/>
    </w:pPr>
    <w:rPr>
      <w:b/>
    </w:rPr>
  </w:style>
  <w:style w:type="paragraph" w:customStyle="1" w:styleId="AnnexesTitre">
    <w:name w:val="Annexes Titre"/>
    <w:basedOn w:val="Normal"/>
    <w:next w:val="Annexes1"/>
    <w:pPr>
      <w:keepLines/>
      <w:spacing w:before="240"/>
      <w:ind w:left="284" w:hanging="284"/>
      <w:outlineLvl w:val="0"/>
    </w:pPr>
    <w:rPr>
      <w:rFonts w:ascii="Helvetica" w:hAnsi="Helvetica"/>
      <w:b/>
      <w:i/>
      <w:caps/>
      <w:sz w:val="28"/>
    </w:rPr>
  </w:style>
  <w:style w:type="character" w:styleId="Appelnotedebasdep">
    <w:name w:val="footnote reference"/>
    <w:basedOn w:val="Policepardfaut"/>
    <w:semiHidden/>
    <w:rPr>
      <w:sz w:val="20"/>
      <w:vertAlign w:val="superscript"/>
    </w:rPr>
  </w:style>
  <w:style w:type="paragraph" w:styleId="Bibliographie">
    <w:name w:val="Bibliography"/>
    <w:basedOn w:val="Normal"/>
    <w:pPr>
      <w:ind w:left="567"/>
    </w:pPr>
    <w:rPr>
      <w:sz w:val="22"/>
    </w:rPr>
  </w:style>
  <w:style w:type="paragraph" w:customStyle="1" w:styleId="ContenudeCellule">
    <w:name w:val="Contenu de Cellule"/>
    <w:basedOn w:val="Normal"/>
    <w:rPr>
      <w:sz w:val="22"/>
    </w:rPr>
  </w:style>
  <w:style w:type="paragraph" w:customStyle="1" w:styleId="DocumentMap">
    <w:name w:val="Document Map"/>
    <w:basedOn w:val="Normal"/>
    <w:pPr>
      <w:shd w:val="clear" w:color="auto" w:fill="000080"/>
    </w:pPr>
    <w:rPr>
      <w:rFonts w:ascii="Tahoma" w:hAnsi="Tahoma"/>
      <w:sz w:val="22"/>
    </w:rPr>
  </w:style>
  <w:style w:type="paragraph" w:customStyle="1" w:styleId="Formule">
    <w:name w:val="Formule"/>
    <w:basedOn w:val="Normal"/>
    <w:next w:val="Normal"/>
    <w:pPr>
      <w:keepNext/>
      <w:keepLines/>
      <w:jc w:val="center"/>
    </w:pPr>
    <w:rPr>
      <w:sz w:val="22"/>
    </w:rPr>
  </w:style>
  <w:style w:type="paragraph" w:customStyle="1" w:styleId="Graphique">
    <w:name w:val="Graphique"/>
    <w:basedOn w:val="Normal"/>
    <w:next w:val="Normal"/>
    <w:pPr>
      <w:keepNext/>
      <w:keepLines/>
      <w:jc w:val="center"/>
    </w:pPr>
    <w:rPr>
      <w:sz w:val="22"/>
    </w:rPr>
  </w:style>
  <w:style w:type="paragraph" w:customStyle="1" w:styleId="Intituledecellule">
    <w:name w:val="Intitule de cellule"/>
    <w:basedOn w:val="Normal"/>
    <w:pPr>
      <w:jc w:val="center"/>
    </w:pPr>
    <w:rPr>
      <w:b/>
      <w:sz w:val="22"/>
    </w:rPr>
  </w:style>
  <w:style w:type="paragraph" w:styleId="Lgende">
    <w:name w:val="caption"/>
    <w:basedOn w:val="Normal"/>
    <w:next w:val="Normal"/>
    <w:qFormat/>
    <w:pPr>
      <w:jc w:val="center"/>
    </w:pPr>
    <w:rPr>
      <w:b/>
      <w:sz w:val="22"/>
    </w:rPr>
  </w:style>
  <w:style w:type="paragraph" w:customStyle="1" w:styleId="LegendeFigure">
    <w:name w:val="Legende Figure"/>
    <w:basedOn w:val="Normal"/>
    <w:next w:val="Normal"/>
    <w:pPr>
      <w:ind w:left="283" w:hanging="283"/>
      <w:jc w:val="center"/>
    </w:pPr>
    <w:rPr>
      <w:b/>
      <w:sz w:val="22"/>
    </w:rPr>
  </w:style>
  <w:style w:type="paragraph" w:customStyle="1" w:styleId="LegendeFormule">
    <w:name w:val="Legende Formule"/>
    <w:basedOn w:val="Normal"/>
    <w:next w:val="Normal"/>
    <w:pPr>
      <w:ind w:left="283" w:hanging="283"/>
      <w:jc w:val="center"/>
    </w:pPr>
    <w:rPr>
      <w:b/>
      <w:sz w:val="22"/>
    </w:rPr>
  </w:style>
  <w:style w:type="paragraph" w:customStyle="1" w:styleId="LegendeTableau">
    <w:name w:val="Legende Tableau"/>
    <w:basedOn w:val="Normal"/>
    <w:next w:val="Normal"/>
    <w:pPr>
      <w:ind w:left="283" w:hanging="283"/>
      <w:jc w:val="center"/>
    </w:pPr>
    <w:rPr>
      <w:b/>
      <w:sz w:val="22"/>
    </w:rPr>
  </w:style>
  <w:style w:type="paragraph" w:customStyle="1" w:styleId="Liste1">
    <w:name w:val="Liste 1"/>
    <w:basedOn w:val="Normal"/>
    <w:pPr>
      <w:ind w:left="851" w:hanging="284"/>
    </w:pPr>
    <w:rPr>
      <w:sz w:val="22"/>
    </w:rPr>
  </w:style>
  <w:style w:type="paragraph" w:styleId="Liste2">
    <w:name w:val="List 2"/>
    <w:basedOn w:val="Normal"/>
    <w:pPr>
      <w:ind w:left="1135" w:hanging="284"/>
    </w:pPr>
    <w:rPr>
      <w:sz w:val="22"/>
    </w:rPr>
  </w:style>
  <w:style w:type="paragraph" w:styleId="Liste3">
    <w:name w:val="List 3"/>
    <w:basedOn w:val="Normal"/>
    <w:pPr>
      <w:ind w:left="1418" w:hanging="284"/>
    </w:pPr>
    <w:rPr>
      <w:sz w:val="22"/>
    </w:rPr>
  </w:style>
  <w:style w:type="paragraph" w:styleId="Liste4">
    <w:name w:val="List 4"/>
    <w:basedOn w:val="Normal"/>
    <w:pPr>
      <w:ind w:left="1702" w:hanging="284"/>
    </w:pPr>
    <w:rPr>
      <w:sz w:val="22"/>
    </w:rPr>
  </w:style>
  <w:style w:type="paragraph" w:customStyle="1" w:styleId="Listeanumeros1">
    <w:name w:val="Liste a numeros 1"/>
    <w:basedOn w:val="Normal"/>
    <w:pPr>
      <w:ind w:left="851" w:hanging="284"/>
    </w:pPr>
    <w:rPr>
      <w:sz w:val="22"/>
    </w:rPr>
  </w:style>
  <w:style w:type="paragraph" w:customStyle="1" w:styleId="Listeapuces1">
    <w:name w:val="Liste a puces 1"/>
    <w:basedOn w:val="Normal"/>
    <w:pPr>
      <w:ind w:left="851" w:hanging="284"/>
    </w:pPr>
    <w:rPr>
      <w:sz w:val="22"/>
    </w:rPr>
  </w:style>
  <w:style w:type="paragraph" w:customStyle="1" w:styleId="Listeapuces2">
    <w:name w:val="Liste a puces 2"/>
    <w:basedOn w:val="Listeapuces1"/>
    <w:pPr>
      <w:ind w:left="1134" w:firstLine="0"/>
    </w:pPr>
  </w:style>
  <w:style w:type="paragraph" w:customStyle="1" w:styleId="Listing">
    <w:name w:val="Listing"/>
    <w:basedOn w:val="Normal"/>
    <w:next w:val="Normal"/>
    <w:pPr>
      <w:ind w:left="567"/>
    </w:pPr>
    <w:rPr>
      <w:rFonts w:ascii="Courier" w:hAnsi="Courier"/>
    </w:rPr>
  </w:style>
  <w:style w:type="paragraph" w:styleId="Notedebasdepage">
    <w:name w:val="footnote text"/>
    <w:basedOn w:val="Normal"/>
    <w:semiHidden/>
    <w:rPr>
      <w:sz w:val="18"/>
    </w:rPr>
  </w:style>
  <w:style w:type="paragraph" w:customStyle="1" w:styleId="Photo">
    <w:name w:val="Photo"/>
    <w:basedOn w:val="Normal"/>
    <w:next w:val="Normal"/>
    <w:pPr>
      <w:keepNext/>
      <w:keepLines/>
      <w:jc w:val="center"/>
    </w:pPr>
  </w:style>
  <w:style w:type="paragraph" w:styleId="Pieddepage">
    <w:name w:val="footer"/>
    <w:basedOn w:val="Normal"/>
    <w:pPr>
      <w:tabs>
        <w:tab w:val="center" w:pos="4819"/>
        <w:tab w:val="right" w:pos="9071"/>
      </w:tabs>
    </w:pPr>
    <w:rPr>
      <w:rFonts w:ascii="Tms Rmn" w:hAnsi="Tms Rmn"/>
      <w:sz w:val="24"/>
    </w:rPr>
  </w:style>
  <w:style w:type="character" w:customStyle="1" w:styleId="Rfrence">
    <w:name w:val="Référence"/>
    <w:basedOn w:val="Policepardfaut"/>
    <w:rPr>
      <w:b/>
      <w:color w:val="FF0000"/>
      <w:sz w:val="22"/>
      <w:u w:val="dotted"/>
    </w:rPr>
  </w:style>
  <w:style w:type="paragraph" w:customStyle="1" w:styleId="Remarque">
    <w:name w:val="Remarque"/>
    <w:basedOn w:val="Normal"/>
    <w:next w:val="Normal"/>
    <w:pPr>
      <w:ind w:left="567"/>
    </w:pPr>
    <w:rPr>
      <w:i/>
    </w:rPr>
  </w:style>
  <w:style w:type="paragraph" w:customStyle="1" w:styleId="Retrait1">
    <w:name w:val="Retrait 1"/>
    <w:basedOn w:val="Paragraphe"/>
    <w:next w:val="Normal"/>
  </w:style>
  <w:style w:type="paragraph" w:customStyle="1" w:styleId="Retrait2">
    <w:name w:val="Retrait 2"/>
    <w:basedOn w:val="Paragraphe"/>
    <w:next w:val="Normal"/>
    <w:pPr>
      <w:ind w:left="567"/>
    </w:pPr>
  </w:style>
  <w:style w:type="paragraph" w:customStyle="1" w:styleId="Retrait3">
    <w:name w:val="Retrait 3"/>
    <w:basedOn w:val="Paragraphe"/>
    <w:next w:val="Normal"/>
    <w:pPr>
      <w:ind w:left="851"/>
    </w:pPr>
  </w:style>
  <w:style w:type="paragraph" w:customStyle="1" w:styleId="Retrait4">
    <w:name w:val="Retrait 4"/>
    <w:basedOn w:val="Paragraphe"/>
    <w:next w:val="Normal"/>
    <w:pPr>
      <w:ind w:left="1134"/>
    </w:pPr>
  </w:style>
  <w:style w:type="paragraph" w:customStyle="1" w:styleId="Tableau">
    <w:name w:val="Tableau"/>
    <w:basedOn w:val="Normal"/>
    <w:next w:val="Normal"/>
    <w:pPr>
      <w:keepNext/>
      <w:keepLines/>
    </w:pPr>
  </w:style>
  <w:style w:type="paragraph" w:styleId="TM3">
    <w:name w:val="toc 3"/>
    <w:basedOn w:val="Normal"/>
    <w:next w:val="Normal"/>
    <w:uiPriority w:val="39"/>
    <w:pPr>
      <w:tabs>
        <w:tab w:val="right" w:leader="dot" w:pos="9072"/>
      </w:tabs>
      <w:spacing w:after="0"/>
      <w:ind w:left="200"/>
      <w:jc w:val="left"/>
    </w:pPr>
    <w:rPr>
      <w:i/>
    </w:rPr>
  </w:style>
  <w:style w:type="paragraph" w:styleId="TM4">
    <w:name w:val="toc 4"/>
    <w:basedOn w:val="Normal"/>
    <w:next w:val="Normal"/>
    <w:uiPriority w:val="39"/>
    <w:pPr>
      <w:tabs>
        <w:tab w:val="right" w:leader="dot" w:pos="9072"/>
      </w:tabs>
      <w:spacing w:after="0"/>
      <w:ind w:left="400"/>
      <w:jc w:val="left"/>
    </w:pPr>
    <w:rPr>
      <w:sz w:val="18"/>
    </w:rPr>
  </w:style>
  <w:style w:type="paragraph" w:styleId="TM5">
    <w:name w:val="toc 5"/>
    <w:basedOn w:val="Normal"/>
    <w:next w:val="Normal"/>
    <w:uiPriority w:val="39"/>
    <w:pPr>
      <w:tabs>
        <w:tab w:val="right" w:leader="dot" w:pos="9072"/>
      </w:tabs>
      <w:spacing w:after="0"/>
      <w:ind w:left="600"/>
      <w:jc w:val="left"/>
    </w:pPr>
    <w:rPr>
      <w:sz w:val="18"/>
    </w:rPr>
  </w:style>
  <w:style w:type="paragraph" w:styleId="TM6">
    <w:name w:val="toc 6"/>
    <w:basedOn w:val="Normal"/>
    <w:next w:val="Normal"/>
    <w:uiPriority w:val="39"/>
    <w:pPr>
      <w:tabs>
        <w:tab w:val="right" w:leader="dot" w:pos="9072"/>
      </w:tabs>
      <w:spacing w:after="0"/>
      <w:ind w:left="800"/>
      <w:jc w:val="left"/>
    </w:pPr>
    <w:rPr>
      <w:sz w:val="18"/>
    </w:rPr>
  </w:style>
  <w:style w:type="paragraph" w:styleId="TM7">
    <w:name w:val="toc 7"/>
    <w:basedOn w:val="Normal"/>
    <w:next w:val="Normal"/>
    <w:uiPriority w:val="39"/>
    <w:pPr>
      <w:tabs>
        <w:tab w:val="right" w:leader="dot" w:pos="9072"/>
      </w:tabs>
      <w:spacing w:after="0"/>
      <w:ind w:left="1000"/>
      <w:jc w:val="left"/>
    </w:pPr>
    <w:rPr>
      <w:sz w:val="18"/>
    </w:rPr>
  </w:style>
  <w:style w:type="paragraph" w:styleId="TM8">
    <w:name w:val="toc 8"/>
    <w:basedOn w:val="Normal"/>
    <w:next w:val="Normal"/>
    <w:uiPriority w:val="39"/>
    <w:pPr>
      <w:tabs>
        <w:tab w:val="right" w:leader="dot" w:pos="9072"/>
      </w:tabs>
      <w:spacing w:after="0"/>
      <w:ind w:left="1200"/>
      <w:jc w:val="left"/>
    </w:pPr>
    <w:rPr>
      <w:sz w:val="18"/>
    </w:rPr>
  </w:style>
  <w:style w:type="paragraph" w:styleId="TM9">
    <w:name w:val="toc 9"/>
    <w:basedOn w:val="Normal"/>
    <w:next w:val="Normal"/>
    <w:uiPriority w:val="39"/>
    <w:pPr>
      <w:tabs>
        <w:tab w:val="right" w:leader="dot" w:pos="9072"/>
      </w:tabs>
      <w:spacing w:after="0"/>
      <w:ind w:left="1400"/>
      <w:jc w:val="left"/>
    </w:pPr>
    <w:rPr>
      <w:sz w:val="18"/>
    </w:rPr>
  </w:style>
  <w:style w:type="paragraph" w:styleId="Corpsdetexte">
    <w:name w:val="Body Text"/>
    <w:basedOn w:val="Normal"/>
    <w:pPr>
      <w:widowControl/>
      <w:overflowPunct/>
      <w:autoSpaceDE/>
      <w:autoSpaceDN/>
      <w:adjustRightInd/>
      <w:spacing w:after="0"/>
      <w:textAlignment w:val="auto"/>
    </w:pPr>
    <w:rPr>
      <w:rFonts w:cs="Arial"/>
      <w:szCs w:val="27"/>
    </w:rPr>
  </w:style>
  <w:style w:type="character" w:styleId="Lienhypertexte">
    <w:name w:val="Hyperlink"/>
    <w:basedOn w:val="Policepardfaut"/>
    <w:uiPriority w:val="99"/>
    <w:rPr>
      <w:color w:val="0000FF"/>
      <w:u w:val="single"/>
    </w:rPr>
  </w:style>
  <w:style w:type="character" w:styleId="Marquedecommentaire">
    <w:name w:val="annotation reference"/>
    <w:basedOn w:val="Policepardfaut"/>
    <w:semiHidden/>
    <w:rPr>
      <w:sz w:val="16"/>
      <w:szCs w:val="16"/>
    </w:rPr>
  </w:style>
  <w:style w:type="paragraph" w:styleId="Commentaire">
    <w:name w:val="annotation text"/>
    <w:basedOn w:val="Normal"/>
    <w:semiHidden/>
  </w:style>
  <w:style w:type="paragraph" w:styleId="Titre">
    <w:name w:val="Title"/>
    <w:basedOn w:val="Normal"/>
    <w:next w:val="Normal"/>
    <w:qFormat/>
    <w:pPr>
      <w:jc w:val="center"/>
      <w:outlineLvl w:val="0"/>
    </w:pPr>
    <w:rPr>
      <w:rFonts w:cs="Arial"/>
      <w:b/>
      <w:bCs/>
      <w:kern w:val="28"/>
      <w:sz w:val="24"/>
      <w:szCs w:val="32"/>
    </w:rPr>
  </w:style>
  <w:style w:type="paragraph" w:styleId="Explorateurdedocuments">
    <w:name w:val="Document Map"/>
    <w:basedOn w:val="Normal"/>
    <w:semiHidden/>
    <w:pPr>
      <w:shd w:val="clear" w:color="auto" w:fill="000080"/>
    </w:pPr>
    <w:rPr>
      <w:rFonts w:ascii="Tahoma" w:hAnsi="Tahoma" w:cs="Tahoma"/>
    </w:rPr>
  </w:style>
  <w:style w:type="paragraph" w:customStyle="1" w:styleId="Dcal">
    <w:name w:val="Décalé"/>
    <w:basedOn w:val="Normal"/>
    <w:rsid w:val="00B1190F"/>
    <w:pPr>
      <w:widowControl/>
      <w:spacing w:after="240"/>
      <w:ind w:left="1134" w:hanging="283"/>
    </w:pPr>
  </w:style>
  <w:style w:type="paragraph" w:customStyle="1" w:styleId="Courrier">
    <w:name w:val="Courrier"/>
    <w:basedOn w:val="Normal"/>
    <w:pPr>
      <w:widowControl/>
      <w:spacing w:after="0"/>
      <w:ind w:left="284"/>
      <w:jc w:val="left"/>
    </w:pPr>
    <w:rPr>
      <w:rFonts w:ascii="Courier New" w:hAnsi="Courier New"/>
      <w:noProof/>
    </w:rPr>
  </w:style>
  <w:style w:type="paragraph" w:customStyle="1" w:styleId="e">
    <w:name w:val="e"/>
    <w:pPr>
      <w:overflowPunct w:val="0"/>
      <w:autoSpaceDE w:val="0"/>
      <w:autoSpaceDN w:val="0"/>
      <w:adjustRightInd w:val="0"/>
      <w:spacing w:before="200" w:line="360" w:lineRule="atLeast"/>
      <w:ind w:left="1332" w:hanging="198"/>
      <w:jc w:val="both"/>
      <w:textAlignment w:val="baseline"/>
    </w:pPr>
    <w:rPr>
      <w:rFonts w:ascii="Times" w:hAnsi="Times"/>
      <w:sz w:val="24"/>
    </w:rPr>
  </w:style>
  <w:style w:type="paragraph" w:customStyle="1" w:styleId="ex">
    <w:name w:val="ex"/>
    <w:pPr>
      <w:keepNext/>
      <w:keepLines/>
      <w:overflowPunct w:val="0"/>
      <w:autoSpaceDE w:val="0"/>
      <w:autoSpaceDN w:val="0"/>
      <w:adjustRightInd w:val="0"/>
      <w:spacing w:line="360" w:lineRule="atLeast"/>
      <w:ind w:left="1276"/>
      <w:jc w:val="both"/>
      <w:textAlignment w:val="baseline"/>
    </w:pPr>
    <w:rPr>
      <w:rFonts w:ascii="Times" w:hAnsi="Times"/>
      <w:sz w:val="24"/>
    </w:rPr>
  </w:style>
  <w:style w:type="paragraph" w:customStyle="1" w:styleId="l">
    <w:name w:val="l"/>
    <w:pPr>
      <w:keepNext/>
      <w:keepLines/>
      <w:overflowPunct w:val="0"/>
      <w:autoSpaceDE w:val="0"/>
      <w:autoSpaceDN w:val="0"/>
      <w:adjustRightInd w:val="0"/>
      <w:ind w:left="1134" w:right="-538"/>
      <w:textAlignment w:val="baseline"/>
    </w:pPr>
    <w:rPr>
      <w:rFonts w:ascii="Courier" w:hAnsi="Courier"/>
      <w:sz w:val="18"/>
    </w:rPr>
  </w:style>
  <w:style w:type="paragraph" w:customStyle="1" w:styleId="numroligne">
    <w:name w:val="numÈro ligne"/>
    <w:basedOn w:val="Normal"/>
    <w:next w:val="Normal"/>
    <w:pPr>
      <w:widowControl/>
      <w:spacing w:before="200" w:after="240" w:line="360" w:lineRule="atLeast"/>
      <w:ind w:left="567"/>
    </w:pPr>
    <w:rPr>
      <w:rFonts w:ascii="Book Antiqua" w:hAnsi="Book Antiqua"/>
      <w:sz w:val="22"/>
    </w:rPr>
  </w:style>
  <w:style w:type="paragraph" w:customStyle="1" w:styleId="numropage">
    <w:name w:val="numÈro page"/>
    <w:basedOn w:val="Normal"/>
    <w:next w:val="Normal"/>
    <w:pPr>
      <w:widowControl/>
      <w:spacing w:before="200" w:after="240" w:line="360" w:lineRule="atLeast"/>
      <w:ind w:left="567"/>
    </w:pPr>
    <w:rPr>
      <w:rFonts w:ascii="Book Antiqua" w:hAnsi="Book Antiqua"/>
      <w:sz w:val="22"/>
    </w:rPr>
  </w:style>
  <w:style w:type="paragraph" w:customStyle="1" w:styleId="en-tte0">
    <w:name w:val="en-tÍte"/>
    <w:basedOn w:val="Normal"/>
    <w:pPr>
      <w:widowControl/>
      <w:tabs>
        <w:tab w:val="center" w:pos="3969"/>
        <w:tab w:val="right" w:pos="8731"/>
      </w:tabs>
      <w:spacing w:after="240"/>
      <w:ind w:left="-567"/>
    </w:pPr>
    <w:rPr>
      <w:rFonts w:ascii="Book Antiqua" w:hAnsi="Book Antiqua"/>
      <w:sz w:val="22"/>
    </w:rPr>
  </w:style>
  <w:style w:type="paragraph" w:customStyle="1" w:styleId="textenote">
    <w:name w:val="texte note"/>
    <w:basedOn w:val="Normal"/>
    <w:pPr>
      <w:widowControl/>
      <w:spacing w:before="200" w:after="240" w:line="360" w:lineRule="atLeast"/>
      <w:ind w:left="567"/>
    </w:pPr>
    <w:rPr>
      <w:rFonts w:ascii="Book Antiqua" w:hAnsi="Book Antiqua"/>
    </w:rPr>
  </w:style>
  <w:style w:type="paragraph" w:customStyle="1" w:styleId="cadre">
    <w:name w:val="cadre"/>
    <w:basedOn w:val="Normal"/>
    <w:pPr>
      <w:widowControl/>
      <w:tabs>
        <w:tab w:val="left" w:pos="0"/>
        <w:tab w:val="center" w:pos="3969"/>
        <w:tab w:val="left" w:pos="8193"/>
        <w:tab w:val="right" w:pos="8731"/>
      </w:tabs>
      <w:spacing w:after="240"/>
      <w:ind w:left="-567" w:right="-1417"/>
      <w:jc w:val="center"/>
    </w:pPr>
    <w:rPr>
      <w:rFonts w:ascii="Book Antiqua" w:hAnsi="Book Antiqua"/>
      <w:sz w:val="22"/>
    </w:rPr>
  </w:style>
  <w:style w:type="paragraph" w:customStyle="1" w:styleId="c">
    <w:name w:val="c"/>
    <w:pPr>
      <w:keepLines/>
      <w:overflowPunct w:val="0"/>
      <w:autoSpaceDE w:val="0"/>
      <w:autoSpaceDN w:val="0"/>
      <w:adjustRightInd w:val="0"/>
      <w:ind w:left="567"/>
      <w:textAlignment w:val="baseline"/>
    </w:pPr>
    <w:rPr>
      <w:sz w:val="24"/>
    </w:rPr>
  </w:style>
  <w:style w:type="paragraph" w:customStyle="1" w:styleId="f">
    <w:name w:val="f"/>
    <w:pPr>
      <w:keepLines/>
      <w:pBdr>
        <w:top w:val="single" w:sz="6" w:space="0" w:color="auto"/>
        <w:left w:val="single" w:sz="6" w:space="0" w:color="auto"/>
        <w:bottom w:val="single" w:sz="6" w:space="0" w:color="auto"/>
        <w:right w:val="single" w:sz="6" w:space="0" w:color="auto"/>
      </w:pBdr>
      <w:overflowPunct w:val="0"/>
      <w:autoSpaceDE w:val="0"/>
      <w:autoSpaceDN w:val="0"/>
      <w:adjustRightInd w:val="0"/>
      <w:spacing w:before="240" w:line="360" w:lineRule="atLeast"/>
      <w:ind w:right="-538"/>
      <w:jc w:val="center"/>
      <w:textAlignment w:val="baseline"/>
    </w:pPr>
    <w:rPr>
      <w:b/>
      <w:i/>
      <w:sz w:val="24"/>
    </w:rPr>
  </w:style>
  <w:style w:type="paragraph" w:customStyle="1" w:styleId="es">
    <w:name w:val="es"/>
    <w:pPr>
      <w:overflowPunct w:val="0"/>
      <w:autoSpaceDE w:val="0"/>
      <w:autoSpaceDN w:val="0"/>
      <w:adjustRightInd w:val="0"/>
      <w:spacing w:line="360" w:lineRule="atLeast"/>
      <w:ind w:left="1332" w:hanging="198"/>
      <w:jc w:val="both"/>
      <w:textAlignment w:val="baseline"/>
    </w:pPr>
    <w:rPr>
      <w:sz w:val="24"/>
    </w:rPr>
  </w:style>
  <w:style w:type="paragraph" w:customStyle="1" w:styleId="bib1">
    <w:name w:val="bib1"/>
    <w:basedOn w:val="Normal"/>
    <w:next w:val="bib2"/>
    <w:pPr>
      <w:widowControl/>
      <w:spacing w:before="200" w:after="240" w:line="360" w:lineRule="atLeast"/>
      <w:ind w:left="567"/>
    </w:pPr>
    <w:rPr>
      <w:rFonts w:ascii="Book Antiqua" w:hAnsi="Book Antiqua"/>
      <w:b/>
      <w:sz w:val="22"/>
    </w:rPr>
  </w:style>
  <w:style w:type="paragraph" w:customStyle="1" w:styleId="bib2">
    <w:name w:val="bib2"/>
    <w:basedOn w:val="Normal"/>
    <w:next w:val="bib1"/>
    <w:pPr>
      <w:widowControl/>
      <w:spacing w:after="240" w:line="360" w:lineRule="atLeast"/>
      <w:ind w:left="1276"/>
    </w:pPr>
    <w:rPr>
      <w:rFonts w:ascii="Book Antiqua" w:hAnsi="Book Antiqua"/>
      <w:sz w:val="22"/>
    </w:rPr>
  </w:style>
  <w:style w:type="paragraph" w:customStyle="1" w:styleId="plan2">
    <w:name w:val="plan2"/>
    <w:basedOn w:val="TM2"/>
    <w:pPr>
      <w:widowControl/>
      <w:tabs>
        <w:tab w:val="clear" w:pos="9072"/>
        <w:tab w:val="right" w:leader="underscore" w:pos="9071"/>
      </w:tabs>
      <w:spacing w:before="120"/>
    </w:pPr>
    <w:rPr>
      <w:rFonts w:ascii="Times New Roman" w:hAnsi="Times New Roman"/>
      <w:b/>
      <w:smallCaps w:val="0"/>
      <w:sz w:val="22"/>
      <w:u w:val="single"/>
    </w:rPr>
  </w:style>
  <w:style w:type="paragraph" w:customStyle="1" w:styleId="plan1">
    <w:name w:val="plan1"/>
    <w:basedOn w:val="TM1"/>
    <w:pPr>
      <w:widowControl/>
      <w:tabs>
        <w:tab w:val="clear" w:pos="9072"/>
        <w:tab w:val="left" w:pos="453"/>
        <w:tab w:val="left" w:pos="1020"/>
        <w:tab w:val="right" w:leader="underscore" w:pos="9071"/>
      </w:tabs>
      <w:spacing w:before="0" w:after="0"/>
      <w:ind w:left="1020" w:hanging="453"/>
    </w:pPr>
    <w:rPr>
      <w:rFonts w:ascii="Times New Roman" w:hAnsi="Times New Roman"/>
      <w:i/>
      <w:caps w:val="0"/>
      <w:sz w:val="24"/>
      <w:u w:val="single"/>
    </w:rPr>
  </w:style>
  <w:style w:type="paragraph" w:customStyle="1" w:styleId="plan3">
    <w:name w:val="plan3"/>
    <w:basedOn w:val="TM3"/>
    <w:pPr>
      <w:widowControl/>
      <w:tabs>
        <w:tab w:val="clear" w:pos="9072"/>
        <w:tab w:val="left" w:pos="453"/>
        <w:tab w:val="left" w:pos="1020"/>
        <w:tab w:val="right" w:leader="underscore" w:pos="9071"/>
      </w:tabs>
      <w:ind w:left="1020"/>
    </w:pPr>
    <w:rPr>
      <w:rFonts w:ascii="Times New Roman" w:hAnsi="Times New Roman"/>
      <w:b/>
      <w:i w:val="0"/>
      <w:u w:val="single"/>
    </w:rPr>
  </w:style>
  <w:style w:type="paragraph" w:customStyle="1" w:styleId="plan4">
    <w:name w:val="plan4"/>
    <w:basedOn w:val="TM4"/>
    <w:pPr>
      <w:widowControl/>
      <w:tabs>
        <w:tab w:val="clear" w:pos="9072"/>
        <w:tab w:val="left" w:pos="453"/>
        <w:tab w:val="left" w:pos="1020"/>
        <w:tab w:val="right" w:leader="underscore" w:pos="9071"/>
      </w:tabs>
      <w:ind w:left="1020"/>
    </w:pPr>
    <w:rPr>
      <w:rFonts w:ascii="Times New Roman" w:hAnsi="Times New Roman"/>
      <w:b/>
      <w:sz w:val="20"/>
      <w:u w:val="single"/>
    </w:rPr>
  </w:style>
  <w:style w:type="paragraph" w:customStyle="1" w:styleId="pl3">
    <w:name w:val="pl3"/>
    <w:basedOn w:val="plan3"/>
    <w:pPr>
      <w:tabs>
        <w:tab w:val="clear" w:pos="453"/>
        <w:tab w:val="left" w:pos="510"/>
        <w:tab w:val="left" w:pos="850"/>
      </w:tabs>
      <w:ind w:firstLine="142"/>
    </w:pPr>
    <w:rPr>
      <w:u w:val="none"/>
    </w:rPr>
  </w:style>
  <w:style w:type="paragraph" w:customStyle="1" w:styleId="ann1">
    <w:name w:val="ann1"/>
    <w:basedOn w:val="Normal"/>
    <w:pPr>
      <w:widowControl/>
      <w:spacing w:before="200" w:after="240" w:line="360" w:lineRule="atLeast"/>
      <w:ind w:left="567"/>
    </w:pPr>
    <w:rPr>
      <w:rFonts w:ascii="Book Antiqua" w:hAnsi="Book Antiqua"/>
      <w:b/>
      <w:sz w:val="28"/>
    </w:rPr>
  </w:style>
  <w:style w:type="paragraph" w:customStyle="1" w:styleId="exp">
    <w:name w:val="exp"/>
    <w:basedOn w:val="ex"/>
    <w:pPr>
      <w:ind w:left="1985"/>
    </w:pPr>
    <w:rPr>
      <w:rFonts w:ascii="Times New Roman" w:hAnsi="Times New Roman"/>
    </w:rPr>
  </w:style>
  <w:style w:type="paragraph" w:customStyle="1" w:styleId="ann2">
    <w:name w:val="ann2"/>
    <w:basedOn w:val="Normal"/>
    <w:pPr>
      <w:widowControl/>
      <w:spacing w:before="200" w:after="240" w:line="360" w:lineRule="atLeast"/>
      <w:ind w:left="1276"/>
    </w:pPr>
    <w:rPr>
      <w:rFonts w:ascii="Book Antiqua" w:hAnsi="Book Antiqua"/>
      <w:b/>
      <w:sz w:val="22"/>
    </w:rPr>
  </w:style>
  <w:style w:type="paragraph" w:customStyle="1" w:styleId="ex-lang">
    <w:name w:val="ex-lang"/>
    <w:basedOn w:val="ex"/>
    <w:pPr>
      <w:ind w:left="1417"/>
    </w:pPr>
    <w:rPr>
      <w:rFonts w:ascii="Times New Roman" w:hAnsi="Times New Roman"/>
    </w:rPr>
  </w:style>
  <w:style w:type="paragraph" w:customStyle="1" w:styleId="T1">
    <w:name w:val="T1"/>
    <w:pPr>
      <w:overflowPunct w:val="0"/>
      <w:autoSpaceDE w:val="0"/>
      <w:autoSpaceDN w:val="0"/>
      <w:adjustRightInd w:val="0"/>
      <w:spacing w:line="240" w:lineRule="atLeast"/>
      <w:ind w:left="567"/>
      <w:jc w:val="both"/>
      <w:textAlignment w:val="baseline"/>
    </w:pPr>
    <w:rPr>
      <w:sz w:val="24"/>
    </w:rPr>
  </w:style>
  <w:style w:type="paragraph" w:customStyle="1" w:styleId="S1">
    <w:name w:val="S1"/>
    <w:pPr>
      <w:overflowPunct w:val="0"/>
      <w:autoSpaceDE w:val="0"/>
      <w:autoSpaceDN w:val="0"/>
      <w:adjustRightInd w:val="0"/>
      <w:spacing w:line="240" w:lineRule="atLeast"/>
      <w:textAlignment w:val="baseline"/>
    </w:pPr>
    <w:rPr>
      <w:sz w:val="24"/>
    </w:rPr>
  </w:style>
  <w:style w:type="paragraph" w:customStyle="1" w:styleId="IS">
    <w:name w:val="IS"/>
    <w:pPr>
      <w:keepLines/>
      <w:overflowPunct w:val="0"/>
      <w:autoSpaceDE w:val="0"/>
      <w:autoSpaceDN w:val="0"/>
      <w:adjustRightInd w:val="0"/>
      <w:spacing w:line="240" w:lineRule="atLeast"/>
      <w:textAlignment w:val="baseline"/>
    </w:pPr>
    <w:rPr>
      <w:rFonts w:ascii="Symbol" w:hAnsi="Symbol"/>
      <w:sz w:val="24"/>
    </w:rPr>
  </w:style>
  <w:style w:type="paragraph" w:customStyle="1" w:styleId="P2">
    <w:name w:val="P2"/>
    <w:pPr>
      <w:overflowPunct w:val="0"/>
      <w:autoSpaceDE w:val="0"/>
      <w:autoSpaceDN w:val="0"/>
      <w:adjustRightInd w:val="0"/>
      <w:spacing w:line="240" w:lineRule="atLeast"/>
      <w:ind w:left="1134"/>
      <w:textAlignment w:val="baseline"/>
    </w:pPr>
    <w:rPr>
      <w:sz w:val="24"/>
    </w:rPr>
  </w:style>
  <w:style w:type="paragraph" w:customStyle="1" w:styleId="PA">
    <w:name w:val="PA"/>
    <w:pPr>
      <w:keepLines/>
      <w:overflowPunct w:val="0"/>
      <w:autoSpaceDE w:val="0"/>
      <w:autoSpaceDN w:val="0"/>
      <w:adjustRightInd w:val="0"/>
      <w:spacing w:before="6000" w:line="240" w:lineRule="atLeast"/>
      <w:ind w:left="567"/>
      <w:jc w:val="center"/>
      <w:textAlignment w:val="baseline"/>
    </w:pPr>
    <w:rPr>
      <w:b/>
      <w:caps/>
      <w:sz w:val="24"/>
      <w:u w:val="single"/>
    </w:rPr>
  </w:style>
  <w:style w:type="paragraph" w:customStyle="1" w:styleId="T2">
    <w:name w:val="T2"/>
    <w:pPr>
      <w:overflowPunct w:val="0"/>
      <w:autoSpaceDE w:val="0"/>
      <w:autoSpaceDN w:val="0"/>
      <w:adjustRightInd w:val="0"/>
      <w:spacing w:line="240" w:lineRule="atLeast"/>
      <w:ind w:left="1134" w:hanging="113"/>
      <w:jc w:val="both"/>
      <w:textAlignment w:val="baseline"/>
    </w:pPr>
    <w:rPr>
      <w:sz w:val="24"/>
    </w:rPr>
  </w:style>
  <w:style w:type="paragraph" w:customStyle="1" w:styleId="T3">
    <w:name w:val="T3"/>
    <w:pPr>
      <w:overflowPunct w:val="0"/>
      <w:autoSpaceDE w:val="0"/>
      <w:autoSpaceDN w:val="0"/>
      <w:adjustRightInd w:val="0"/>
      <w:spacing w:line="240" w:lineRule="atLeast"/>
      <w:ind w:left="1701" w:hanging="113"/>
      <w:jc w:val="both"/>
      <w:textAlignment w:val="baseline"/>
    </w:pPr>
    <w:rPr>
      <w:sz w:val="24"/>
    </w:rPr>
  </w:style>
  <w:style w:type="paragraph" w:customStyle="1" w:styleId="T4">
    <w:name w:val="T4"/>
    <w:pPr>
      <w:overflowPunct w:val="0"/>
      <w:autoSpaceDE w:val="0"/>
      <w:autoSpaceDN w:val="0"/>
      <w:adjustRightInd w:val="0"/>
      <w:spacing w:line="240" w:lineRule="atLeast"/>
      <w:ind w:left="2268"/>
      <w:textAlignment w:val="baseline"/>
    </w:pPr>
    <w:rPr>
      <w:sz w:val="24"/>
    </w:rPr>
  </w:style>
  <w:style w:type="paragraph" w:customStyle="1" w:styleId="T5">
    <w:name w:val="T5"/>
    <w:pPr>
      <w:overflowPunct w:val="0"/>
      <w:autoSpaceDE w:val="0"/>
      <w:autoSpaceDN w:val="0"/>
      <w:adjustRightInd w:val="0"/>
      <w:spacing w:line="240" w:lineRule="atLeast"/>
      <w:ind w:left="2835"/>
      <w:textAlignment w:val="baseline"/>
    </w:pPr>
    <w:rPr>
      <w:sz w:val="24"/>
    </w:rPr>
  </w:style>
  <w:style w:type="paragraph" w:customStyle="1" w:styleId="T6">
    <w:name w:val="T6"/>
    <w:pPr>
      <w:overflowPunct w:val="0"/>
      <w:autoSpaceDE w:val="0"/>
      <w:autoSpaceDN w:val="0"/>
      <w:adjustRightInd w:val="0"/>
      <w:spacing w:line="240" w:lineRule="atLeast"/>
      <w:ind w:left="3402"/>
      <w:textAlignment w:val="baseline"/>
    </w:pPr>
    <w:rPr>
      <w:sz w:val="24"/>
    </w:rPr>
  </w:style>
  <w:style w:type="paragraph" w:customStyle="1" w:styleId="T7">
    <w:name w:val="T7"/>
    <w:pPr>
      <w:overflowPunct w:val="0"/>
      <w:autoSpaceDE w:val="0"/>
      <w:autoSpaceDN w:val="0"/>
      <w:adjustRightInd w:val="0"/>
      <w:spacing w:line="240" w:lineRule="atLeast"/>
      <w:ind w:left="3969"/>
      <w:textAlignment w:val="baseline"/>
    </w:pPr>
    <w:rPr>
      <w:sz w:val="24"/>
    </w:rPr>
  </w:style>
  <w:style w:type="paragraph" w:customStyle="1" w:styleId="Standard">
    <w:name w:val="Standard"/>
    <w:pPr>
      <w:overflowPunct w:val="0"/>
      <w:autoSpaceDE w:val="0"/>
      <w:autoSpaceDN w:val="0"/>
      <w:adjustRightInd w:val="0"/>
      <w:spacing w:before="200" w:line="360" w:lineRule="atLeast"/>
      <w:ind w:left="567"/>
      <w:jc w:val="both"/>
      <w:textAlignment w:val="baseline"/>
    </w:pPr>
    <w:rPr>
      <w:sz w:val="24"/>
    </w:rPr>
  </w:style>
  <w:style w:type="paragraph" w:customStyle="1" w:styleId="pseudotitre3">
    <w:name w:val="pseudo titre 3"/>
    <w:basedOn w:val="Titre3"/>
    <w:pPr>
      <w:widowControl/>
      <w:numPr>
        <w:ilvl w:val="0"/>
        <w:numId w:val="0"/>
      </w:numPr>
      <w:spacing w:before="400" w:after="200" w:line="360" w:lineRule="atLeast"/>
      <w:ind w:left="2126" w:hanging="709"/>
      <w:outlineLvl w:val="9"/>
    </w:pPr>
    <w:rPr>
      <w:rFonts w:ascii="Book Antiqua" w:hAnsi="Book Antiqua"/>
      <w:sz w:val="28"/>
      <w:u w:val="single"/>
    </w:rPr>
  </w:style>
  <w:style w:type="paragraph" w:customStyle="1" w:styleId="ca">
    <w:name w:val="ca"/>
    <w:pPr>
      <w:overflowPunct w:val="0"/>
      <w:autoSpaceDE w:val="0"/>
      <w:autoSpaceDN w:val="0"/>
      <w:adjustRightInd w:val="0"/>
      <w:spacing w:before="600" w:after="1000" w:line="360" w:lineRule="atLeast"/>
      <w:jc w:val="center"/>
      <w:textAlignment w:val="baseline"/>
    </w:pPr>
    <w:rPr>
      <w:b/>
      <w:smallCaps/>
      <w:sz w:val="48"/>
    </w:rPr>
  </w:style>
  <w:style w:type="paragraph" w:customStyle="1" w:styleId="Premirespages">
    <w:name w:val="Premières pages"/>
    <w:pPr>
      <w:tabs>
        <w:tab w:val="left" w:pos="1296"/>
        <w:tab w:val="left" w:pos="1985"/>
        <w:tab w:val="left" w:pos="6917"/>
        <w:tab w:val="left" w:pos="7938"/>
      </w:tabs>
      <w:overflowPunct w:val="0"/>
      <w:autoSpaceDE w:val="0"/>
      <w:autoSpaceDN w:val="0"/>
      <w:adjustRightInd w:val="0"/>
      <w:spacing w:line="240" w:lineRule="atLeast"/>
      <w:ind w:right="-1482"/>
      <w:textAlignment w:val="baseline"/>
    </w:pPr>
    <w:rPr>
      <w:sz w:val="24"/>
    </w:rPr>
  </w:style>
  <w:style w:type="paragraph" w:customStyle="1" w:styleId="Etatmajor">
    <w:name w:val="Etat major"/>
    <w:basedOn w:val="Titre"/>
    <w:pPr>
      <w:widowControl/>
      <w:spacing w:before="40" w:after="240" w:line="200" w:lineRule="atLeast"/>
      <w:ind w:firstLine="538"/>
      <w:jc w:val="both"/>
      <w:outlineLvl w:val="9"/>
    </w:pPr>
    <w:rPr>
      <w:rFonts w:ascii="Book Antiqua" w:hAnsi="Book Antiqua" w:cs="Times New Roman"/>
      <w:b w:val="0"/>
      <w:bCs w:val="0"/>
      <w:kern w:val="0"/>
      <w:sz w:val="28"/>
      <w:szCs w:val="20"/>
    </w:rPr>
  </w:style>
  <w:style w:type="paragraph" w:customStyle="1" w:styleId="T51">
    <w:name w:val="T51"/>
    <w:basedOn w:val="Etatmajor"/>
  </w:style>
  <w:style w:type="paragraph" w:customStyle="1" w:styleId="T52">
    <w:name w:val="T52"/>
    <w:basedOn w:val="Etatmajor"/>
  </w:style>
  <w:style w:type="paragraph" w:customStyle="1" w:styleId="T53">
    <w:name w:val="T53"/>
    <w:basedOn w:val="Etatmajor"/>
  </w:style>
  <w:style w:type="paragraph" w:customStyle="1" w:styleId="T54">
    <w:name w:val="T54"/>
    <w:basedOn w:val="Etatmajor"/>
  </w:style>
  <w:style w:type="paragraph" w:customStyle="1" w:styleId="Pageen-ttedannexe">
    <w:name w:val="Page en-tête d'annexe"/>
    <w:pPr>
      <w:keepLines/>
      <w:overflowPunct w:val="0"/>
      <w:autoSpaceDE w:val="0"/>
      <w:autoSpaceDN w:val="0"/>
      <w:adjustRightInd w:val="0"/>
      <w:spacing w:before="6000" w:line="240" w:lineRule="atLeast"/>
      <w:ind w:left="567"/>
      <w:jc w:val="center"/>
      <w:textAlignment w:val="baseline"/>
    </w:pPr>
    <w:rPr>
      <w:b/>
      <w:caps/>
      <w:sz w:val="24"/>
      <w:u w:val="single"/>
    </w:rPr>
  </w:style>
  <w:style w:type="paragraph" w:customStyle="1" w:styleId="FIGARO">
    <w:name w:val="FIGARO"/>
    <w:basedOn w:val="Normal"/>
    <w:pPr>
      <w:widowControl/>
      <w:spacing w:after="240"/>
      <w:ind w:left="567"/>
    </w:pPr>
    <w:rPr>
      <w:rFonts w:ascii="Courier" w:hAnsi="Courier"/>
      <w:sz w:val="22"/>
    </w:rPr>
  </w:style>
  <w:style w:type="paragraph" w:customStyle="1" w:styleId="Rgles">
    <w:name w:val="Règles"/>
    <w:basedOn w:val="Normal"/>
    <w:pPr>
      <w:widowControl/>
      <w:tabs>
        <w:tab w:val="left" w:pos="3200"/>
        <w:tab w:val="left" w:pos="3980"/>
      </w:tabs>
      <w:spacing w:after="240" w:line="360" w:lineRule="atLeast"/>
      <w:ind w:right="-1162"/>
    </w:pPr>
    <w:rPr>
      <w:rFonts w:ascii="Book Antiqua" w:hAnsi="Book Antiqua"/>
      <w:sz w:val="22"/>
    </w:rPr>
  </w:style>
  <w:style w:type="paragraph" w:customStyle="1" w:styleId="langagenonsol">
    <w:name w:val="langagenonsol"/>
    <w:basedOn w:val="l"/>
    <w:pPr>
      <w:keepNext w:val="0"/>
      <w:keepLines w:val="0"/>
      <w:ind w:left="820"/>
    </w:pPr>
  </w:style>
  <w:style w:type="paragraph" w:customStyle="1" w:styleId="Normalcouche">
    <w:name w:val="Normal_couche"/>
    <w:basedOn w:val="Normal"/>
    <w:pPr>
      <w:keepNext/>
      <w:widowControl/>
      <w:spacing w:after="240"/>
    </w:pPr>
    <w:rPr>
      <w:rFonts w:ascii="Book Antiqua" w:hAnsi="Book Antiqua"/>
      <w:i/>
      <w:sz w:val="22"/>
    </w:rPr>
  </w:style>
  <w:style w:type="paragraph" w:customStyle="1" w:styleId="Courrierp">
    <w:name w:val="Courrier_p"/>
    <w:basedOn w:val="Courrier"/>
    <w:pPr>
      <w:spacing w:after="240"/>
    </w:pPr>
  </w:style>
  <w:style w:type="paragraph" w:customStyle="1" w:styleId="Texte">
    <w:name w:val="Texte"/>
    <w:basedOn w:val="e"/>
    <w:pPr>
      <w:spacing w:before="160" w:line="240" w:lineRule="auto"/>
      <w:ind w:left="0" w:firstLine="0"/>
    </w:pPr>
    <w:rPr>
      <w:rFonts w:ascii="Times New Roman" w:hAnsi="Times New Roman"/>
      <w:color w:val="000000"/>
    </w:rPr>
  </w:style>
  <w:style w:type="paragraph" w:customStyle="1" w:styleId="Serr">
    <w:name w:val="Serré"/>
    <w:basedOn w:val="Normal"/>
    <w:pPr>
      <w:widowControl/>
      <w:spacing w:after="0"/>
    </w:pPr>
    <w:rPr>
      <w:rFonts w:ascii="Book Antiqua" w:hAnsi="Book Antiqua"/>
      <w:sz w:val="22"/>
    </w:rPr>
  </w:style>
  <w:style w:type="paragraph" w:customStyle="1" w:styleId="NormaDcal">
    <w:name w:val="NormaDécalé"/>
    <w:basedOn w:val="Normal"/>
    <w:pPr>
      <w:widowControl/>
      <w:spacing w:after="240"/>
    </w:pPr>
    <w:rPr>
      <w:rFonts w:ascii="Book Antiqua" w:hAnsi="Book Antiqua"/>
      <w:sz w:val="22"/>
    </w:rPr>
  </w:style>
  <w:style w:type="paragraph" w:customStyle="1" w:styleId="Remarque0">
    <w:name w:val="Remarque*"/>
    <w:basedOn w:val="Normal"/>
    <w:pPr>
      <w:widowControl/>
      <w:spacing w:after="240"/>
    </w:pPr>
    <w:rPr>
      <w:rFonts w:ascii="Book Antiqua" w:hAnsi="Book Antiqua"/>
      <w:sz w:val="22"/>
    </w:rPr>
  </w:style>
  <w:style w:type="paragraph" w:customStyle="1" w:styleId="C0">
    <w:name w:val="C"/>
    <w:basedOn w:val="Courrier"/>
    <w:pPr>
      <w:keepNext/>
    </w:pPr>
  </w:style>
  <w:style w:type="paragraph" w:customStyle="1" w:styleId="Courruer">
    <w:name w:val="Courruer"/>
    <w:basedOn w:val="Normal"/>
    <w:pPr>
      <w:widowControl/>
      <w:spacing w:after="240"/>
    </w:pPr>
    <w:rPr>
      <w:rFonts w:ascii="Book Antiqua" w:hAnsi="Book Antiqua"/>
      <w:sz w:val="22"/>
    </w:rPr>
  </w:style>
  <w:style w:type="paragraph" w:styleId="Retraitnormal">
    <w:name w:val="Normal Indent"/>
    <w:basedOn w:val="Normal"/>
    <w:pPr>
      <w:widowControl/>
      <w:spacing w:after="240"/>
      <w:ind w:left="708"/>
    </w:pPr>
    <w:rPr>
      <w:rFonts w:ascii="Book Antiqua" w:hAnsi="Book Antiqua"/>
      <w:sz w:val="22"/>
    </w:rPr>
  </w:style>
  <w:style w:type="paragraph" w:styleId="Titreindex">
    <w:name w:val="index heading"/>
    <w:basedOn w:val="Normal"/>
    <w:next w:val="Index1"/>
    <w:uiPriority w:val="99"/>
    <w:semiHidden/>
    <w:pPr>
      <w:widowControl/>
      <w:pBdr>
        <w:top w:val="single" w:sz="12" w:space="0" w:color="auto"/>
      </w:pBdr>
      <w:spacing w:before="360" w:after="240"/>
      <w:jc w:val="left"/>
    </w:pPr>
    <w:rPr>
      <w:rFonts w:ascii="Times New Roman" w:hAnsi="Times New Roman"/>
      <w:b/>
      <w:i/>
      <w:sz w:val="26"/>
    </w:rPr>
  </w:style>
  <w:style w:type="paragraph" w:styleId="Index1">
    <w:name w:val="index 1"/>
    <w:basedOn w:val="Normal"/>
    <w:next w:val="Normal"/>
    <w:uiPriority w:val="99"/>
    <w:semiHidden/>
    <w:pPr>
      <w:widowControl/>
      <w:tabs>
        <w:tab w:val="right" w:pos="4175"/>
      </w:tabs>
      <w:spacing w:after="0"/>
      <w:ind w:left="220" w:hanging="220"/>
      <w:jc w:val="left"/>
    </w:pPr>
    <w:rPr>
      <w:rFonts w:ascii="Times New Roman" w:hAnsi="Times New Roman"/>
      <w:sz w:val="18"/>
    </w:rPr>
  </w:style>
  <w:style w:type="paragraph" w:styleId="Textedebulles">
    <w:name w:val="Balloon Text"/>
    <w:basedOn w:val="Normal"/>
    <w:semiHidden/>
    <w:rsid w:val="0026719E"/>
    <w:rPr>
      <w:rFonts w:ascii="Tahoma" w:hAnsi="Tahoma" w:cs="Tahoma"/>
      <w:sz w:val="16"/>
      <w:szCs w:val="16"/>
    </w:rPr>
  </w:style>
  <w:style w:type="paragraph" w:styleId="Paragraphedeliste">
    <w:name w:val="List Paragraph"/>
    <w:basedOn w:val="Normal"/>
    <w:uiPriority w:val="34"/>
    <w:qFormat/>
    <w:rsid w:val="00DE24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wmf"/><Relationship Id="rId18" Type="http://schemas.openxmlformats.org/officeDocument/2006/relationships/image" Target="media/image8.wmf"/><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3.bin"/><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1.wmf"/><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99</Pages>
  <Words>33506</Words>
  <Characters>184285</Characters>
  <Application>Microsoft Office Word</Application>
  <DocSecurity>0</DocSecurity>
  <Lines>1535</Lines>
  <Paragraphs>434</Paragraphs>
  <ScaleCrop>false</ScaleCrop>
  <HeadingPairs>
    <vt:vector size="2" baseType="variant">
      <vt:variant>
        <vt:lpstr>Titre</vt:lpstr>
      </vt:variant>
      <vt:variant>
        <vt:i4>1</vt:i4>
      </vt:variant>
    </vt:vector>
  </HeadingPairs>
  <TitlesOfParts>
    <vt:vector size="1" baseType="lpstr">
      <vt:lpstr>Synthèse</vt:lpstr>
    </vt:vector>
  </TitlesOfParts>
  <Company>EDF - Gaz de France</Company>
  <LinksUpToDate>false</LinksUpToDate>
  <CharactersWithSpaces>217357</CharactersWithSpaces>
  <SharedDoc>false</SharedDoc>
  <HLinks>
    <vt:vector size="780" baseType="variant">
      <vt:variant>
        <vt:i4>1376315</vt:i4>
      </vt:variant>
      <vt:variant>
        <vt:i4>776</vt:i4>
      </vt:variant>
      <vt:variant>
        <vt:i4>0</vt:i4>
      </vt:variant>
      <vt:variant>
        <vt:i4>5</vt:i4>
      </vt:variant>
      <vt:variant>
        <vt:lpwstr/>
      </vt:variant>
      <vt:variant>
        <vt:lpwstr>_Toc271207803</vt:lpwstr>
      </vt:variant>
      <vt:variant>
        <vt:i4>1376315</vt:i4>
      </vt:variant>
      <vt:variant>
        <vt:i4>770</vt:i4>
      </vt:variant>
      <vt:variant>
        <vt:i4>0</vt:i4>
      </vt:variant>
      <vt:variant>
        <vt:i4>5</vt:i4>
      </vt:variant>
      <vt:variant>
        <vt:lpwstr/>
      </vt:variant>
      <vt:variant>
        <vt:lpwstr>_Toc271207802</vt:lpwstr>
      </vt:variant>
      <vt:variant>
        <vt:i4>1376315</vt:i4>
      </vt:variant>
      <vt:variant>
        <vt:i4>764</vt:i4>
      </vt:variant>
      <vt:variant>
        <vt:i4>0</vt:i4>
      </vt:variant>
      <vt:variant>
        <vt:i4>5</vt:i4>
      </vt:variant>
      <vt:variant>
        <vt:lpwstr/>
      </vt:variant>
      <vt:variant>
        <vt:lpwstr>_Toc271207801</vt:lpwstr>
      </vt:variant>
      <vt:variant>
        <vt:i4>1376315</vt:i4>
      </vt:variant>
      <vt:variant>
        <vt:i4>758</vt:i4>
      </vt:variant>
      <vt:variant>
        <vt:i4>0</vt:i4>
      </vt:variant>
      <vt:variant>
        <vt:i4>5</vt:i4>
      </vt:variant>
      <vt:variant>
        <vt:lpwstr/>
      </vt:variant>
      <vt:variant>
        <vt:lpwstr>_Toc271207800</vt:lpwstr>
      </vt:variant>
      <vt:variant>
        <vt:i4>1835060</vt:i4>
      </vt:variant>
      <vt:variant>
        <vt:i4>752</vt:i4>
      </vt:variant>
      <vt:variant>
        <vt:i4>0</vt:i4>
      </vt:variant>
      <vt:variant>
        <vt:i4>5</vt:i4>
      </vt:variant>
      <vt:variant>
        <vt:lpwstr/>
      </vt:variant>
      <vt:variant>
        <vt:lpwstr>_Toc271207799</vt:lpwstr>
      </vt:variant>
      <vt:variant>
        <vt:i4>1835060</vt:i4>
      </vt:variant>
      <vt:variant>
        <vt:i4>746</vt:i4>
      </vt:variant>
      <vt:variant>
        <vt:i4>0</vt:i4>
      </vt:variant>
      <vt:variant>
        <vt:i4>5</vt:i4>
      </vt:variant>
      <vt:variant>
        <vt:lpwstr/>
      </vt:variant>
      <vt:variant>
        <vt:lpwstr>_Toc271207798</vt:lpwstr>
      </vt:variant>
      <vt:variant>
        <vt:i4>1835060</vt:i4>
      </vt:variant>
      <vt:variant>
        <vt:i4>740</vt:i4>
      </vt:variant>
      <vt:variant>
        <vt:i4>0</vt:i4>
      </vt:variant>
      <vt:variant>
        <vt:i4>5</vt:i4>
      </vt:variant>
      <vt:variant>
        <vt:lpwstr/>
      </vt:variant>
      <vt:variant>
        <vt:lpwstr>_Toc271207797</vt:lpwstr>
      </vt:variant>
      <vt:variant>
        <vt:i4>1835060</vt:i4>
      </vt:variant>
      <vt:variant>
        <vt:i4>734</vt:i4>
      </vt:variant>
      <vt:variant>
        <vt:i4>0</vt:i4>
      </vt:variant>
      <vt:variant>
        <vt:i4>5</vt:i4>
      </vt:variant>
      <vt:variant>
        <vt:lpwstr/>
      </vt:variant>
      <vt:variant>
        <vt:lpwstr>_Toc271207796</vt:lpwstr>
      </vt:variant>
      <vt:variant>
        <vt:i4>1835060</vt:i4>
      </vt:variant>
      <vt:variant>
        <vt:i4>728</vt:i4>
      </vt:variant>
      <vt:variant>
        <vt:i4>0</vt:i4>
      </vt:variant>
      <vt:variant>
        <vt:i4>5</vt:i4>
      </vt:variant>
      <vt:variant>
        <vt:lpwstr/>
      </vt:variant>
      <vt:variant>
        <vt:lpwstr>_Toc271207795</vt:lpwstr>
      </vt:variant>
      <vt:variant>
        <vt:i4>1835060</vt:i4>
      </vt:variant>
      <vt:variant>
        <vt:i4>722</vt:i4>
      </vt:variant>
      <vt:variant>
        <vt:i4>0</vt:i4>
      </vt:variant>
      <vt:variant>
        <vt:i4>5</vt:i4>
      </vt:variant>
      <vt:variant>
        <vt:lpwstr/>
      </vt:variant>
      <vt:variant>
        <vt:lpwstr>_Toc271207794</vt:lpwstr>
      </vt:variant>
      <vt:variant>
        <vt:i4>1835060</vt:i4>
      </vt:variant>
      <vt:variant>
        <vt:i4>716</vt:i4>
      </vt:variant>
      <vt:variant>
        <vt:i4>0</vt:i4>
      </vt:variant>
      <vt:variant>
        <vt:i4>5</vt:i4>
      </vt:variant>
      <vt:variant>
        <vt:lpwstr/>
      </vt:variant>
      <vt:variant>
        <vt:lpwstr>_Toc271207793</vt:lpwstr>
      </vt:variant>
      <vt:variant>
        <vt:i4>1835060</vt:i4>
      </vt:variant>
      <vt:variant>
        <vt:i4>710</vt:i4>
      </vt:variant>
      <vt:variant>
        <vt:i4>0</vt:i4>
      </vt:variant>
      <vt:variant>
        <vt:i4>5</vt:i4>
      </vt:variant>
      <vt:variant>
        <vt:lpwstr/>
      </vt:variant>
      <vt:variant>
        <vt:lpwstr>_Toc271207792</vt:lpwstr>
      </vt:variant>
      <vt:variant>
        <vt:i4>1835060</vt:i4>
      </vt:variant>
      <vt:variant>
        <vt:i4>704</vt:i4>
      </vt:variant>
      <vt:variant>
        <vt:i4>0</vt:i4>
      </vt:variant>
      <vt:variant>
        <vt:i4>5</vt:i4>
      </vt:variant>
      <vt:variant>
        <vt:lpwstr/>
      </vt:variant>
      <vt:variant>
        <vt:lpwstr>_Toc271207791</vt:lpwstr>
      </vt:variant>
      <vt:variant>
        <vt:i4>1835060</vt:i4>
      </vt:variant>
      <vt:variant>
        <vt:i4>698</vt:i4>
      </vt:variant>
      <vt:variant>
        <vt:i4>0</vt:i4>
      </vt:variant>
      <vt:variant>
        <vt:i4>5</vt:i4>
      </vt:variant>
      <vt:variant>
        <vt:lpwstr/>
      </vt:variant>
      <vt:variant>
        <vt:lpwstr>_Toc271207790</vt:lpwstr>
      </vt:variant>
      <vt:variant>
        <vt:i4>1900596</vt:i4>
      </vt:variant>
      <vt:variant>
        <vt:i4>692</vt:i4>
      </vt:variant>
      <vt:variant>
        <vt:i4>0</vt:i4>
      </vt:variant>
      <vt:variant>
        <vt:i4>5</vt:i4>
      </vt:variant>
      <vt:variant>
        <vt:lpwstr/>
      </vt:variant>
      <vt:variant>
        <vt:lpwstr>_Toc271207789</vt:lpwstr>
      </vt:variant>
      <vt:variant>
        <vt:i4>1900596</vt:i4>
      </vt:variant>
      <vt:variant>
        <vt:i4>686</vt:i4>
      </vt:variant>
      <vt:variant>
        <vt:i4>0</vt:i4>
      </vt:variant>
      <vt:variant>
        <vt:i4>5</vt:i4>
      </vt:variant>
      <vt:variant>
        <vt:lpwstr/>
      </vt:variant>
      <vt:variant>
        <vt:lpwstr>_Toc271207788</vt:lpwstr>
      </vt:variant>
      <vt:variant>
        <vt:i4>1900596</vt:i4>
      </vt:variant>
      <vt:variant>
        <vt:i4>680</vt:i4>
      </vt:variant>
      <vt:variant>
        <vt:i4>0</vt:i4>
      </vt:variant>
      <vt:variant>
        <vt:i4>5</vt:i4>
      </vt:variant>
      <vt:variant>
        <vt:lpwstr/>
      </vt:variant>
      <vt:variant>
        <vt:lpwstr>_Toc271207787</vt:lpwstr>
      </vt:variant>
      <vt:variant>
        <vt:i4>1900596</vt:i4>
      </vt:variant>
      <vt:variant>
        <vt:i4>674</vt:i4>
      </vt:variant>
      <vt:variant>
        <vt:i4>0</vt:i4>
      </vt:variant>
      <vt:variant>
        <vt:i4>5</vt:i4>
      </vt:variant>
      <vt:variant>
        <vt:lpwstr/>
      </vt:variant>
      <vt:variant>
        <vt:lpwstr>_Toc271207786</vt:lpwstr>
      </vt:variant>
      <vt:variant>
        <vt:i4>1900596</vt:i4>
      </vt:variant>
      <vt:variant>
        <vt:i4>668</vt:i4>
      </vt:variant>
      <vt:variant>
        <vt:i4>0</vt:i4>
      </vt:variant>
      <vt:variant>
        <vt:i4>5</vt:i4>
      </vt:variant>
      <vt:variant>
        <vt:lpwstr/>
      </vt:variant>
      <vt:variant>
        <vt:lpwstr>_Toc271207785</vt:lpwstr>
      </vt:variant>
      <vt:variant>
        <vt:i4>1900596</vt:i4>
      </vt:variant>
      <vt:variant>
        <vt:i4>662</vt:i4>
      </vt:variant>
      <vt:variant>
        <vt:i4>0</vt:i4>
      </vt:variant>
      <vt:variant>
        <vt:i4>5</vt:i4>
      </vt:variant>
      <vt:variant>
        <vt:lpwstr/>
      </vt:variant>
      <vt:variant>
        <vt:lpwstr>_Toc271207784</vt:lpwstr>
      </vt:variant>
      <vt:variant>
        <vt:i4>1900596</vt:i4>
      </vt:variant>
      <vt:variant>
        <vt:i4>656</vt:i4>
      </vt:variant>
      <vt:variant>
        <vt:i4>0</vt:i4>
      </vt:variant>
      <vt:variant>
        <vt:i4>5</vt:i4>
      </vt:variant>
      <vt:variant>
        <vt:lpwstr/>
      </vt:variant>
      <vt:variant>
        <vt:lpwstr>_Toc271207783</vt:lpwstr>
      </vt:variant>
      <vt:variant>
        <vt:i4>1900596</vt:i4>
      </vt:variant>
      <vt:variant>
        <vt:i4>650</vt:i4>
      </vt:variant>
      <vt:variant>
        <vt:i4>0</vt:i4>
      </vt:variant>
      <vt:variant>
        <vt:i4>5</vt:i4>
      </vt:variant>
      <vt:variant>
        <vt:lpwstr/>
      </vt:variant>
      <vt:variant>
        <vt:lpwstr>_Toc271207782</vt:lpwstr>
      </vt:variant>
      <vt:variant>
        <vt:i4>1900596</vt:i4>
      </vt:variant>
      <vt:variant>
        <vt:i4>644</vt:i4>
      </vt:variant>
      <vt:variant>
        <vt:i4>0</vt:i4>
      </vt:variant>
      <vt:variant>
        <vt:i4>5</vt:i4>
      </vt:variant>
      <vt:variant>
        <vt:lpwstr/>
      </vt:variant>
      <vt:variant>
        <vt:lpwstr>_Toc271207781</vt:lpwstr>
      </vt:variant>
      <vt:variant>
        <vt:i4>1900596</vt:i4>
      </vt:variant>
      <vt:variant>
        <vt:i4>638</vt:i4>
      </vt:variant>
      <vt:variant>
        <vt:i4>0</vt:i4>
      </vt:variant>
      <vt:variant>
        <vt:i4>5</vt:i4>
      </vt:variant>
      <vt:variant>
        <vt:lpwstr/>
      </vt:variant>
      <vt:variant>
        <vt:lpwstr>_Toc271207780</vt:lpwstr>
      </vt:variant>
      <vt:variant>
        <vt:i4>1179700</vt:i4>
      </vt:variant>
      <vt:variant>
        <vt:i4>632</vt:i4>
      </vt:variant>
      <vt:variant>
        <vt:i4>0</vt:i4>
      </vt:variant>
      <vt:variant>
        <vt:i4>5</vt:i4>
      </vt:variant>
      <vt:variant>
        <vt:lpwstr/>
      </vt:variant>
      <vt:variant>
        <vt:lpwstr>_Toc271207779</vt:lpwstr>
      </vt:variant>
      <vt:variant>
        <vt:i4>1179700</vt:i4>
      </vt:variant>
      <vt:variant>
        <vt:i4>626</vt:i4>
      </vt:variant>
      <vt:variant>
        <vt:i4>0</vt:i4>
      </vt:variant>
      <vt:variant>
        <vt:i4>5</vt:i4>
      </vt:variant>
      <vt:variant>
        <vt:lpwstr/>
      </vt:variant>
      <vt:variant>
        <vt:lpwstr>_Toc271207778</vt:lpwstr>
      </vt:variant>
      <vt:variant>
        <vt:i4>1179700</vt:i4>
      </vt:variant>
      <vt:variant>
        <vt:i4>620</vt:i4>
      </vt:variant>
      <vt:variant>
        <vt:i4>0</vt:i4>
      </vt:variant>
      <vt:variant>
        <vt:i4>5</vt:i4>
      </vt:variant>
      <vt:variant>
        <vt:lpwstr/>
      </vt:variant>
      <vt:variant>
        <vt:lpwstr>_Toc271207777</vt:lpwstr>
      </vt:variant>
      <vt:variant>
        <vt:i4>1179700</vt:i4>
      </vt:variant>
      <vt:variant>
        <vt:i4>614</vt:i4>
      </vt:variant>
      <vt:variant>
        <vt:i4>0</vt:i4>
      </vt:variant>
      <vt:variant>
        <vt:i4>5</vt:i4>
      </vt:variant>
      <vt:variant>
        <vt:lpwstr/>
      </vt:variant>
      <vt:variant>
        <vt:lpwstr>_Toc271207776</vt:lpwstr>
      </vt:variant>
      <vt:variant>
        <vt:i4>1179700</vt:i4>
      </vt:variant>
      <vt:variant>
        <vt:i4>608</vt:i4>
      </vt:variant>
      <vt:variant>
        <vt:i4>0</vt:i4>
      </vt:variant>
      <vt:variant>
        <vt:i4>5</vt:i4>
      </vt:variant>
      <vt:variant>
        <vt:lpwstr/>
      </vt:variant>
      <vt:variant>
        <vt:lpwstr>_Toc271207775</vt:lpwstr>
      </vt:variant>
      <vt:variant>
        <vt:i4>1179700</vt:i4>
      </vt:variant>
      <vt:variant>
        <vt:i4>602</vt:i4>
      </vt:variant>
      <vt:variant>
        <vt:i4>0</vt:i4>
      </vt:variant>
      <vt:variant>
        <vt:i4>5</vt:i4>
      </vt:variant>
      <vt:variant>
        <vt:lpwstr/>
      </vt:variant>
      <vt:variant>
        <vt:lpwstr>_Toc271207774</vt:lpwstr>
      </vt:variant>
      <vt:variant>
        <vt:i4>1179700</vt:i4>
      </vt:variant>
      <vt:variant>
        <vt:i4>596</vt:i4>
      </vt:variant>
      <vt:variant>
        <vt:i4>0</vt:i4>
      </vt:variant>
      <vt:variant>
        <vt:i4>5</vt:i4>
      </vt:variant>
      <vt:variant>
        <vt:lpwstr/>
      </vt:variant>
      <vt:variant>
        <vt:lpwstr>_Toc271207773</vt:lpwstr>
      </vt:variant>
      <vt:variant>
        <vt:i4>1179700</vt:i4>
      </vt:variant>
      <vt:variant>
        <vt:i4>590</vt:i4>
      </vt:variant>
      <vt:variant>
        <vt:i4>0</vt:i4>
      </vt:variant>
      <vt:variant>
        <vt:i4>5</vt:i4>
      </vt:variant>
      <vt:variant>
        <vt:lpwstr/>
      </vt:variant>
      <vt:variant>
        <vt:lpwstr>_Toc271207772</vt:lpwstr>
      </vt:variant>
      <vt:variant>
        <vt:i4>1179700</vt:i4>
      </vt:variant>
      <vt:variant>
        <vt:i4>584</vt:i4>
      </vt:variant>
      <vt:variant>
        <vt:i4>0</vt:i4>
      </vt:variant>
      <vt:variant>
        <vt:i4>5</vt:i4>
      </vt:variant>
      <vt:variant>
        <vt:lpwstr/>
      </vt:variant>
      <vt:variant>
        <vt:lpwstr>_Toc271207771</vt:lpwstr>
      </vt:variant>
      <vt:variant>
        <vt:i4>1179700</vt:i4>
      </vt:variant>
      <vt:variant>
        <vt:i4>578</vt:i4>
      </vt:variant>
      <vt:variant>
        <vt:i4>0</vt:i4>
      </vt:variant>
      <vt:variant>
        <vt:i4>5</vt:i4>
      </vt:variant>
      <vt:variant>
        <vt:lpwstr/>
      </vt:variant>
      <vt:variant>
        <vt:lpwstr>_Toc271207770</vt:lpwstr>
      </vt:variant>
      <vt:variant>
        <vt:i4>1245236</vt:i4>
      </vt:variant>
      <vt:variant>
        <vt:i4>572</vt:i4>
      </vt:variant>
      <vt:variant>
        <vt:i4>0</vt:i4>
      </vt:variant>
      <vt:variant>
        <vt:i4>5</vt:i4>
      </vt:variant>
      <vt:variant>
        <vt:lpwstr/>
      </vt:variant>
      <vt:variant>
        <vt:lpwstr>_Toc271207769</vt:lpwstr>
      </vt:variant>
      <vt:variant>
        <vt:i4>1245236</vt:i4>
      </vt:variant>
      <vt:variant>
        <vt:i4>566</vt:i4>
      </vt:variant>
      <vt:variant>
        <vt:i4>0</vt:i4>
      </vt:variant>
      <vt:variant>
        <vt:i4>5</vt:i4>
      </vt:variant>
      <vt:variant>
        <vt:lpwstr/>
      </vt:variant>
      <vt:variant>
        <vt:lpwstr>_Toc271207768</vt:lpwstr>
      </vt:variant>
      <vt:variant>
        <vt:i4>1245236</vt:i4>
      </vt:variant>
      <vt:variant>
        <vt:i4>560</vt:i4>
      </vt:variant>
      <vt:variant>
        <vt:i4>0</vt:i4>
      </vt:variant>
      <vt:variant>
        <vt:i4>5</vt:i4>
      </vt:variant>
      <vt:variant>
        <vt:lpwstr/>
      </vt:variant>
      <vt:variant>
        <vt:lpwstr>_Toc271207767</vt:lpwstr>
      </vt:variant>
      <vt:variant>
        <vt:i4>1245236</vt:i4>
      </vt:variant>
      <vt:variant>
        <vt:i4>554</vt:i4>
      </vt:variant>
      <vt:variant>
        <vt:i4>0</vt:i4>
      </vt:variant>
      <vt:variant>
        <vt:i4>5</vt:i4>
      </vt:variant>
      <vt:variant>
        <vt:lpwstr/>
      </vt:variant>
      <vt:variant>
        <vt:lpwstr>_Toc271207766</vt:lpwstr>
      </vt:variant>
      <vt:variant>
        <vt:i4>1245236</vt:i4>
      </vt:variant>
      <vt:variant>
        <vt:i4>548</vt:i4>
      </vt:variant>
      <vt:variant>
        <vt:i4>0</vt:i4>
      </vt:variant>
      <vt:variant>
        <vt:i4>5</vt:i4>
      </vt:variant>
      <vt:variant>
        <vt:lpwstr/>
      </vt:variant>
      <vt:variant>
        <vt:lpwstr>_Toc271207765</vt:lpwstr>
      </vt:variant>
      <vt:variant>
        <vt:i4>1245236</vt:i4>
      </vt:variant>
      <vt:variant>
        <vt:i4>542</vt:i4>
      </vt:variant>
      <vt:variant>
        <vt:i4>0</vt:i4>
      </vt:variant>
      <vt:variant>
        <vt:i4>5</vt:i4>
      </vt:variant>
      <vt:variant>
        <vt:lpwstr/>
      </vt:variant>
      <vt:variant>
        <vt:lpwstr>_Toc271207764</vt:lpwstr>
      </vt:variant>
      <vt:variant>
        <vt:i4>1245236</vt:i4>
      </vt:variant>
      <vt:variant>
        <vt:i4>536</vt:i4>
      </vt:variant>
      <vt:variant>
        <vt:i4>0</vt:i4>
      </vt:variant>
      <vt:variant>
        <vt:i4>5</vt:i4>
      </vt:variant>
      <vt:variant>
        <vt:lpwstr/>
      </vt:variant>
      <vt:variant>
        <vt:lpwstr>_Toc271207763</vt:lpwstr>
      </vt:variant>
      <vt:variant>
        <vt:i4>1245236</vt:i4>
      </vt:variant>
      <vt:variant>
        <vt:i4>530</vt:i4>
      </vt:variant>
      <vt:variant>
        <vt:i4>0</vt:i4>
      </vt:variant>
      <vt:variant>
        <vt:i4>5</vt:i4>
      </vt:variant>
      <vt:variant>
        <vt:lpwstr/>
      </vt:variant>
      <vt:variant>
        <vt:lpwstr>_Toc271207762</vt:lpwstr>
      </vt:variant>
      <vt:variant>
        <vt:i4>1245236</vt:i4>
      </vt:variant>
      <vt:variant>
        <vt:i4>524</vt:i4>
      </vt:variant>
      <vt:variant>
        <vt:i4>0</vt:i4>
      </vt:variant>
      <vt:variant>
        <vt:i4>5</vt:i4>
      </vt:variant>
      <vt:variant>
        <vt:lpwstr/>
      </vt:variant>
      <vt:variant>
        <vt:lpwstr>_Toc271207761</vt:lpwstr>
      </vt:variant>
      <vt:variant>
        <vt:i4>1245236</vt:i4>
      </vt:variant>
      <vt:variant>
        <vt:i4>518</vt:i4>
      </vt:variant>
      <vt:variant>
        <vt:i4>0</vt:i4>
      </vt:variant>
      <vt:variant>
        <vt:i4>5</vt:i4>
      </vt:variant>
      <vt:variant>
        <vt:lpwstr/>
      </vt:variant>
      <vt:variant>
        <vt:lpwstr>_Toc271207760</vt:lpwstr>
      </vt:variant>
      <vt:variant>
        <vt:i4>1048628</vt:i4>
      </vt:variant>
      <vt:variant>
        <vt:i4>512</vt:i4>
      </vt:variant>
      <vt:variant>
        <vt:i4>0</vt:i4>
      </vt:variant>
      <vt:variant>
        <vt:i4>5</vt:i4>
      </vt:variant>
      <vt:variant>
        <vt:lpwstr/>
      </vt:variant>
      <vt:variant>
        <vt:lpwstr>_Toc271207759</vt:lpwstr>
      </vt:variant>
      <vt:variant>
        <vt:i4>1048628</vt:i4>
      </vt:variant>
      <vt:variant>
        <vt:i4>506</vt:i4>
      </vt:variant>
      <vt:variant>
        <vt:i4>0</vt:i4>
      </vt:variant>
      <vt:variant>
        <vt:i4>5</vt:i4>
      </vt:variant>
      <vt:variant>
        <vt:lpwstr/>
      </vt:variant>
      <vt:variant>
        <vt:lpwstr>_Toc271207758</vt:lpwstr>
      </vt:variant>
      <vt:variant>
        <vt:i4>1048628</vt:i4>
      </vt:variant>
      <vt:variant>
        <vt:i4>500</vt:i4>
      </vt:variant>
      <vt:variant>
        <vt:i4>0</vt:i4>
      </vt:variant>
      <vt:variant>
        <vt:i4>5</vt:i4>
      </vt:variant>
      <vt:variant>
        <vt:lpwstr/>
      </vt:variant>
      <vt:variant>
        <vt:lpwstr>_Toc271207757</vt:lpwstr>
      </vt:variant>
      <vt:variant>
        <vt:i4>1048628</vt:i4>
      </vt:variant>
      <vt:variant>
        <vt:i4>494</vt:i4>
      </vt:variant>
      <vt:variant>
        <vt:i4>0</vt:i4>
      </vt:variant>
      <vt:variant>
        <vt:i4>5</vt:i4>
      </vt:variant>
      <vt:variant>
        <vt:lpwstr/>
      </vt:variant>
      <vt:variant>
        <vt:lpwstr>_Toc271207756</vt:lpwstr>
      </vt:variant>
      <vt:variant>
        <vt:i4>1048628</vt:i4>
      </vt:variant>
      <vt:variant>
        <vt:i4>488</vt:i4>
      </vt:variant>
      <vt:variant>
        <vt:i4>0</vt:i4>
      </vt:variant>
      <vt:variant>
        <vt:i4>5</vt:i4>
      </vt:variant>
      <vt:variant>
        <vt:lpwstr/>
      </vt:variant>
      <vt:variant>
        <vt:lpwstr>_Toc271207755</vt:lpwstr>
      </vt:variant>
      <vt:variant>
        <vt:i4>1048628</vt:i4>
      </vt:variant>
      <vt:variant>
        <vt:i4>482</vt:i4>
      </vt:variant>
      <vt:variant>
        <vt:i4>0</vt:i4>
      </vt:variant>
      <vt:variant>
        <vt:i4>5</vt:i4>
      </vt:variant>
      <vt:variant>
        <vt:lpwstr/>
      </vt:variant>
      <vt:variant>
        <vt:lpwstr>_Toc271207754</vt:lpwstr>
      </vt:variant>
      <vt:variant>
        <vt:i4>1048628</vt:i4>
      </vt:variant>
      <vt:variant>
        <vt:i4>476</vt:i4>
      </vt:variant>
      <vt:variant>
        <vt:i4>0</vt:i4>
      </vt:variant>
      <vt:variant>
        <vt:i4>5</vt:i4>
      </vt:variant>
      <vt:variant>
        <vt:lpwstr/>
      </vt:variant>
      <vt:variant>
        <vt:lpwstr>_Toc271207753</vt:lpwstr>
      </vt:variant>
      <vt:variant>
        <vt:i4>1048628</vt:i4>
      </vt:variant>
      <vt:variant>
        <vt:i4>470</vt:i4>
      </vt:variant>
      <vt:variant>
        <vt:i4>0</vt:i4>
      </vt:variant>
      <vt:variant>
        <vt:i4>5</vt:i4>
      </vt:variant>
      <vt:variant>
        <vt:lpwstr/>
      </vt:variant>
      <vt:variant>
        <vt:lpwstr>_Toc271207752</vt:lpwstr>
      </vt:variant>
      <vt:variant>
        <vt:i4>1048628</vt:i4>
      </vt:variant>
      <vt:variant>
        <vt:i4>464</vt:i4>
      </vt:variant>
      <vt:variant>
        <vt:i4>0</vt:i4>
      </vt:variant>
      <vt:variant>
        <vt:i4>5</vt:i4>
      </vt:variant>
      <vt:variant>
        <vt:lpwstr/>
      </vt:variant>
      <vt:variant>
        <vt:lpwstr>_Toc271207751</vt:lpwstr>
      </vt:variant>
      <vt:variant>
        <vt:i4>1048628</vt:i4>
      </vt:variant>
      <vt:variant>
        <vt:i4>458</vt:i4>
      </vt:variant>
      <vt:variant>
        <vt:i4>0</vt:i4>
      </vt:variant>
      <vt:variant>
        <vt:i4>5</vt:i4>
      </vt:variant>
      <vt:variant>
        <vt:lpwstr/>
      </vt:variant>
      <vt:variant>
        <vt:lpwstr>_Toc271207750</vt:lpwstr>
      </vt:variant>
      <vt:variant>
        <vt:i4>1114164</vt:i4>
      </vt:variant>
      <vt:variant>
        <vt:i4>452</vt:i4>
      </vt:variant>
      <vt:variant>
        <vt:i4>0</vt:i4>
      </vt:variant>
      <vt:variant>
        <vt:i4>5</vt:i4>
      </vt:variant>
      <vt:variant>
        <vt:lpwstr/>
      </vt:variant>
      <vt:variant>
        <vt:lpwstr>_Toc271207749</vt:lpwstr>
      </vt:variant>
      <vt:variant>
        <vt:i4>1114164</vt:i4>
      </vt:variant>
      <vt:variant>
        <vt:i4>446</vt:i4>
      </vt:variant>
      <vt:variant>
        <vt:i4>0</vt:i4>
      </vt:variant>
      <vt:variant>
        <vt:i4>5</vt:i4>
      </vt:variant>
      <vt:variant>
        <vt:lpwstr/>
      </vt:variant>
      <vt:variant>
        <vt:lpwstr>_Toc271207748</vt:lpwstr>
      </vt:variant>
      <vt:variant>
        <vt:i4>1114164</vt:i4>
      </vt:variant>
      <vt:variant>
        <vt:i4>440</vt:i4>
      </vt:variant>
      <vt:variant>
        <vt:i4>0</vt:i4>
      </vt:variant>
      <vt:variant>
        <vt:i4>5</vt:i4>
      </vt:variant>
      <vt:variant>
        <vt:lpwstr/>
      </vt:variant>
      <vt:variant>
        <vt:lpwstr>_Toc271207747</vt:lpwstr>
      </vt:variant>
      <vt:variant>
        <vt:i4>1114164</vt:i4>
      </vt:variant>
      <vt:variant>
        <vt:i4>434</vt:i4>
      </vt:variant>
      <vt:variant>
        <vt:i4>0</vt:i4>
      </vt:variant>
      <vt:variant>
        <vt:i4>5</vt:i4>
      </vt:variant>
      <vt:variant>
        <vt:lpwstr/>
      </vt:variant>
      <vt:variant>
        <vt:lpwstr>_Toc271207746</vt:lpwstr>
      </vt:variant>
      <vt:variant>
        <vt:i4>1114164</vt:i4>
      </vt:variant>
      <vt:variant>
        <vt:i4>428</vt:i4>
      </vt:variant>
      <vt:variant>
        <vt:i4>0</vt:i4>
      </vt:variant>
      <vt:variant>
        <vt:i4>5</vt:i4>
      </vt:variant>
      <vt:variant>
        <vt:lpwstr/>
      </vt:variant>
      <vt:variant>
        <vt:lpwstr>_Toc271207745</vt:lpwstr>
      </vt:variant>
      <vt:variant>
        <vt:i4>1114164</vt:i4>
      </vt:variant>
      <vt:variant>
        <vt:i4>422</vt:i4>
      </vt:variant>
      <vt:variant>
        <vt:i4>0</vt:i4>
      </vt:variant>
      <vt:variant>
        <vt:i4>5</vt:i4>
      </vt:variant>
      <vt:variant>
        <vt:lpwstr/>
      </vt:variant>
      <vt:variant>
        <vt:lpwstr>_Toc271207744</vt:lpwstr>
      </vt:variant>
      <vt:variant>
        <vt:i4>1114164</vt:i4>
      </vt:variant>
      <vt:variant>
        <vt:i4>416</vt:i4>
      </vt:variant>
      <vt:variant>
        <vt:i4>0</vt:i4>
      </vt:variant>
      <vt:variant>
        <vt:i4>5</vt:i4>
      </vt:variant>
      <vt:variant>
        <vt:lpwstr/>
      </vt:variant>
      <vt:variant>
        <vt:lpwstr>_Toc271207743</vt:lpwstr>
      </vt:variant>
      <vt:variant>
        <vt:i4>1114164</vt:i4>
      </vt:variant>
      <vt:variant>
        <vt:i4>410</vt:i4>
      </vt:variant>
      <vt:variant>
        <vt:i4>0</vt:i4>
      </vt:variant>
      <vt:variant>
        <vt:i4>5</vt:i4>
      </vt:variant>
      <vt:variant>
        <vt:lpwstr/>
      </vt:variant>
      <vt:variant>
        <vt:lpwstr>_Toc271207742</vt:lpwstr>
      </vt:variant>
      <vt:variant>
        <vt:i4>1114164</vt:i4>
      </vt:variant>
      <vt:variant>
        <vt:i4>404</vt:i4>
      </vt:variant>
      <vt:variant>
        <vt:i4>0</vt:i4>
      </vt:variant>
      <vt:variant>
        <vt:i4>5</vt:i4>
      </vt:variant>
      <vt:variant>
        <vt:lpwstr/>
      </vt:variant>
      <vt:variant>
        <vt:lpwstr>_Toc271207741</vt:lpwstr>
      </vt:variant>
      <vt:variant>
        <vt:i4>1114164</vt:i4>
      </vt:variant>
      <vt:variant>
        <vt:i4>398</vt:i4>
      </vt:variant>
      <vt:variant>
        <vt:i4>0</vt:i4>
      </vt:variant>
      <vt:variant>
        <vt:i4>5</vt:i4>
      </vt:variant>
      <vt:variant>
        <vt:lpwstr/>
      </vt:variant>
      <vt:variant>
        <vt:lpwstr>_Toc271207740</vt:lpwstr>
      </vt:variant>
      <vt:variant>
        <vt:i4>1441844</vt:i4>
      </vt:variant>
      <vt:variant>
        <vt:i4>392</vt:i4>
      </vt:variant>
      <vt:variant>
        <vt:i4>0</vt:i4>
      </vt:variant>
      <vt:variant>
        <vt:i4>5</vt:i4>
      </vt:variant>
      <vt:variant>
        <vt:lpwstr/>
      </vt:variant>
      <vt:variant>
        <vt:lpwstr>_Toc271207739</vt:lpwstr>
      </vt:variant>
      <vt:variant>
        <vt:i4>1441844</vt:i4>
      </vt:variant>
      <vt:variant>
        <vt:i4>386</vt:i4>
      </vt:variant>
      <vt:variant>
        <vt:i4>0</vt:i4>
      </vt:variant>
      <vt:variant>
        <vt:i4>5</vt:i4>
      </vt:variant>
      <vt:variant>
        <vt:lpwstr/>
      </vt:variant>
      <vt:variant>
        <vt:lpwstr>_Toc271207738</vt:lpwstr>
      </vt:variant>
      <vt:variant>
        <vt:i4>1441844</vt:i4>
      </vt:variant>
      <vt:variant>
        <vt:i4>380</vt:i4>
      </vt:variant>
      <vt:variant>
        <vt:i4>0</vt:i4>
      </vt:variant>
      <vt:variant>
        <vt:i4>5</vt:i4>
      </vt:variant>
      <vt:variant>
        <vt:lpwstr/>
      </vt:variant>
      <vt:variant>
        <vt:lpwstr>_Toc271207737</vt:lpwstr>
      </vt:variant>
      <vt:variant>
        <vt:i4>1441844</vt:i4>
      </vt:variant>
      <vt:variant>
        <vt:i4>374</vt:i4>
      </vt:variant>
      <vt:variant>
        <vt:i4>0</vt:i4>
      </vt:variant>
      <vt:variant>
        <vt:i4>5</vt:i4>
      </vt:variant>
      <vt:variant>
        <vt:lpwstr/>
      </vt:variant>
      <vt:variant>
        <vt:lpwstr>_Toc271207736</vt:lpwstr>
      </vt:variant>
      <vt:variant>
        <vt:i4>1441844</vt:i4>
      </vt:variant>
      <vt:variant>
        <vt:i4>368</vt:i4>
      </vt:variant>
      <vt:variant>
        <vt:i4>0</vt:i4>
      </vt:variant>
      <vt:variant>
        <vt:i4>5</vt:i4>
      </vt:variant>
      <vt:variant>
        <vt:lpwstr/>
      </vt:variant>
      <vt:variant>
        <vt:lpwstr>_Toc271207735</vt:lpwstr>
      </vt:variant>
      <vt:variant>
        <vt:i4>1441844</vt:i4>
      </vt:variant>
      <vt:variant>
        <vt:i4>362</vt:i4>
      </vt:variant>
      <vt:variant>
        <vt:i4>0</vt:i4>
      </vt:variant>
      <vt:variant>
        <vt:i4>5</vt:i4>
      </vt:variant>
      <vt:variant>
        <vt:lpwstr/>
      </vt:variant>
      <vt:variant>
        <vt:lpwstr>_Toc271207734</vt:lpwstr>
      </vt:variant>
      <vt:variant>
        <vt:i4>1441844</vt:i4>
      </vt:variant>
      <vt:variant>
        <vt:i4>356</vt:i4>
      </vt:variant>
      <vt:variant>
        <vt:i4>0</vt:i4>
      </vt:variant>
      <vt:variant>
        <vt:i4>5</vt:i4>
      </vt:variant>
      <vt:variant>
        <vt:lpwstr/>
      </vt:variant>
      <vt:variant>
        <vt:lpwstr>_Toc271207733</vt:lpwstr>
      </vt:variant>
      <vt:variant>
        <vt:i4>1441844</vt:i4>
      </vt:variant>
      <vt:variant>
        <vt:i4>350</vt:i4>
      </vt:variant>
      <vt:variant>
        <vt:i4>0</vt:i4>
      </vt:variant>
      <vt:variant>
        <vt:i4>5</vt:i4>
      </vt:variant>
      <vt:variant>
        <vt:lpwstr/>
      </vt:variant>
      <vt:variant>
        <vt:lpwstr>_Toc271207732</vt:lpwstr>
      </vt:variant>
      <vt:variant>
        <vt:i4>1441844</vt:i4>
      </vt:variant>
      <vt:variant>
        <vt:i4>344</vt:i4>
      </vt:variant>
      <vt:variant>
        <vt:i4>0</vt:i4>
      </vt:variant>
      <vt:variant>
        <vt:i4>5</vt:i4>
      </vt:variant>
      <vt:variant>
        <vt:lpwstr/>
      </vt:variant>
      <vt:variant>
        <vt:lpwstr>_Toc271207731</vt:lpwstr>
      </vt:variant>
      <vt:variant>
        <vt:i4>1441844</vt:i4>
      </vt:variant>
      <vt:variant>
        <vt:i4>338</vt:i4>
      </vt:variant>
      <vt:variant>
        <vt:i4>0</vt:i4>
      </vt:variant>
      <vt:variant>
        <vt:i4>5</vt:i4>
      </vt:variant>
      <vt:variant>
        <vt:lpwstr/>
      </vt:variant>
      <vt:variant>
        <vt:lpwstr>_Toc271207730</vt:lpwstr>
      </vt:variant>
      <vt:variant>
        <vt:i4>1507380</vt:i4>
      </vt:variant>
      <vt:variant>
        <vt:i4>332</vt:i4>
      </vt:variant>
      <vt:variant>
        <vt:i4>0</vt:i4>
      </vt:variant>
      <vt:variant>
        <vt:i4>5</vt:i4>
      </vt:variant>
      <vt:variant>
        <vt:lpwstr/>
      </vt:variant>
      <vt:variant>
        <vt:lpwstr>_Toc271207729</vt:lpwstr>
      </vt:variant>
      <vt:variant>
        <vt:i4>1507380</vt:i4>
      </vt:variant>
      <vt:variant>
        <vt:i4>326</vt:i4>
      </vt:variant>
      <vt:variant>
        <vt:i4>0</vt:i4>
      </vt:variant>
      <vt:variant>
        <vt:i4>5</vt:i4>
      </vt:variant>
      <vt:variant>
        <vt:lpwstr/>
      </vt:variant>
      <vt:variant>
        <vt:lpwstr>_Toc271207728</vt:lpwstr>
      </vt:variant>
      <vt:variant>
        <vt:i4>1507380</vt:i4>
      </vt:variant>
      <vt:variant>
        <vt:i4>320</vt:i4>
      </vt:variant>
      <vt:variant>
        <vt:i4>0</vt:i4>
      </vt:variant>
      <vt:variant>
        <vt:i4>5</vt:i4>
      </vt:variant>
      <vt:variant>
        <vt:lpwstr/>
      </vt:variant>
      <vt:variant>
        <vt:lpwstr>_Toc271207727</vt:lpwstr>
      </vt:variant>
      <vt:variant>
        <vt:i4>1507380</vt:i4>
      </vt:variant>
      <vt:variant>
        <vt:i4>314</vt:i4>
      </vt:variant>
      <vt:variant>
        <vt:i4>0</vt:i4>
      </vt:variant>
      <vt:variant>
        <vt:i4>5</vt:i4>
      </vt:variant>
      <vt:variant>
        <vt:lpwstr/>
      </vt:variant>
      <vt:variant>
        <vt:lpwstr>_Toc271207726</vt:lpwstr>
      </vt:variant>
      <vt:variant>
        <vt:i4>1507380</vt:i4>
      </vt:variant>
      <vt:variant>
        <vt:i4>308</vt:i4>
      </vt:variant>
      <vt:variant>
        <vt:i4>0</vt:i4>
      </vt:variant>
      <vt:variant>
        <vt:i4>5</vt:i4>
      </vt:variant>
      <vt:variant>
        <vt:lpwstr/>
      </vt:variant>
      <vt:variant>
        <vt:lpwstr>_Toc271207725</vt:lpwstr>
      </vt:variant>
      <vt:variant>
        <vt:i4>1507380</vt:i4>
      </vt:variant>
      <vt:variant>
        <vt:i4>302</vt:i4>
      </vt:variant>
      <vt:variant>
        <vt:i4>0</vt:i4>
      </vt:variant>
      <vt:variant>
        <vt:i4>5</vt:i4>
      </vt:variant>
      <vt:variant>
        <vt:lpwstr/>
      </vt:variant>
      <vt:variant>
        <vt:lpwstr>_Toc271207724</vt:lpwstr>
      </vt:variant>
      <vt:variant>
        <vt:i4>1507380</vt:i4>
      </vt:variant>
      <vt:variant>
        <vt:i4>296</vt:i4>
      </vt:variant>
      <vt:variant>
        <vt:i4>0</vt:i4>
      </vt:variant>
      <vt:variant>
        <vt:i4>5</vt:i4>
      </vt:variant>
      <vt:variant>
        <vt:lpwstr/>
      </vt:variant>
      <vt:variant>
        <vt:lpwstr>_Toc271207723</vt:lpwstr>
      </vt:variant>
      <vt:variant>
        <vt:i4>1507380</vt:i4>
      </vt:variant>
      <vt:variant>
        <vt:i4>290</vt:i4>
      </vt:variant>
      <vt:variant>
        <vt:i4>0</vt:i4>
      </vt:variant>
      <vt:variant>
        <vt:i4>5</vt:i4>
      </vt:variant>
      <vt:variant>
        <vt:lpwstr/>
      </vt:variant>
      <vt:variant>
        <vt:lpwstr>_Toc271207722</vt:lpwstr>
      </vt:variant>
      <vt:variant>
        <vt:i4>1507380</vt:i4>
      </vt:variant>
      <vt:variant>
        <vt:i4>284</vt:i4>
      </vt:variant>
      <vt:variant>
        <vt:i4>0</vt:i4>
      </vt:variant>
      <vt:variant>
        <vt:i4>5</vt:i4>
      </vt:variant>
      <vt:variant>
        <vt:lpwstr/>
      </vt:variant>
      <vt:variant>
        <vt:lpwstr>_Toc271207721</vt:lpwstr>
      </vt:variant>
      <vt:variant>
        <vt:i4>1507380</vt:i4>
      </vt:variant>
      <vt:variant>
        <vt:i4>278</vt:i4>
      </vt:variant>
      <vt:variant>
        <vt:i4>0</vt:i4>
      </vt:variant>
      <vt:variant>
        <vt:i4>5</vt:i4>
      </vt:variant>
      <vt:variant>
        <vt:lpwstr/>
      </vt:variant>
      <vt:variant>
        <vt:lpwstr>_Toc271207720</vt:lpwstr>
      </vt:variant>
      <vt:variant>
        <vt:i4>1310772</vt:i4>
      </vt:variant>
      <vt:variant>
        <vt:i4>272</vt:i4>
      </vt:variant>
      <vt:variant>
        <vt:i4>0</vt:i4>
      </vt:variant>
      <vt:variant>
        <vt:i4>5</vt:i4>
      </vt:variant>
      <vt:variant>
        <vt:lpwstr/>
      </vt:variant>
      <vt:variant>
        <vt:lpwstr>_Toc271207719</vt:lpwstr>
      </vt:variant>
      <vt:variant>
        <vt:i4>1310772</vt:i4>
      </vt:variant>
      <vt:variant>
        <vt:i4>266</vt:i4>
      </vt:variant>
      <vt:variant>
        <vt:i4>0</vt:i4>
      </vt:variant>
      <vt:variant>
        <vt:i4>5</vt:i4>
      </vt:variant>
      <vt:variant>
        <vt:lpwstr/>
      </vt:variant>
      <vt:variant>
        <vt:lpwstr>_Toc271207718</vt:lpwstr>
      </vt:variant>
      <vt:variant>
        <vt:i4>1310772</vt:i4>
      </vt:variant>
      <vt:variant>
        <vt:i4>260</vt:i4>
      </vt:variant>
      <vt:variant>
        <vt:i4>0</vt:i4>
      </vt:variant>
      <vt:variant>
        <vt:i4>5</vt:i4>
      </vt:variant>
      <vt:variant>
        <vt:lpwstr/>
      </vt:variant>
      <vt:variant>
        <vt:lpwstr>_Toc271207717</vt:lpwstr>
      </vt:variant>
      <vt:variant>
        <vt:i4>1310772</vt:i4>
      </vt:variant>
      <vt:variant>
        <vt:i4>254</vt:i4>
      </vt:variant>
      <vt:variant>
        <vt:i4>0</vt:i4>
      </vt:variant>
      <vt:variant>
        <vt:i4>5</vt:i4>
      </vt:variant>
      <vt:variant>
        <vt:lpwstr/>
      </vt:variant>
      <vt:variant>
        <vt:lpwstr>_Toc271207716</vt:lpwstr>
      </vt:variant>
      <vt:variant>
        <vt:i4>1310772</vt:i4>
      </vt:variant>
      <vt:variant>
        <vt:i4>248</vt:i4>
      </vt:variant>
      <vt:variant>
        <vt:i4>0</vt:i4>
      </vt:variant>
      <vt:variant>
        <vt:i4>5</vt:i4>
      </vt:variant>
      <vt:variant>
        <vt:lpwstr/>
      </vt:variant>
      <vt:variant>
        <vt:lpwstr>_Toc271207715</vt:lpwstr>
      </vt:variant>
      <vt:variant>
        <vt:i4>1310772</vt:i4>
      </vt:variant>
      <vt:variant>
        <vt:i4>242</vt:i4>
      </vt:variant>
      <vt:variant>
        <vt:i4>0</vt:i4>
      </vt:variant>
      <vt:variant>
        <vt:i4>5</vt:i4>
      </vt:variant>
      <vt:variant>
        <vt:lpwstr/>
      </vt:variant>
      <vt:variant>
        <vt:lpwstr>_Toc271207714</vt:lpwstr>
      </vt:variant>
      <vt:variant>
        <vt:i4>1310772</vt:i4>
      </vt:variant>
      <vt:variant>
        <vt:i4>236</vt:i4>
      </vt:variant>
      <vt:variant>
        <vt:i4>0</vt:i4>
      </vt:variant>
      <vt:variant>
        <vt:i4>5</vt:i4>
      </vt:variant>
      <vt:variant>
        <vt:lpwstr/>
      </vt:variant>
      <vt:variant>
        <vt:lpwstr>_Toc271207713</vt:lpwstr>
      </vt:variant>
      <vt:variant>
        <vt:i4>1310772</vt:i4>
      </vt:variant>
      <vt:variant>
        <vt:i4>230</vt:i4>
      </vt:variant>
      <vt:variant>
        <vt:i4>0</vt:i4>
      </vt:variant>
      <vt:variant>
        <vt:i4>5</vt:i4>
      </vt:variant>
      <vt:variant>
        <vt:lpwstr/>
      </vt:variant>
      <vt:variant>
        <vt:lpwstr>_Toc271207712</vt:lpwstr>
      </vt:variant>
      <vt:variant>
        <vt:i4>1310772</vt:i4>
      </vt:variant>
      <vt:variant>
        <vt:i4>224</vt:i4>
      </vt:variant>
      <vt:variant>
        <vt:i4>0</vt:i4>
      </vt:variant>
      <vt:variant>
        <vt:i4>5</vt:i4>
      </vt:variant>
      <vt:variant>
        <vt:lpwstr/>
      </vt:variant>
      <vt:variant>
        <vt:lpwstr>_Toc271207711</vt:lpwstr>
      </vt:variant>
      <vt:variant>
        <vt:i4>1310772</vt:i4>
      </vt:variant>
      <vt:variant>
        <vt:i4>218</vt:i4>
      </vt:variant>
      <vt:variant>
        <vt:i4>0</vt:i4>
      </vt:variant>
      <vt:variant>
        <vt:i4>5</vt:i4>
      </vt:variant>
      <vt:variant>
        <vt:lpwstr/>
      </vt:variant>
      <vt:variant>
        <vt:lpwstr>_Toc271207710</vt:lpwstr>
      </vt:variant>
      <vt:variant>
        <vt:i4>1376308</vt:i4>
      </vt:variant>
      <vt:variant>
        <vt:i4>212</vt:i4>
      </vt:variant>
      <vt:variant>
        <vt:i4>0</vt:i4>
      </vt:variant>
      <vt:variant>
        <vt:i4>5</vt:i4>
      </vt:variant>
      <vt:variant>
        <vt:lpwstr/>
      </vt:variant>
      <vt:variant>
        <vt:lpwstr>_Toc271207709</vt:lpwstr>
      </vt:variant>
      <vt:variant>
        <vt:i4>1376308</vt:i4>
      </vt:variant>
      <vt:variant>
        <vt:i4>206</vt:i4>
      </vt:variant>
      <vt:variant>
        <vt:i4>0</vt:i4>
      </vt:variant>
      <vt:variant>
        <vt:i4>5</vt:i4>
      </vt:variant>
      <vt:variant>
        <vt:lpwstr/>
      </vt:variant>
      <vt:variant>
        <vt:lpwstr>_Toc271207708</vt:lpwstr>
      </vt:variant>
      <vt:variant>
        <vt:i4>1376308</vt:i4>
      </vt:variant>
      <vt:variant>
        <vt:i4>200</vt:i4>
      </vt:variant>
      <vt:variant>
        <vt:i4>0</vt:i4>
      </vt:variant>
      <vt:variant>
        <vt:i4>5</vt:i4>
      </vt:variant>
      <vt:variant>
        <vt:lpwstr/>
      </vt:variant>
      <vt:variant>
        <vt:lpwstr>_Toc271207707</vt:lpwstr>
      </vt:variant>
      <vt:variant>
        <vt:i4>1376308</vt:i4>
      </vt:variant>
      <vt:variant>
        <vt:i4>194</vt:i4>
      </vt:variant>
      <vt:variant>
        <vt:i4>0</vt:i4>
      </vt:variant>
      <vt:variant>
        <vt:i4>5</vt:i4>
      </vt:variant>
      <vt:variant>
        <vt:lpwstr/>
      </vt:variant>
      <vt:variant>
        <vt:lpwstr>_Toc271207706</vt:lpwstr>
      </vt:variant>
      <vt:variant>
        <vt:i4>1376308</vt:i4>
      </vt:variant>
      <vt:variant>
        <vt:i4>188</vt:i4>
      </vt:variant>
      <vt:variant>
        <vt:i4>0</vt:i4>
      </vt:variant>
      <vt:variant>
        <vt:i4>5</vt:i4>
      </vt:variant>
      <vt:variant>
        <vt:lpwstr/>
      </vt:variant>
      <vt:variant>
        <vt:lpwstr>_Toc271207705</vt:lpwstr>
      </vt:variant>
      <vt:variant>
        <vt:i4>1376308</vt:i4>
      </vt:variant>
      <vt:variant>
        <vt:i4>182</vt:i4>
      </vt:variant>
      <vt:variant>
        <vt:i4>0</vt:i4>
      </vt:variant>
      <vt:variant>
        <vt:i4>5</vt:i4>
      </vt:variant>
      <vt:variant>
        <vt:lpwstr/>
      </vt:variant>
      <vt:variant>
        <vt:lpwstr>_Toc271207704</vt:lpwstr>
      </vt:variant>
      <vt:variant>
        <vt:i4>1376308</vt:i4>
      </vt:variant>
      <vt:variant>
        <vt:i4>176</vt:i4>
      </vt:variant>
      <vt:variant>
        <vt:i4>0</vt:i4>
      </vt:variant>
      <vt:variant>
        <vt:i4>5</vt:i4>
      </vt:variant>
      <vt:variant>
        <vt:lpwstr/>
      </vt:variant>
      <vt:variant>
        <vt:lpwstr>_Toc271207703</vt:lpwstr>
      </vt:variant>
      <vt:variant>
        <vt:i4>1376308</vt:i4>
      </vt:variant>
      <vt:variant>
        <vt:i4>170</vt:i4>
      </vt:variant>
      <vt:variant>
        <vt:i4>0</vt:i4>
      </vt:variant>
      <vt:variant>
        <vt:i4>5</vt:i4>
      </vt:variant>
      <vt:variant>
        <vt:lpwstr/>
      </vt:variant>
      <vt:variant>
        <vt:lpwstr>_Toc271207702</vt:lpwstr>
      </vt:variant>
      <vt:variant>
        <vt:i4>1376308</vt:i4>
      </vt:variant>
      <vt:variant>
        <vt:i4>164</vt:i4>
      </vt:variant>
      <vt:variant>
        <vt:i4>0</vt:i4>
      </vt:variant>
      <vt:variant>
        <vt:i4>5</vt:i4>
      </vt:variant>
      <vt:variant>
        <vt:lpwstr/>
      </vt:variant>
      <vt:variant>
        <vt:lpwstr>_Toc271207701</vt:lpwstr>
      </vt:variant>
      <vt:variant>
        <vt:i4>1376308</vt:i4>
      </vt:variant>
      <vt:variant>
        <vt:i4>158</vt:i4>
      </vt:variant>
      <vt:variant>
        <vt:i4>0</vt:i4>
      </vt:variant>
      <vt:variant>
        <vt:i4>5</vt:i4>
      </vt:variant>
      <vt:variant>
        <vt:lpwstr/>
      </vt:variant>
      <vt:variant>
        <vt:lpwstr>_Toc271207700</vt:lpwstr>
      </vt:variant>
      <vt:variant>
        <vt:i4>1835061</vt:i4>
      </vt:variant>
      <vt:variant>
        <vt:i4>152</vt:i4>
      </vt:variant>
      <vt:variant>
        <vt:i4>0</vt:i4>
      </vt:variant>
      <vt:variant>
        <vt:i4>5</vt:i4>
      </vt:variant>
      <vt:variant>
        <vt:lpwstr/>
      </vt:variant>
      <vt:variant>
        <vt:lpwstr>_Toc271207699</vt:lpwstr>
      </vt:variant>
      <vt:variant>
        <vt:i4>1835061</vt:i4>
      </vt:variant>
      <vt:variant>
        <vt:i4>146</vt:i4>
      </vt:variant>
      <vt:variant>
        <vt:i4>0</vt:i4>
      </vt:variant>
      <vt:variant>
        <vt:i4>5</vt:i4>
      </vt:variant>
      <vt:variant>
        <vt:lpwstr/>
      </vt:variant>
      <vt:variant>
        <vt:lpwstr>_Toc271207698</vt:lpwstr>
      </vt:variant>
      <vt:variant>
        <vt:i4>1835061</vt:i4>
      </vt:variant>
      <vt:variant>
        <vt:i4>140</vt:i4>
      </vt:variant>
      <vt:variant>
        <vt:i4>0</vt:i4>
      </vt:variant>
      <vt:variant>
        <vt:i4>5</vt:i4>
      </vt:variant>
      <vt:variant>
        <vt:lpwstr/>
      </vt:variant>
      <vt:variant>
        <vt:lpwstr>_Toc271207697</vt:lpwstr>
      </vt:variant>
      <vt:variant>
        <vt:i4>1835061</vt:i4>
      </vt:variant>
      <vt:variant>
        <vt:i4>134</vt:i4>
      </vt:variant>
      <vt:variant>
        <vt:i4>0</vt:i4>
      </vt:variant>
      <vt:variant>
        <vt:i4>5</vt:i4>
      </vt:variant>
      <vt:variant>
        <vt:lpwstr/>
      </vt:variant>
      <vt:variant>
        <vt:lpwstr>_Toc271207696</vt:lpwstr>
      </vt:variant>
      <vt:variant>
        <vt:i4>1835061</vt:i4>
      </vt:variant>
      <vt:variant>
        <vt:i4>128</vt:i4>
      </vt:variant>
      <vt:variant>
        <vt:i4>0</vt:i4>
      </vt:variant>
      <vt:variant>
        <vt:i4>5</vt:i4>
      </vt:variant>
      <vt:variant>
        <vt:lpwstr/>
      </vt:variant>
      <vt:variant>
        <vt:lpwstr>_Toc271207695</vt:lpwstr>
      </vt:variant>
      <vt:variant>
        <vt:i4>1835061</vt:i4>
      </vt:variant>
      <vt:variant>
        <vt:i4>122</vt:i4>
      </vt:variant>
      <vt:variant>
        <vt:i4>0</vt:i4>
      </vt:variant>
      <vt:variant>
        <vt:i4>5</vt:i4>
      </vt:variant>
      <vt:variant>
        <vt:lpwstr/>
      </vt:variant>
      <vt:variant>
        <vt:lpwstr>_Toc271207694</vt:lpwstr>
      </vt:variant>
      <vt:variant>
        <vt:i4>1835061</vt:i4>
      </vt:variant>
      <vt:variant>
        <vt:i4>116</vt:i4>
      </vt:variant>
      <vt:variant>
        <vt:i4>0</vt:i4>
      </vt:variant>
      <vt:variant>
        <vt:i4>5</vt:i4>
      </vt:variant>
      <vt:variant>
        <vt:lpwstr/>
      </vt:variant>
      <vt:variant>
        <vt:lpwstr>_Toc271207693</vt:lpwstr>
      </vt:variant>
      <vt:variant>
        <vt:i4>1835061</vt:i4>
      </vt:variant>
      <vt:variant>
        <vt:i4>110</vt:i4>
      </vt:variant>
      <vt:variant>
        <vt:i4>0</vt:i4>
      </vt:variant>
      <vt:variant>
        <vt:i4>5</vt:i4>
      </vt:variant>
      <vt:variant>
        <vt:lpwstr/>
      </vt:variant>
      <vt:variant>
        <vt:lpwstr>_Toc271207692</vt:lpwstr>
      </vt:variant>
      <vt:variant>
        <vt:i4>1835061</vt:i4>
      </vt:variant>
      <vt:variant>
        <vt:i4>104</vt:i4>
      </vt:variant>
      <vt:variant>
        <vt:i4>0</vt:i4>
      </vt:variant>
      <vt:variant>
        <vt:i4>5</vt:i4>
      </vt:variant>
      <vt:variant>
        <vt:lpwstr/>
      </vt:variant>
      <vt:variant>
        <vt:lpwstr>_Toc271207691</vt:lpwstr>
      </vt:variant>
      <vt:variant>
        <vt:i4>1835061</vt:i4>
      </vt:variant>
      <vt:variant>
        <vt:i4>98</vt:i4>
      </vt:variant>
      <vt:variant>
        <vt:i4>0</vt:i4>
      </vt:variant>
      <vt:variant>
        <vt:i4>5</vt:i4>
      </vt:variant>
      <vt:variant>
        <vt:lpwstr/>
      </vt:variant>
      <vt:variant>
        <vt:lpwstr>_Toc271207690</vt:lpwstr>
      </vt:variant>
      <vt:variant>
        <vt:i4>1900597</vt:i4>
      </vt:variant>
      <vt:variant>
        <vt:i4>92</vt:i4>
      </vt:variant>
      <vt:variant>
        <vt:i4>0</vt:i4>
      </vt:variant>
      <vt:variant>
        <vt:i4>5</vt:i4>
      </vt:variant>
      <vt:variant>
        <vt:lpwstr/>
      </vt:variant>
      <vt:variant>
        <vt:lpwstr>_Toc271207689</vt:lpwstr>
      </vt:variant>
      <vt:variant>
        <vt:i4>1900597</vt:i4>
      </vt:variant>
      <vt:variant>
        <vt:i4>86</vt:i4>
      </vt:variant>
      <vt:variant>
        <vt:i4>0</vt:i4>
      </vt:variant>
      <vt:variant>
        <vt:i4>5</vt:i4>
      </vt:variant>
      <vt:variant>
        <vt:lpwstr/>
      </vt:variant>
      <vt:variant>
        <vt:lpwstr>_Toc271207688</vt:lpwstr>
      </vt:variant>
      <vt:variant>
        <vt:i4>1900597</vt:i4>
      </vt:variant>
      <vt:variant>
        <vt:i4>80</vt:i4>
      </vt:variant>
      <vt:variant>
        <vt:i4>0</vt:i4>
      </vt:variant>
      <vt:variant>
        <vt:i4>5</vt:i4>
      </vt:variant>
      <vt:variant>
        <vt:lpwstr/>
      </vt:variant>
      <vt:variant>
        <vt:lpwstr>_Toc271207687</vt:lpwstr>
      </vt:variant>
      <vt:variant>
        <vt:i4>1900597</vt:i4>
      </vt:variant>
      <vt:variant>
        <vt:i4>74</vt:i4>
      </vt:variant>
      <vt:variant>
        <vt:i4>0</vt:i4>
      </vt:variant>
      <vt:variant>
        <vt:i4>5</vt:i4>
      </vt:variant>
      <vt:variant>
        <vt:lpwstr/>
      </vt:variant>
      <vt:variant>
        <vt:lpwstr>_Toc271207686</vt:lpwstr>
      </vt:variant>
      <vt:variant>
        <vt:i4>1900597</vt:i4>
      </vt:variant>
      <vt:variant>
        <vt:i4>68</vt:i4>
      </vt:variant>
      <vt:variant>
        <vt:i4>0</vt:i4>
      </vt:variant>
      <vt:variant>
        <vt:i4>5</vt:i4>
      </vt:variant>
      <vt:variant>
        <vt:lpwstr/>
      </vt:variant>
      <vt:variant>
        <vt:lpwstr>_Toc271207685</vt:lpwstr>
      </vt:variant>
      <vt:variant>
        <vt:i4>1900597</vt:i4>
      </vt:variant>
      <vt:variant>
        <vt:i4>62</vt:i4>
      </vt:variant>
      <vt:variant>
        <vt:i4>0</vt:i4>
      </vt:variant>
      <vt:variant>
        <vt:i4>5</vt:i4>
      </vt:variant>
      <vt:variant>
        <vt:lpwstr/>
      </vt:variant>
      <vt:variant>
        <vt:lpwstr>_Toc271207684</vt:lpwstr>
      </vt:variant>
      <vt:variant>
        <vt:i4>1900597</vt:i4>
      </vt:variant>
      <vt:variant>
        <vt:i4>56</vt:i4>
      </vt:variant>
      <vt:variant>
        <vt:i4>0</vt:i4>
      </vt:variant>
      <vt:variant>
        <vt:i4>5</vt:i4>
      </vt:variant>
      <vt:variant>
        <vt:lpwstr/>
      </vt:variant>
      <vt:variant>
        <vt:lpwstr>_Toc271207683</vt:lpwstr>
      </vt:variant>
      <vt:variant>
        <vt:i4>1900597</vt:i4>
      </vt:variant>
      <vt:variant>
        <vt:i4>50</vt:i4>
      </vt:variant>
      <vt:variant>
        <vt:i4>0</vt:i4>
      </vt:variant>
      <vt:variant>
        <vt:i4>5</vt:i4>
      </vt:variant>
      <vt:variant>
        <vt:lpwstr/>
      </vt:variant>
      <vt:variant>
        <vt:lpwstr>_Toc271207682</vt:lpwstr>
      </vt:variant>
      <vt:variant>
        <vt:i4>1900597</vt:i4>
      </vt:variant>
      <vt:variant>
        <vt:i4>44</vt:i4>
      </vt:variant>
      <vt:variant>
        <vt:i4>0</vt:i4>
      </vt:variant>
      <vt:variant>
        <vt:i4>5</vt:i4>
      </vt:variant>
      <vt:variant>
        <vt:lpwstr/>
      </vt:variant>
      <vt:variant>
        <vt:lpwstr>_Toc271207681</vt:lpwstr>
      </vt:variant>
      <vt:variant>
        <vt:i4>1900597</vt:i4>
      </vt:variant>
      <vt:variant>
        <vt:i4>38</vt:i4>
      </vt:variant>
      <vt:variant>
        <vt:i4>0</vt:i4>
      </vt:variant>
      <vt:variant>
        <vt:i4>5</vt:i4>
      </vt:variant>
      <vt:variant>
        <vt:lpwstr/>
      </vt:variant>
      <vt:variant>
        <vt:lpwstr>_Toc271207680</vt:lpwstr>
      </vt:variant>
      <vt:variant>
        <vt:i4>1179701</vt:i4>
      </vt:variant>
      <vt:variant>
        <vt:i4>32</vt:i4>
      </vt:variant>
      <vt:variant>
        <vt:i4>0</vt:i4>
      </vt:variant>
      <vt:variant>
        <vt:i4>5</vt:i4>
      </vt:variant>
      <vt:variant>
        <vt:lpwstr/>
      </vt:variant>
      <vt:variant>
        <vt:lpwstr>_Toc271207679</vt:lpwstr>
      </vt:variant>
      <vt:variant>
        <vt:i4>1179701</vt:i4>
      </vt:variant>
      <vt:variant>
        <vt:i4>26</vt:i4>
      </vt:variant>
      <vt:variant>
        <vt:i4>0</vt:i4>
      </vt:variant>
      <vt:variant>
        <vt:i4>5</vt:i4>
      </vt:variant>
      <vt:variant>
        <vt:lpwstr/>
      </vt:variant>
      <vt:variant>
        <vt:lpwstr>_Toc271207678</vt:lpwstr>
      </vt:variant>
      <vt:variant>
        <vt:i4>1179701</vt:i4>
      </vt:variant>
      <vt:variant>
        <vt:i4>20</vt:i4>
      </vt:variant>
      <vt:variant>
        <vt:i4>0</vt:i4>
      </vt:variant>
      <vt:variant>
        <vt:i4>5</vt:i4>
      </vt:variant>
      <vt:variant>
        <vt:lpwstr/>
      </vt:variant>
      <vt:variant>
        <vt:lpwstr>_Toc271207677</vt:lpwstr>
      </vt:variant>
      <vt:variant>
        <vt:i4>1179701</vt:i4>
      </vt:variant>
      <vt:variant>
        <vt:i4>14</vt:i4>
      </vt:variant>
      <vt:variant>
        <vt:i4>0</vt:i4>
      </vt:variant>
      <vt:variant>
        <vt:i4>5</vt:i4>
      </vt:variant>
      <vt:variant>
        <vt:lpwstr/>
      </vt:variant>
      <vt:variant>
        <vt:lpwstr>_Toc271207676</vt:lpwstr>
      </vt:variant>
      <vt:variant>
        <vt:i4>1179701</vt:i4>
      </vt:variant>
      <vt:variant>
        <vt:i4>8</vt:i4>
      </vt:variant>
      <vt:variant>
        <vt:i4>0</vt:i4>
      </vt:variant>
      <vt:variant>
        <vt:i4>5</vt:i4>
      </vt:variant>
      <vt:variant>
        <vt:lpwstr/>
      </vt:variant>
      <vt:variant>
        <vt:lpwstr>_Toc271207675</vt:lpwstr>
      </vt:variant>
      <vt:variant>
        <vt:i4>1179701</vt:i4>
      </vt:variant>
      <vt:variant>
        <vt:i4>2</vt:i4>
      </vt:variant>
      <vt:variant>
        <vt:i4>0</vt:i4>
      </vt:variant>
      <vt:variant>
        <vt:i4>5</vt:i4>
      </vt:variant>
      <vt:variant>
        <vt:lpwstr/>
      </vt:variant>
      <vt:variant>
        <vt:lpwstr>_Toc271207674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Synthèse</dc:title>
  <dc:creator>EDFGDF</dc:creator>
  <cp:lastModifiedBy>Marc Bouissou</cp:lastModifiedBy>
  <cp:revision>7</cp:revision>
  <cp:lastPrinted>2004-08-25T14:11:00Z</cp:lastPrinted>
  <dcterms:created xsi:type="dcterms:W3CDTF">2014-09-23T09:37:00Z</dcterms:created>
  <dcterms:modified xsi:type="dcterms:W3CDTF">2014-09-23T10:04:00Z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_0">
    <vt:lpwstr> </vt:lpwstr>
  </property>
  <property fmtid="{D5CDD505-2E9C-101B-9397-08002B2CF9AE}" pid="3" name="TITLE_1">
    <vt:lpwstr> </vt:lpwstr>
  </property>
  <property fmtid="{D5CDD505-2E9C-101B-9397-08002B2CF9AE}" pid="4" name="TITLE_2">
    <vt:lpwstr> </vt:lpwstr>
  </property>
  <property fmtid="{D5CDD505-2E9C-101B-9397-08002B2CF9AE}" pid="5" name="OBJECT_NAME_0">
    <vt:lpwstr> </vt:lpwstr>
  </property>
  <property fmtid="{D5CDD505-2E9C-101B-9397-08002B2CF9AE}" pid="6" name="EKA_ACCESSIBILITE">
    <vt:lpwstr> </vt:lpwstr>
  </property>
  <property fmtid="{D5CDD505-2E9C-101B-9397-08002B2CF9AE}" pid="7" name="R_CURRENT_STATE">
    <vt:lpwstr> </vt:lpwstr>
  </property>
  <property fmtid="{D5CDD505-2E9C-101B-9397-08002B2CF9AE}" pid="8" name="EKA_DATE_APPROB">
    <vt:lpwstr> </vt:lpwstr>
  </property>
  <property fmtid="{D5CDD505-2E9C-101B-9397-08002B2CF9AE}" pid="9" name="TITLE_3">
    <vt:lpwstr> </vt:lpwstr>
  </property>
  <property fmtid="{D5CDD505-2E9C-101B-9397-08002B2CF9AE}" pid="10" name="R_VERSION_LABEL-0">
    <vt:lpwstr> </vt:lpwstr>
  </property>
  <property fmtid="{D5CDD505-2E9C-101B-9397-08002B2CF9AE}" pid="11" name="R_VERSION_LABEL-1">
    <vt:lpwstr> </vt:lpwstr>
  </property>
  <property fmtid="{D5CDD505-2E9C-101B-9397-08002B2CF9AE}" pid="12" name="EKA_IDENT_2">
    <vt:lpwstr> </vt:lpwstr>
  </property>
</Properties>
</file>